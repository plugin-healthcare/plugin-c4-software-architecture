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3B55E" w14:textId="55636018" w:rsidR="00784D82" w:rsidRPr="00BF5845" w:rsidRDefault="00784D82" w:rsidP="00B127FD">
      <w:pPr>
        <w:pStyle w:val="Titel"/>
      </w:pPr>
    </w:p>
    <w:p w14:paraId="61A1C704" w14:textId="77777777" w:rsidR="00784D82" w:rsidRPr="00BF5845" w:rsidRDefault="00784D82" w:rsidP="00B127FD">
      <w:pPr>
        <w:pStyle w:val="Titel"/>
      </w:pPr>
    </w:p>
    <w:p w14:paraId="165CC5A3" w14:textId="77777777" w:rsidR="00784D82" w:rsidRPr="00BF5845" w:rsidRDefault="00784D82" w:rsidP="00B127FD">
      <w:pPr>
        <w:pStyle w:val="Titel"/>
      </w:pPr>
    </w:p>
    <w:p w14:paraId="0016C840" w14:textId="77777777" w:rsidR="00784D82" w:rsidRPr="00BF5845" w:rsidRDefault="00784D82" w:rsidP="00B127FD">
      <w:pPr>
        <w:pStyle w:val="Titel"/>
      </w:pPr>
    </w:p>
    <w:p w14:paraId="050CDE0D" w14:textId="77777777" w:rsidR="00784D82" w:rsidRPr="00BF5845" w:rsidRDefault="00784D82" w:rsidP="00B127FD">
      <w:pPr>
        <w:pStyle w:val="Titel"/>
      </w:pPr>
    </w:p>
    <w:p w14:paraId="59AF3EF0" w14:textId="77777777" w:rsidR="00784D82" w:rsidRPr="00BF5845" w:rsidRDefault="00784D82" w:rsidP="00B127FD">
      <w:pPr>
        <w:pStyle w:val="Titel"/>
      </w:pPr>
    </w:p>
    <w:p w14:paraId="330E56BF" w14:textId="350B1B66" w:rsidR="00911083" w:rsidRPr="00BF5845" w:rsidRDefault="3AB7AA79" w:rsidP="004D460B">
      <w:pPr>
        <w:pStyle w:val="Titel"/>
        <w:spacing w:line="276" w:lineRule="auto"/>
      </w:pPr>
      <w:r w:rsidRPr="00BF5845">
        <w:t>ETL-Vervanging</w:t>
      </w:r>
    </w:p>
    <w:p w14:paraId="4822B1AE" w14:textId="4F00B91F" w:rsidR="00E340A9" w:rsidRPr="00BF5845" w:rsidRDefault="3AB7AA79" w:rsidP="004D460B">
      <w:pPr>
        <w:pStyle w:val="Ondertitel"/>
        <w:spacing w:after="0" w:line="276" w:lineRule="auto"/>
      </w:pPr>
      <w:r w:rsidRPr="00BF5845">
        <w:t>Solution Architectuur (arc42)</w:t>
      </w:r>
    </w:p>
    <w:p w14:paraId="7607474F" w14:textId="77777777" w:rsidR="00E340A9" w:rsidRPr="00BF5845" w:rsidRDefault="00E340A9" w:rsidP="00E340A9"/>
    <w:p w14:paraId="10479F82" w14:textId="77777777" w:rsidR="00E340A9" w:rsidRPr="00BF5845" w:rsidRDefault="00E340A9" w:rsidP="00E340A9"/>
    <w:p w14:paraId="26BEF0CE" w14:textId="77777777" w:rsidR="00E340A9" w:rsidRPr="00BF5845" w:rsidRDefault="00E340A9" w:rsidP="00E340A9"/>
    <w:p w14:paraId="0628D99E" w14:textId="77777777" w:rsidR="00E340A9" w:rsidRPr="00BF5845" w:rsidRDefault="00E340A9" w:rsidP="00E340A9"/>
    <w:p w14:paraId="68314083" w14:textId="77777777" w:rsidR="00E340A9" w:rsidRPr="00BF5845" w:rsidRDefault="00E340A9" w:rsidP="00E340A9"/>
    <w:p w14:paraId="4484D1AF" w14:textId="77777777" w:rsidR="00E340A9" w:rsidRPr="00BF5845" w:rsidRDefault="00E340A9" w:rsidP="00E340A9"/>
    <w:p w14:paraId="366CF639" w14:textId="77777777" w:rsidR="00E340A9" w:rsidRPr="00BF5845" w:rsidRDefault="00E340A9" w:rsidP="00E340A9"/>
    <w:p w14:paraId="0D2EC5C5" w14:textId="77777777" w:rsidR="00E340A9" w:rsidRPr="00BF5845" w:rsidRDefault="00E340A9" w:rsidP="00E340A9"/>
    <w:p w14:paraId="5665E0F8" w14:textId="77777777" w:rsidR="00E340A9" w:rsidRPr="00BF5845" w:rsidRDefault="00E340A9" w:rsidP="00E340A9"/>
    <w:p w14:paraId="1D747219" w14:textId="77777777" w:rsidR="00E340A9" w:rsidRPr="00BF5845" w:rsidRDefault="00E340A9" w:rsidP="00E340A9"/>
    <w:p w14:paraId="1749E10E" w14:textId="77777777" w:rsidR="00E340A9" w:rsidRPr="00BF5845" w:rsidRDefault="00E340A9" w:rsidP="00E340A9"/>
    <w:p w14:paraId="084BA3DD" w14:textId="77777777" w:rsidR="00E340A9" w:rsidRPr="00BF5845" w:rsidRDefault="00E340A9" w:rsidP="00E340A9"/>
    <w:p w14:paraId="58DA1D97" w14:textId="77777777" w:rsidR="00E340A9" w:rsidRPr="00BF5845" w:rsidRDefault="00E340A9" w:rsidP="00E340A9"/>
    <w:p w14:paraId="42AE0E8F" w14:textId="0B0D03F5" w:rsidR="00E340A9" w:rsidRPr="00BF5845" w:rsidRDefault="00E340A9" w:rsidP="00E340A9">
      <w:pPr>
        <w:pStyle w:val="Kop4"/>
      </w:pPr>
      <w:r w:rsidRPr="00BF5845">
        <w:t xml:space="preserve">Versie </w:t>
      </w:r>
      <w:r w:rsidR="00BA0200" w:rsidRPr="00BF5845">
        <w:t>0.1</w:t>
      </w:r>
      <w:r w:rsidRPr="00BF5845">
        <w:t xml:space="preserve">, </w:t>
      </w:r>
      <w:r w:rsidR="00D014B2" w:rsidRPr="00BF5845">
        <w:t>20 januari 2026</w:t>
      </w:r>
    </w:p>
    <w:p w14:paraId="2A716296" w14:textId="77777777" w:rsidR="00E340A9" w:rsidRPr="00BF5845" w:rsidRDefault="00E340A9" w:rsidP="00E340A9"/>
    <w:p w14:paraId="5ADFD7C7" w14:textId="77777777" w:rsidR="00E340A9" w:rsidRPr="00BF5845" w:rsidRDefault="00E340A9" w:rsidP="00E340A9">
      <w:pPr>
        <w:pStyle w:val="Kop4"/>
      </w:pPr>
      <w:r w:rsidRPr="00BF5845">
        <w:t>Auteur(s)</w:t>
      </w:r>
    </w:p>
    <w:p w14:paraId="744FF546" w14:textId="3F48CE74" w:rsidR="3798583E" w:rsidRPr="00BF5845" w:rsidRDefault="00E60993" w:rsidP="59C7FAF6">
      <w:r w:rsidRPr="00BF5845">
        <w:t>Projectteam ETL-Vervanging</w:t>
      </w:r>
    </w:p>
    <w:p w14:paraId="1A13FE3B" w14:textId="77777777" w:rsidR="00E340A9" w:rsidRPr="00BF5845" w:rsidRDefault="00E340A9" w:rsidP="00E340A9"/>
    <w:p w14:paraId="0C0CDB07" w14:textId="77777777" w:rsidR="00E340A9" w:rsidRPr="00BF5845" w:rsidRDefault="00E340A9" w:rsidP="00E340A9">
      <w:pPr>
        <w:pStyle w:val="Kop4"/>
      </w:pPr>
      <w:r w:rsidRPr="00BF5845">
        <w:t>Vertrouwelijkheid</w:t>
      </w:r>
    </w:p>
    <w:p w14:paraId="29B591C7" w14:textId="385B4546" w:rsidR="1ABB8CFF" w:rsidRPr="00BF5845" w:rsidRDefault="1ABB8CFF" w:rsidP="59C7FAF6">
      <w:r w:rsidRPr="00BF5845">
        <w:t>Vertrouwelijk</w:t>
      </w:r>
    </w:p>
    <w:p w14:paraId="5419700E" w14:textId="77777777" w:rsidR="000C4389" w:rsidRPr="00BF5845" w:rsidRDefault="000C4389" w:rsidP="00E340A9">
      <w:r w:rsidRPr="00BF5845">
        <w:br w:type="page"/>
      </w:r>
    </w:p>
    <w:p w14:paraId="6D007DB2" w14:textId="77777777" w:rsidR="00D25ACD" w:rsidRPr="00BF5845" w:rsidRDefault="00D25ACD" w:rsidP="00D25ACD">
      <w:pPr>
        <w:pStyle w:val="Kopinhoudsopgave"/>
      </w:pPr>
      <w:bookmarkStart w:id="0" w:name="_Toc146795926"/>
      <w:bookmarkStart w:id="1" w:name="_Toc146795925"/>
      <w:r w:rsidRPr="00BF5845">
        <w:lastRenderedPageBreak/>
        <w:t>Versiebeheer</w:t>
      </w:r>
      <w:bookmarkEnd w:id="0"/>
    </w:p>
    <w:p w14:paraId="46E3175D" w14:textId="77777777" w:rsidR="00D25ACD" w:rsidRPr="00BF5845" w:rsidRDefault="00D25ACD" w:rsidP="00D25ACD"/>
    <w:p w14:paraId="110434D0" w14:textId="77777777" w:rsidR="00D25ACD" w:rsidRPr="00BF5845" w:rsidRDefault="00D25ACD" w:rsidP="00D25ACD"/>
    <w:tbl>
      <w:tblPr>
        <w:tblStyle w:val="Huisstijltabel"/>
        <w:tblW w:w="9062" w:type="dxa"/>
        <w:tblLook w:val="04A0" w:firstRow="1" w:lastRow="0" w:firstColumn="1" w:lastColumn="0" w:noHBand="0" w:noVBand="1"/>
      </w:tblPr>
      <w:tblGrid>
        <w:gridCol w:w="1830"/>
        <w:gridCol w:w="7232"/>
      </w:tblGrid>
      <w:tr w:rsidR="00A01203" w:rsidRPr="00BF5845" w14:paraId="60229E85" w14:textId="77777777" w:rsidTr="59C7FAF6">
        <w:trPr>
          <w:cnfStyle w:val="100000000000" w:firstRow="1" w:lastRow="0" w:firstColumn="0" w:lastColumn="0" w:oddVBand="0" w:evenVBand="0" w:oddHBand="0" w:evenHBand="0" w:firstRowFirstColumn="0" w:firstRowLastColumn="0" w:lastRowFirstColumn="0" w:lastRowLastColumn="0"/>
        </w:trPr>
        <w:tc>
          <w:tcPr>
            <w:tcW w:w="1830" w:type="dxa"/>
          </w:tcPr>
          <w:p w14:paraId="696AC3DC" w14:textId="77777777" w:rsidR="00D25ACD" w:rsidRPr="00BF5845" w:rsidRDefault="00D25ACD">
            <w:r w:rsidRPr="00BF5845">
              <w:t>Versienummer</w:t>
            </w:r>
          </w:p>
        </w:tc>
        <w:tc>
          <w:tcPr>
            <w:tcW w:w="7232" w:type="dxa"/>
          </w:tcPr>
          <w:p w14:paraId="3FE8C6E2" w14:textId="77777777" w:rsidR="00D25ACD" w:rsidRPr="00BF5845" w:rsidRDefault="00D25ACD">
            <w:r w:rsidRPr="00BF5845">
              <w:t>Wijzigingen t.o.v. vorige versie</w:t>
            </w:r>
          </w:p>
        </w:tc>
      </w:tr>
      <w:tr w:rsidR="00A01203" w:rsidRPr="00BF5845" w14:paraId="139EBD3D" w14:textId="77777777" w:rsidTr="59C7FAF6">
        <w:tc>
          <w:tcPr>
            <w:tcW w:w="1830" w:type="dxa"/>
          </w:tcPr>
          <w:p w14:paraId="2B284D07" w14:textId="4A0B3BB4" w:rsidR="00D25ACD" w:rsidRPr="00BF5845" w:rsidRDefault="24E1CFEC">
            <w:r w:rsidRPr="00BF5845">
              <w:t>0.1</w:t>
            </w:r>
          </w:p>
        </w:tc>
        <w:tc>
          <w:tcPr>
            <w:tcW w:w="7232" w:type="dxa"/>
          </w:tcPr>
          <w:p w14:paraId="441FD0EC" w14:textId="44A616C9" w:rsidR="00D25ACD" w:rsidRPr="00BF5845" w:rsidRDefault="24E1CFEC" w:rsidP="59C7FAF6">
            <w:r w:rsidRPr="00BF5845">
              <w:t>Initiële opzet</w:t>
            </w:r>
          </w:p>
        </w:tc>
      </w:tr>
      <w:tr w:rsidR="00A01203" w:rsidRPr="00BF5845" w14:paraId="7ABED92E" w14:textId="77777777" w:rsidTr="59C7FAF6">
        <w:trPr>
          <w:trHeight w:val="300"/>
        </w:trPr>
        <w:tc>
          <w:tcPr>
            <w:tcW w:w="1830" w:type="dxa"/>
          </w:tcPr>
          <w:p w14:paraId="1ABCE984" w14:textId="68BAD169" w:rsidR="59C7FAF6" w:rsidRPr="00BF5845" w:rsidRDefault="59C7FAF6" w:rsidP="59C7FAF6"/>
        </w:tc>
        <w:tc>
          <w:tcPr>
            <w:tcW w:w="7232" w:type="dxa"/>
          </w:tcPr>
          <w:p w14:paraId="4CBBE80C" w14:textId="1236A41D" w:rsidR="59C7FAF6" w:rsidRPr="00BF5845" w:rsidRDefault="59C7FAF6" w:rsidP="59C7FAF6"/>
        </w:tc>
      </w:tr>
    </w:tbl>
    <w:p w14:paraId="12CDB449" w14:textId="77777777" w:rsidR="00D25ACD" w:rsidRPr="00BF5845" w:rsidRDefault="00D25ACD" w:rsidP="00D25ACD"/>
    <w:p w14:paraId="1F4BF1CF" w14:textId="4DFF2CA3" w:rsidR="59C7FAF6" w:rsidRPr="00BF5845" w:rsidRDefault="59C7FAF6"/>
    <w:p w14:paraId="52DCDDEC" w14:textId="5E4A5EC4" w:rsidR="001C2240" w:rsidRPr="00BF5845" w:rsidRDefault="001C2240" w:rsidP="001C2240">
      <w:pPr>
        <w:pStyle w:val="Kopinhoudsopgave"/>
      </w:pPr>
      <w:r w:rsidRPr="00BF5845">
        <w:t>Over arc42</w:t>
      </w:r>
    </w:p>
    <w:p w14:paraId="4BAB8AE8" w14:textId="7D80724B" w:rsidR="59C7FAF6" w:rsidRPr="00BF5845" w:rsidRDefault="59C7FAF6"/>
    <w:p w14:paraId="7077A807" w14:textId="77777777" w:rsidR="00F612CA" w:rsidRPr="00BF5845" w:rsidRDefault="00F612CA" w:rsidP="00F612CA">
      <w:pPr>
        <w:spacing w:after="160"/>
      </w:pPr>
      <w:r w:rsidRPr="00BF5845">
        <w:t>arc42, de Template voor documentatie van software en systeem architectuur. </w:t>
      </w:r>
    </w:p>
    <w:p w14:paraId="3975FC2B" w14:textId="35C03083" w:rsidR="00F612CA" w:rsidRPr="00BF5845" w:rsidRDefault="001C2240" w:rsidP="00F612CA">
      <w:pPr>
        <w:spacing w:after="160"/>
      </w:pPr>
      <w:r w:rsidRPr="00BF5845">
        <w:t>Gecreëerd</w:t>
      </w:r>
      <w:r w:rsidR="00F612CA" w:rsidRPr="00BF5845">
        <w:t> en onderhouden door Dr. Peter </w:t>
      </w:r>
      <w:proofErr w:type="spellStart"/>
      <w:r w:rsidR="00F612CA" w:rsidRPr="00BF5845">
        <w:t>Hruschka</w:t>
      </w:r>
      <w:proofErr w:type="spellEnd"/>
      <w:r w:rsidR="00F612CA" w:rsidRPr="00BF5845">
        <w:t>, Dr. </w:t>
      </w:r>
      <w:proofErr w:type="spellStart"/>
      <w:r w:rsidR="00F612CA" w:rsidRPr="00BF5845">
        <w:t>Gernot</w:t>
      </w:r>
      <w:proofErr w:type="spellEnd"/>
      <w:r w:rsidR="00F612CA" w:rsidRPr="00BF5845">
        <w:t> Starke en bijdragers. </w:t>
      </w:r>
    </w:p>
    <w:p w14:paraId="7E57DF8D" w14:textId="77777777" w:rsidR="00F612CA" w:rsidRPr="00BF5845" w:rsidRDefault="00F612CA" w:rsidP="00F612CA">
      <w:pPr>
        <w:spacing w:after="160"/>
      </w:pPr>
      <w:r w:rsidRPr="00BF5845">
        <w:t>Template Versie: 8.2-NL. De NL versie is gebaseerd op EN </w:t>
      </w:r>
      <w:proofErr w:type="spellStart"/>
      <w:r w:rsidRPr="00BF5845">
        <w:t>asciidoc</w:t>
      </w:r>
      <w:proofErr w:type="spellEnd"/>
      <w:r w:rsidRPr="00BF5845">
        <w:t> template , </w:t>
      </w:r>
      <w:proofErr w:type="spellStart"/>
      <w:r w:rsidRPr="00BF5845">
        <w:t>March</w:t>
      </w:r>
      <w:proofErr w:type="spellEnd"/>
      <w:r w:rsidRPr="00BF5845">
        <w:t> 2023 </w:t>
      </w:r>
    </w:p>
    <w:p w14:paraId="0C280D93" w14:textId="4C7C7F8E" w:rsidR="00F612CA" w:rsidRPr="00BF5845" w:rsidRDefault="00F612CA" w:rsidP="00F612CA">
      <w:pPr>
        <w:spacing w:after="160"/>
      </w:pPr>
      <w:r w:rsidRPr="00BF5845">
        <w:t>© We erkennen dat dit document materiaal gebruikt van de </w:t>
      </w:r>
      <w:proofErr w:type="spellStart"/>
      <w:r w:rsidRPr="00BF5845">
        <w:t>arc</w:t>
      </w:r>
      <w:proofErr w:type="spellEnd"/>
      <w:r w:rsidRPr="00BF5845">
        <w:t> 42 architectuur template, </w:t>
      </w:r>
      <w:hyperlink r:id="rId11" w:tgtFrame="_blank" w:history="1">
        <w:r w:rsidRPr="00BF5845">
          <w:rPr>
            <w:rStyle w:val="Hyperlink"/>
          </w:rPr>
          <w:t>https://arc42.org</w:t>
        </w:r>
      </w:hyperlink>
      <w:r w:rsidRPr="00BF5845">
        <w:t>. </w:t>
      </w:r>
    </w:p>
    <w:p w14:paraId="788A0ED0" w14:textId="77777777" w:rsidR="00D25ACD" w:rsidRPr="00BF5845" w:rsidRDefault="00D25ACD" w:rsidP="00D25ACD">
      <w:pPr>
        <w:spacing w:after="160"/>
      </w:pPr>
      <w:r w:rsidRPr="00BF5845">
        <w:br w:type="page"/>
      </w:r>
    </w:p>
    <w:p w14:paraId="6EECA386" w14:textId="77777777" w:rsidR="00276A18" w:rsidRPr="00BF5845" w:rsidRDefault="00FB52C4" w:rsidP="0043142E">
      <w:pPr>
        <w:pStyle w:val="Kopinhoudsopgave"/>
      </w:pPr>
      <w:r w:rsidRPr="00BF5845">
        <w:lastRenderedPageBreak/>
        <w:t>Inhoudsopgave</w:t>
      </w:r>
      <w:bookmarkEnd w:id="1"/>
    </w:p>
    <w:p w14:paraId="074A2EBD" w14:textId="77777777" w:rsidR="00FB52C4" w:rsidRPr="00BF5845" w:rsidRDefault="00FB52C4" w:rsidP="00BB2BDE"/>
    <w:p w14:paraId="43EFC13B" w14:textId="77777777" w:rsidR="00276A18" w:rsidRPr="00BF5845" w:rsidRDefault="00276A18" w:rsidP="00BB2BDE"/>
    <w:p w14:paraId="3EFA728C" w14:textId="0410F687" w:rsidR="00E5045A" w:rsidRDefault="4AF59D40">
      <w:pPr>
        <w:pStyle w:val="Inhopg1"/>
        <w:tabs>
          <w:tab w:val="left" w:pos="720"/>
          <w:tab w:val="right" w:leader="dot" w:pos="9062"/>
        </w:tabs>
        <w:rPr>
          <w:rFonts w:asciiTheme="minorHAnsi" w:eastAsiaTheme="minorEastAsia" w:hAnsiTheme="minorHAnsi"/>
          <w:noProof/>
          <w:sz w:val="24"/>
          <w:szCs w:val="24"/>
          <w:lang w:eastAsia="nl-NL"/>
        </w:rPr>
      </w:pPr>
      <w:r w:rsidRPr="00BF5845">
        <w:fldChar w:fldCharType="begin"/>
      </w:r>
      <w:r w:rsidR="26F8EC49" w:rsidRPr="00BF5845">
        <w:instrText>TOC \o "1-3" \z \u \h</w:instrText>
      </w:r>
      <w:r w:rsidRPr="00BF5845">
        <w:fldChar w:fldCharType="separate"/>
      </w:r>
      <w:hyperlink w:anchor="_Toc225262523" w:history="1">
        <w:r w:rsidR="00E5045A" w:rsidRPr="007D3A76">
          <w:rPr>
            <w:rStyle w:val="Hyperlink"/>
            <w:noProof/>
          </w:rPr>
          <w:t>1.</w:t>
        </w:r>
        <w:r w:rsidR="00E5045A">
          <w:rPr>
            <w:rFonts w:asciiTheme="minorHAnsi" w:eastAsiaTheme="minorEastAsia" w:hAnsiTheme="minorHAnsi"/>
            <w:noProof/>
            <w:sz w:val="24"/>
            <w:szCs w:val="24"/>
            <w:lang w:eastAsia="nl-NL"/>
          </w:rPr>
          <w:tab/>
        </w:r>
        <w:r w:rsidR="00E5045A" w:rsidRPr="007D3A76">
          <w:rPr>
            <w:rStyle w:val="Hyperlink"/>
            <w:noProof/>
          </w:rPr>
          <w:t>Introductie en Doelen</w:t>
        </w:r>
        <w:r w:rsidR="00E5045A">
          <w:rPr>
            <w:noProof/>
            <w:webHidden/>
          </w:rPr>
          <w:tab/>
        </w:r>
        <w:r w:rsidR="00E5045A">
          <w:rPr>
            <w:noProof/>
            <w:webHidden/>
          </w:rPr>
          <w:fldChar w:fldCharType="begin"/>
        </w:r>
        <w:r w:rsidR="00E5045A">
          <w:rPr>
            <w:noProof/>
            <w:webHidden/>
          </w:rPr>
          <w:instrText xml:space="preserve"> PAGEREF _Toc225262523 \h </w:instrText>
        </w:r>
        <w:r w:rsidR="00E5045A">
          <w:rPr>
            <w:noProof/>
            <w:webHidden/>
          </w:rPr>
        </w:r>
        <w:r w:rsidR="00E5045A">
          <w:rPr>
            <w:noProof/>
            <w:webHidden/>
          </w:rPr>
          <w:fldChar w:fldCharType="separate"/>
        </w:r>
        <w:r w:rsidR="00E5045A">
          <w:rPr>
            <w:noProof/>
            <w:webHidden/>
          </w:rPr>
          <w:t>7</w:t>
        </w:r>
        <w:r w:rsidR="00E5045A">
          <w:rPr>
            <w:noProof/>
            <w:webHidden/>
          </w:rPr>
          <w:fldChar w:fldCharType="end"/>
        </w:r>
      </w:hyperlink>
    </w:p>
    <w:p w14:paraId="29094BD0" w14:textId="1960473E"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524" w:history="1">
        <w:r w:rsidRPr="007D3A76">
          <w:rPr>
            <w:rStyle w:val="Hyperlink"/>
            <w:noProof/>
          </w:rPr>
          <w:t>1.1</w:t>
        </w:r>
        <w:r>
          <w:rPr>
            <w:rFonts w:asciiTheme="minorHAnsi" w:eastAsiaTheme="minorEastAsia" w:hAnsiTheme="minorHAnsi"/>
            <w:noProof/>
            <w:sz w:val="24"/>
            <w:szCs w:val="24"/>
            <w:lang w:eastAsia="nl-NL"/>
          </w:rPr>
          <w:tab/>
        </w:r>
        <w:r w:rsidRPr="007D3A76">
          <w:rPr>
            <w:rStyle w:val="Hyperlink"/>
            <w:noProof/>
          </w:rPr>
          <w:t>Introductie</w:t>
        </w:r>
        <w:r>
          <w:rPr>
            <w:noProof/>
            <w:webHidden/>
          </w:rPr>
          <w:tab/>
        </w:r>
        <w:r>
          <w:rPr>
            <w:noProof/>
            <w:webHidden/>
          </w:rPr>
          <w:fldChar w:fldCharType="begin"/>
        </w:r>
        <w:r>
          <w:rPr>
            <w:noProof/>
            <w:webHidden/>
          </w:rPr>
          <w:instrText xml:space="preserve"> PAGEREF _Toc225262524 \h </w:instrText>
        </w:r>
        <w:r>
          <w:rPr>
            <w:noProof/>
            <w:webHidden/>
          </w:rPr>
        </w:r>
        <w:r>
          <w:rPr>
            <w:noProof/>
            <w:webHidden/>
          </w:rPr>
          <w:fldChar w:fldCharType="separate"/>
        </w:r>
        <w:r>
          <w:rPr>
            <w:noProof/>
            <w:webHidden/>
          </w:rPr>
          <w:t>7</w:t>
        </w:r>
        <w:r>
          <w:rPr>
            <w:noProof/>
            <w:webHidden/>
          </w:rPr>
          <w:fldChar w:fldCharType="end"/>
        </w:r>
      </w:hyperlink>
    </w:p>
    <w:p w14:paraId="64AE3411" w14:textId="31AC608F"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525" w:history="1">
        <w:r w:rsidRPr="007D3A76">
          <w:rPr>
            <w:rStyle w:val="Hyperlink"/>
            <w:noProof/>
          </w:rPr>
          <w:t>1.2</w:t>
        </w:r>
        <w:r>
          <w:rPr>
            <w:rFonts w:asciiTheme="minorHAnsi" w:eastAsiaTheme="minorEastAsia" w:hAnsiTheme="minorHAnsi"/>
            <w:noProof/>
            <w:sz w:val="24"/>
            <w:szCs w:val="24"/>
            <w:lang w:eastAsia="nl-NL"/>
          </w:rPr>
          <w:tab/>
        </w:r>
        <w:r w:rsidRPr="007D3A76">
          <w:rPr>
            <w:rStyle w:val="Hyperlink"/>
            <w:noProof/>
          </w:rPr>
          <w:t>Requirementsoverzicht</w:t>
        </w:r>
        <w:r>
          <w:rPr>
            <w:noProof/>
            <w:webHidden/>
          </w:rPr>
          <w:tab/>
        </w:r>
        <w:r>
          <w:rPr>
            <w:noProof/>
            <w:webHidden/>
          </w:rPr>
          <w:fldChar w:fldCharType="begin"/>
        </w:r>
        <w:r>
          <w:rPr>
            <w:noProof/>
            <w:webHidden/>
          </w:rPr>
          <w:instrText xml:space="preserve"> PAGEREF _Toc225262525 \h </w:instrText>
        </w:r>
        <w:r>
          <w:rPr>
            <w:noProof/>
            <w:webHidden/>
          </w:rPr>
        </w:r>
        <w:r>
          <w:rPr>
            <w:noProof/>
            <w:webHidden/>
          </w:rPr>
          <w:fldChar w:fldCharType="separate"/>
        </w:r>
        <w:r>
          <w:rPr>
            <w:noProof/>
            <w:webHidden/>
          </w:rPr>
          <w:t>7</w:t>
        </w:r>
        <w:r>
          <w:rPr>
            <w:noProof/>
            <w:webHidden/>
          </w:rPr>
          <w:fldChar w:fldCharType="end"/>
        </w:r>
      </w:hyperlink>
    </w:p>
    <w:p w14:paraId="0A105149" w14:textId="6E2FBB45"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526" w:history="1">
        <w:r w:rsidRPr="007D3A76">
          <w:rPr>
            <w:rStyle w:val="Hyperlink"/>
            <w:noProof/>
          </w:rPr>
          <w:t>1.3</w:t>
        </w:r>
        <w:r>
          <w:rPr>
            <w:rFonts w:asciiTheme="minorHAnsi" w:eastAsiaTheme="minorEastAsia" w:hAnsiTheme="minorHAnsi"/>
            <w:noProof/>
            <w:sz w:val="24"/>
            <w:szCs w:val="24"/>
            <w:lang w:eastAsia="nl-NL"/>
          </w:rPr>
          <w:tab/>
        </w:r>
        <w:r w:rsidRPr="007D3A76">
          <w:rPr>
            <w:rStyle w:val="Hyperlink"/>
            <w:noProof/>
          </w:rPr>
          <w:t>Kwaliteitsdoelen</w:t>
        </w:r>
        <w:r>
          <w:rPr>
            <w:noProof/>
            <w:webHidden/>
          </w:rPr>
          <w:tab/>
        </w:r>
        <w:r>
          <w:rPr>
            <w:noProof/>
            <w:webHidden/>
          </w:rPr>
          <w:fldChar w:fldCharType="begin"/>
        </w:r>
        <w:r>
          <w:rPr>
            <w:noProof/>
            <w:webHidden/>
          </w:rPr>
          <w:instrText xml:space="preserve"> PAGEREF _Toc225262526 \h </w:instrText>
        </w:r>
        <w:r>
          <w:rPr>
            <w:noProof/>
            <w:webHidden/>
          </w:rPr>
        </w:r>
        <w:r>
          <w:rPr>
            <w:noProof/>
            <w:webHidden/>
          </w:rPr>
          <w:fldChar w:fldCharType="separate"/>
        </w:r>
        <w:r>
          <w:rPr>
            <w:noProof/>
            <w:webHidden/>
          </w:rPr>
          <w:t>7</w:t>
        </w:r>
        <w:r>
          <w:rPr>
            <w:noProof/>
            <w:webHidden/>
          </w:rPr>
          <w:fldChar w:fldCharType="end"/>
        </w:r>
      </w:hyperlink>
    </w:p>
    <w:p w14:paraId="2F0B2095" w14:textId="2EA5BB28"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544" w:history="1">
        <w:r w:rsidRPr="007D3A76">
          <w:rPr>
            <w:rStyle w:val="Hyperlink"/>
            <w:noProof/>
          </w:rPr>
          <w:t>1.4</w:t>
        </w:r>
        <w:r>
          <w:rPr>
            <w:rFonts w:asciiTheme="minorHAnsi" w:eastAsiaTheme="minorEastAsia" w:hAnsiTheme="minorHAnsi"/>
            <w:noProof/>
            <w:sz w:val="24"/>
            <w:szCs w:val="24"/>
            <w:lang w:eastAsia="nl-NL"/>
          </w:rPr>
          <w:tab/>
        </w:r>
        <w:r w:rsidRPr="007D3A76">
          <w:rPr>
            <w:rStyle w:val="Hyperlink"/>
            <w:noProof/>
          </w:rPr>
          <w:t>Belanghebbenden</w:t>
        </w:r>
        <w:r>
          <w:rPr>
            <w:noProof/>
            <w:webHidden/>
          </w:rPr>
          <w:tab/>
        </w:r>
        <w:r>
          <w:rPr>
            <w:noProof/>
            <w:webHidden/>
          </w:rPr>
          <w:fldChar w:fldCharType="begin"/>
        </w:r>
        <w:r>
          <w:rPr>
            <w:noProof/>
            <w:webHidden/>
          </w:rPr>
          <w:instrText xml:space="preserve"> PAGEREF _Toc225262544 \h </w:instrText>
        </w:r>
        <w:r>
          <w:rPr>
            <w:noProof/>
            <w:webHidden/>
          </w:rPr>
        </w:r>
        <w:r>
          <w:rPr>
            <w:noProof/>
            <w:webHidden/>
          </w:rPr>
          <w:fldChar w:fldCharType="separate"/>
        </w:r>
        <w:r>
          <w:rPr>
            <w:noProof/>
            <w:webHidden/>
          </w:rPr>
          <w:t>8</w:t>
        </w:r>
        <w:r>
          <w:rPr>
            <w:noProof/>
            <w:webHidden/>
          </w:rPr>
          <w:fldChar w:fldCharType="end"/>
        </w:r>
      </w:hyperlink>
    </w:p>
    <w:p w14:paraId="58EDBD68" w14:textId="3C9A000A" w:rsidR="00E5045A" w:rsidRDefault="00E5045A">
      <w:pPr>
        <w:pStyle w:val="Inhopg1"/>
        <w:tabs>
          <w:tab w:val="left" w:pos="720"/>
          <w:tab w:val="right" w:leader="dot" w:pos="9062"/>
        </w:tabs>
        <w:rPr>
          <w:rFonts w:asciiTheme="minorHAnsi" w:eastAsiaTheme="minorEastAsia" w:hAnsiTheme="minorHAnsi"/>
          <w:noProof/>
          <w:sz w:val="24"/>
          <w:szCs w:val="24"/>
          <w:lang w:eastAsia="nl-NL"/>
        </w:rPr>
      </w:pPr>
      <w:hyperlink w:anchor="_Toc225262545" w:history="1">
        <w:r w:rsidRPr="007D3A76">
          <w:rPr>
            <w:rStyle w:val="Hyperlink"/>
            <w:noProof/>
          </w:rPr>
          <w:t>2.</w:t>
        </w:r>
        <w:r>
          <w:rPr>
            <w:rFonts w:asciiTheme="minorHAnsi" w:eastAsiaTheme="minorEastAsia" w:hAnsiTheme="minorHAnsi"/>
            <w:noProof/>
            <w:sz w:val="24"/>
            <w:szCs w:val="24"/>
            <w:lang w:eastAsia="nl-NL"/>
          </w:rPr>
          <w:tab/>
        </w:r>
        <w:r w:rsidRPr="007D3A76">
          <w:rPr>
            <w:rStyle w:val="Hyperlink"/>
            <w:noProof/>
          </w:rPr>
          <w:t>Architectuur kaders</w:t>
        </w:r>
        <w:r>
          <w:rPr>
            <w:noProof/>
            <w:webHidden/>
          </w:rPr>
          <w:tab/>
        </w:r>
        <w:r>
          <w:rPr>
            <w:noProof/>
            <w:webHidden/>
          </w:rPr>
          <w:fldChar w:fldCharType="begin"/>
        </w:r>
        <w:r>
          <w:rPr>
            <w:noProof/>
            <w:webHidden/>
          </w:rPr>
          <w:instrText xml:space="preserve"> PAGEREF _Toc225262545 \h </w:instrText>
        </w:r>
        <w:r>
          <w:rPr>
            <w:noProof/>
            <w:webHidden/>
          </w:rPr>
        </w:r>
        <w:r>
          <w:rPr>
            <w:noProof/>
            <w:webHidden/>
          </w:rPr>
          <w:fldChar w:fldCharType="separate"/>
        </w:r>
        <w:r>
          <w:rPr>
            <w:noProof/>
            <w:webHidden/>
          </w:rPr>
          <w:t>9</w:t>
        </w:r>
        <w:r>
          <w:rPr>
            <w:noProof/>
            <w:webHidden/>
          </w:rPr>
          <w:fldChar w:fldCharType="end"/>
        </w:r>
      </w:hyperlink>
    </w:p>
    <w:p w14:paraId="33883159" w14:textId="55A0BDB5"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546" w:history="1">
        <w:r w:rsidRPr="007D3A76">
          <w:rPr>
            <w:rStyle w:val="Hyperlink"/>
            <w:noProof/>
          </w:rPr>
          <w:t>2.1</w:t>
        </w:r>
        <w:r>
          <w:rPr>
            <w:rFonts w:asciiTheme="minorHAnsi" w:eastAsiaTheme="minorEastAsia" w:hAnsiTheme="minorHAnsi"/>
            <w:noProof/>
            <w:sz w:val="24"/>
            <w:szCs w:val="24"/>
            <w:lang w:eastAsia="nl-NL"/>
          </w:rPr>
          <w:tab/>
        </w:r>
        <w:r w:rsidRPr="007D3A76">
          <w:rPr>
            <w:rStyle w:val="Hyperlink"/>
            <w:noProof/>
          </w:rPr>
          <w:t>DHD Referentiearchitectuur</w:t>
        </w:r>
        <w:r>
          <w:rPr>
            <w:noProof/>
            <w:webHidden/>
          </w:rPr>
          <w:tab/>
        </w:r>
        <w:r>
          <w:rPr>
            <w:noProof/>
            <w:webHidden/>
          </w:rPr>
          <w:fldChar w:fldCharType="begin"/>
        </w:r>
        <w:r>
          <w:rPr>
            <w:noProof/>
            <w:webHidden/>
          </w:rPr>
          <w:instrText xml:space="preserve"> PAGEREF _Toc225262546 \h </w:instrText>
        </w:r>
        <w:r>
          <w:rPr>
            <w:noProof/>
            <w:webHidden/>
          </w:rPr>
        </w:r>
        <w:r>
          <w:rPr>
            <w:noProof/>
            <w:webHidden/>
          </w:rPr>
          <w:fldChar w:fldCharType="separate"/>
        </w:r>
        <w:r>
          <w:rPr>
            <w:noProof/>
            <w:webHidden/>
          </w:rPr>
          <w:t>9</w:t>
        </w:r>
        <w:r>
          <w:rPr>
            <w:noProof/>
            <w:webHidden/>
          </w:rPr>
          <w:fldChar w:fldCharType="end"/>
        </w:r>
      </w:hyperlink>
    </w:p>
    <w:p w14:paraId="0AD9F2C2" w14:textId="543C51C8"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547" w:history="1">
        <w:r w:rsidRPr="007D3A76">
          <w:rPr>
            <w:rStyle w:val="Hyperlink"/>
            <w:noProof/>
          </w:rPr>
          <w:t>2.2</w:t>
        </w:r>
        <w:r>
          <w:rPr>
            <w:rFonts w:asciiTheme="minorHAnsi" w:eastAsiaTheme="minorEastAsia" w:hAnsiTheme="minorHAnsi"/>
            <w:noProof/>
            <w:sz w:val="24"/>
            <w:szCs w:val="24"/>
            <w:lang w:eastAsia="nl-NL"/>
          </w:rPr>
          <w:tab/>
        </w:r>
        <w:r w:rsidRPr="007D3A76">
          <w:rPr>
            <w:rStyle w:val="Hyperlink"/>
            <w:noProof/>
          </w:rPr>
          <w:t>DHD Architectuur principes</w:t>
        </w:r>
        <w:r>
          <w:rPr>
            <w:noProof/>
            <w:webHidden/>
          </w:rPr>
          <w:tab/>
        </w:r>
        <w:r>
          <w:rPr>
            <w:noProof/>
            <w:webHidden/>
          </w:rPr>
          <w:fldChar w:fldCharType="begin"/>
        </w:r>
        <w:r>
          <w:rPr>
            <w:noProof/>
            <w:webHidden/>
          </w:rPr>
          <w:instrText xml:space="preserve"> PAGEREF _Toc225262547 \h </w:instrText>
        </w:r>
        <w:r>
          <w:rPr>
            <w:noProof/>
            <w:webHidden/>
          </w:rPr>
        </w:r>
        <w:r>
          <w:rPr>
            <w:noProof/>
            <w:webHidden/>
          </w:rPr>
          <w:fldChar w:fldCharType="separate"/>
        </w:r>
        <w:r>
          <w:rPr>
            <w:noProof/>
            <w:webHidden/>
          </w:rPr>
          <w:t>10</w:t>
        </w:r>
        <w:r>
          <w:rPr>
            <w:noProof/>
            <w:webHidden/>
          </w:rPr>
          <w:fldChar w:fldCharType="end"/>
        </w:r>
      </w:hyperlink>
    </w:p>
    <w:p w14:paraId="6642C4A1" w14:textId="71D15C79"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548" w:history="1">
        <w:r w:rsidRPr="007D3A76">
          <w:rPr>
            <w:rStyle w:val="Hyperlink"/>
            <w:noProof/>
          </w:rPr>
          <w:t>2.3</w:t>
        </w:r>
        <w:r>
          <w:rPr>
            <w:rFonts w:asciiTheme="minorHAnsi" w:eastAsiaTheme="minorEastAsia" w:hAnsiTheme="minorHAnsi"/>
            <w:noProof/>
            <w:sz w:val="24"/>
            <w:szCs w:val="24"/>
            <w:lang w:eastAsia="nl-NL"/>
          </w:rPr>
          <w:tab/>
        </w:r>
        <w:r w:rsidRPr="007D3A76">
          <w:rPr>
            <w:rStyle w:val="Hyperlink"/>
            <w:noProof/>
          </w:rPr>
          <w:t>Overige architectuur kaders</w:t>
        </w:r>
        <w:r>
          <w:rPr>
            <w:noProof/>
            <w:webHidden/>
          </w:rPr>
          <w:tab/>
        </w:r>
        <w:r>
          <w:rPr>
            <w:noProof/>
            <w:webHidden/>
          </w:rPr>
          <w:fldChar w:fldCharType="begin"/>
        </w:r>
        <w:r>
          <w:rPr>
            <w:noProof/>
            <w:webHidden/>
          </w:rPr>
          <w:instrText xml:space="preserve"> PAGEREF _Toc225262548 \h </w:instrText>
        </w:r>
        <w:r>
          <w:rPr>
            <w:noProof/>
            <w:webHidden/>
          </w:rPr>
        </w:r>
        <w:r>
          <w:rPr>
            <w:noProof/>
            <w:webHidden/>
          </w:rPr>
          <w:fldChar w:fldCharType="separate"/>
        </w:r>
        <w:r>
          <w:rPr>
            <w:noProof/>
            <w:webHidden/>
          </w:rPr>
          <w:t>11</w:t>
        </w:r>
        <w:r>
          <w:rPr>
            <w:noProof/>
            <w:webHidden/>
          </w:rPr>
          <w:fldChar w:fldCharType="end"/>
        </w:r>
      </w:hyperlink>
    </w:p>
    <w:p w14:paraId="2A7E519F" w14:textId="277F03D9"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555" w:history="1">
        <w:r w:rsidRPr="007D3A76">
          <w:rPr>
            <w:rStyle w:val="Hyperlink"/>
            <w:noProof/>
          </w:rPr>
          <w:t>2.4</w:t>
        </w:r>
        <w:r>
          <w:rPr>
            <w:rFonts w:asciiTheme="minorHAnsi" w:eastAsiaTheme="minorEastAsia" w:hAnsiTheme="minorHAnsi"/>
            <w:noProof/>
            <w:sz w:val="24"/>
            <w:szCs w:val="24"/>
            <w:lang w:eastAsia="nl-NL"/>
          </w:rPr>
          <w:tab/>
        </w:r>
        <w:r w:rsidRPr="007D3A76">
          <w:rPr>
            <w:rStyle w:val="Hyperlink"/>
            <w:noProof/>
          </w:rPr>
          <w:t>Afwijkingen van de architectuurkaders</w:t>
        </w:r>
        <w:r>
          <w:rPr>
            <w:noProof/>
            <w:webHidden/>
          </w:rPr>
          <w:tab/>
        </w:r>
        <w:r>
          <w:rPr>
            <w:noProof/>
            <w:webHidden/>
          </w:rPr>
          <w:fldChar w:fldCharType="begin"/>
        </w:r>
        <w:r>
          <w:rPr>
            <w:noProof/>
            <w:webHidden/>
          </w:rPr>
          <w:instrText xml:space="preserve"> PAGEREF _Toc225262555 \h </w:instrText>
        </w:r>
        <w:r>
          <w:rPr>
            <w:noProof/>
            <w:webHidden/>
          </w:rPr>
        </w:r>
        <w:r>
          <w:rPr>
            <w:noProof/>
            <w:webHidden/>
          </w:rPr>
          <w:fldChar w:fldCharType="separate"/>
        </w:r>
        <w:r>
          <w:rPr>
            <w:noProof/>
            <w:webHidden/>
          </w:rPr>
          <w:t>11</w:t>
        </w:r>
        <w:r>
          <w:rPr>
            <w:noProof/>
            <w:webHidden/>
          </w:rPr>
          <w:fldChar w:fldCharType="end"/>
        </w:r>
      </w:hyperlink>
    </w:p>
    <w:p w14:paraId="4B0E0146" w14:textId="3ABFC215" w:rsidR="00E5045A" w:rsidRDefault="00E5045A">
      <w:pPr>
        <w:pStyle w:val="Inhopg1"/>
        <w:tabs>
          <w:tab w:val="left" w:pos="720"/>
          <w:tab w:val="right" w:leader="dot" w:pos="9062"/>
        </w:tabs>
        <w:rPr>
          <w:rFonts w:asciiTheme="minorHAnsi" w:eastAsiaTheme="minorEastAsia" w:hAnsiTheme="minorHAnsi"/>
          <w:noProof/>
          <w:sz w:val="24"/>
          <w:szCs w:val="24"/>
          <w:lang w:eastAsia="nl-NL"/>
        </w:rPr>
      </w:pPr>
      <w:hyperlink w:anchor="_Toc225262556" w:history="1">
        <w:r w:rsidRPr="007D3A76">
          <w:rPr>
            <w:rStyle w:val="Hyperlink"/>
            <w:noProof/>
          </w:rPr>
          <w:t>3.</w:t>
        </w:r>
        <w:r>
          <w:rPr>
            <w:rFonts w:asciiTheme="minorHAnsi" w:eastAsiaTheme="minorEastAsia" w:hAnsiTheme="minorHAnsi"/>
            <w:noProof/>
            <w:sz w:val="24"/>
            <w:szCs w:val="24"/>
            <w:lang w:eastAsia="nl-NL"/>
          </w:rPr>
          <w:tab/>
        </w:r>
        <w:r w:rsidRPr="007D3A76">
          <w:rPr>
            <w:rStyle w:val="Hyperlink"/>
            <w:noProof/>
          </w:rPr>
          <w:t>Context en Systeem Scope</w:t>
        </w:r>
        <w:r>
          <w:rPr>
            <w:noProof/>
            <w:webHidden/>
          </w:rPr>
          <w:tab/>
        </w:r>
        <w:r>
          <w:rPr>
            <w:noProof/>
            <w:webHidden/>
          </w:rPr>
          <w:fldChar w:fldCharType="begin"/>
        </w:r>
        <w:r>
          <w:rPr>
            <w:noProof/>
            <w:webHidden/>
          </w:rPr>
          <w:instrText xml:space="preserve"> PAGEREF _Toc225262556 \h </w:instrText>
        </w:r>
        <w:r>
          <w:rPr>
            <w:noProof/>
            <w:webHidden/>
          </w:rPr>
        </w:r>
        <w:r>
          <w:rPr>
            <w:noProof/>
            <w:webHidden/>
          </w:rPr>
          <w:fldChar w:fldCharType="separate"/>
        </w:r>
        <w:r>
          <w:rPr>
            <w:noProof/>
            <w:webHidden/>
          </w:rPr>
          <w:t>12</w:t>
        </w:r>
        <w:r>
          <w:rPr>
            <w:noProof/>
            <w:webHidden/>
          </w:rPr>
          <w:fldChar w:fldCharType="end"/>
        </w:r>
      </w:hyperlink>
    </w:p>
    <w:p w14:paraId="7353C354" w14:textId="3D1F49F8"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557" w:history="1">
        <w:r w:rsidRPr="007D3A76">
          <w:rPr>
            <w:rStyle w:val="Hyperlink"/>
            <w:noProof/>
          </w:rPr>
          <w:t>3.1</w:t>
        </w:r>
        <w:r>
          <w:rPr>
            <w:rFonts w:asciiTheme="minorHAnsi" w:eastAsiaTheme="minorEastAsia" w:hAnsiTheme="minorHAnsi"/>
            <w:noProof/>
            <w:sz w:val="24"/>
            <w:szCs w:val="24"/>
            <w:lang w:eastAsia="nl-NL"/>
          </w:rPr>
          <w:tab/>
        </w:r>
        <w:r w:rsidRPr="007D3A76">
          <w:rPr>
            <w:rStyle w:val="Hyperlink"/>
            <w:noProof/>
          </w:rPr>
          <w:t>Business context</w:t>
        </w:r>
        <w:r>
          <w:rPr>
            <w:noProof/>
            <w:webHidden/>
          </w:rPr>
          <w:tab/>
        </w:r>
        <w:r>
          <w:rPr>
            <w:noProof/>
            <w:webHidden/>
          </w:rPr>
          <w:fldChar w:fldCharType="begin"/>
        </w:r>
        <w:r>
          <w:rPr>
            <w:noProof/>
            <w:webHidden/>
          </w:rPr>
          <w:instrText xml:space="preserve"> PAGEREF _Toc225262557 \h </w:instrText>
        </w:r>
        <w:r>
          <w:rPr>
            <w:noProof/>
            <w:webHidden/>
          </w:rPr>
        </w:r>
        <w:r>
          <w:rPr>
            <w:noProof/>
            <w:webHidden/>
          </w:rPr>
          <w:fldChar w:fldCharType="separate"/>
        </w:r>
        <w:r>
          <w:rPr>
            <w:noProof/>
            <w:webHidden/>
          </w:rPr>
          <w:t>12</w:t>
        </w:r>
        <w:r>
          <w:rPr>
            <w:noProof/>
            <w:webHidden/>
          </w:rPr>
          <w:fldChar w:fldCharType="end"/>
        </w:r>
      </w:hyperlink>
    </w:p>
    <w:p w14:paraId="6F7952BE" w14:textId="76122CB1"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558" w:history="1">
        <w:r w:rsidRPr="007D3A76">
          <w:rPr>
            <w:rStyle w:val="Hyperlink"/>
            <w:noProof/>
          </w:rPr>
          <w:t>3.2</w:t>
        </w:r>
        <w:r>
          <w:rPr>
            <w:rFonts w:asciiTheme="minorHAnsi" w:eastAsiaTheme="minorEastAsia" w:hAnsiTheme="minorHAnsi"/>
            <w:noProof/>
            <w:sz w:val="24"/>
            <w:szCs w:val="24"/>
            <w:lang w:eastAsia="nl-NL"/>
          </w:rPr>
          <w:tab/>
        </w:r>
        <w:r w:rsidRPr="007D3A76">
          <w:rPr>
            <w:rStyle w:val="Hyperlink"/>
            <w:noProof/>
          </w:rPr>
          <w:t>Technische context</w:t>
        </w:r>
        <w:r>
          <w:rPr>
            <w:noProof/>
            <w:webHidden/>
          </w:rPr>
          <w:tab/>
        </w:r>
        <w:r>
          <w:rPr>
            <w:noProof/>
            <w:webHidden/>
          </w:rPr>
          <w:fldChar w:fldCharType="begin"/>
        </w:r>
        <w:r>
          <w:rPr>
            <w:noProof/>
            <w:webHidden/>
          </w:rPr>
          <w:instrText xml:space="preserve"> PAGEREF _Toc225262558 \h </w:instrText>
        </w:r>
        <w:r>
          <w:rPr>
            <w:noProof/>
            <w:webHidden/>
          </w:rPr>
        </w:r>
        <w:r>
          <w:rPr>
            <w:noProof/>
            <w:webHidden/>
          </w:rPr>
          <w:fldChar w:fldCharType="separate"/>
        </w:r>
        <w:r>
          <w:rPr>
            <w:noProof/>
            <w:webHidden/>
          </w:rPr>
          <w:t>13</w:t>
        </w:r>
        <w:r>
          <w:rPr>
            <w:noProof/>
            <w:webHidden/>
          </w:rPr>
          <w:fldChar w:fldCharType="end"/>
        </w:r>
      </w:hyperlink>
    </w:p>
    <w:p w14:paraId="1C682C26" w14:textId="48122CC4" w:rsidR="00E5045A" w:rsidRDefault="00E5045A">
      <w:pPr>
        <w:pStyle w:val="Inhopg1"/>
        <w:tabs>
          <w:tab w:val="left" w:pos="720"/>
          <w:tab w:val="right" w:leader="dot" w:pos="9062"/>
        </w:tabs>
        <w:rPr>
          <w:rFonts w:asciiTheme="minorHAnsi" w:eastAsiaTheme="minorEastAsia" w:hAnsiTheme="minorHAnsi"/>
          <w:noProof/>
          <w:sz w:val="24"/>
          <w:szCs w:val="24"/>
          <w:lang w:eastAsia="nl-NL"/>
        </w:rPr>
      </w:pPr>
      <w:hyperlink w:anchor="_Toc225262559" w:history="1">
        <w:r w:rsidRPr="007D3A76">
          <w:rPr>
            <w:rStyle w:val="Hyperlink"/>
            <w:noProof/>
          </w:rPr>
          <w:t>4.</w:t>
        </w:r>
        <w:r>
          <w:rPr>
            <w:rFonts w:asciiTheme="minorHAnsi" w:eastAsiaTheme="minorEastAsia" w:hAnsiTheme="minorHAnsi"/>
            <w:noProof/>
            <w:sz w:val="24"/>
            <w:szCs w:val="24"/>
            <w:lang w:eastAsia="nl-NL"/>
          </w:rPr>
          <w:tab/>
        </w:r>
        <w:r w:rsidRPr="007D3A76">
          <w:rPr>
            <w:rStyle w:val="Hyperlink"/>
            <w:noProof/>
          </w:rPr>
          <w:t>Oplossingsstrategie</w:t>
        </w:r>
        <w:r>
          <w:rPr>
            <w:noProof/>
            <w:webHidden/>
          </w:rPr>
          <w:tab/>
        </w:r>
        <w:r>
          <w:rPr>
            <w:noProof/>
            <w:webHidden/>
          </w:rPr>
          <w:fldChar w:fldCharType="begin"/>
        </w:r>
        <w:r>
          <w:rPr>
            <w:noProof/>
            <w:webHidden/>
          </w:rPr>
          <w:instrText xml:space="preserve"> PAGEREF _Toc225262559 \h </w:instrText>
        </w:r>
        <w:r>
          <w:rPr>
            <w:noProof/>
            <w:webHidden/>
          </w:rPr>
        </w:r>
        <w:r>
          <w:rPr>
            <w:noProof/>
            <w:webHidden/>
          </w:rPr>
          <w:fldChar w:fldCharType="separate"/>
        </w:r>
        <w:r>
          <w:rPr>
            <w:noProof/>
            <w:webHidden/>
          </w:rPr>
          <w:t>14</w:t>
        </w:r>
        <w:r>
          <w:rPr>
            <w:noProof/>
            <w:webHidden/>
          </w:rPr>
          <w:fldChar w:fldCharType="end"/>
        </w:r>
      </w:hyperlink>
    </w:p>
    <w:p w14:paraId="637281A6" w14:textId="142586F4"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560" w:history="1">
        <w:r w:rsidRPr="007D3A76">
          <w:rPr>
            <w:rStyle w:val="Hyperlink"/>
            <w:noProof/>
          </w:rPr>
          <w:t>4.1</w:t>
        </w:r>
        <w:r>
          <w:rPr>
            <w:rFonts w:asciiTheme="minorHAnsi" w:eastAsiaTheme="minorEastAsia" w:hAnsiTheme="minorHAnsi"/>
            <w:noProof/>
            <w:sz w:val="24"/>
            <w:szCs w:val="24"/>
            <w:lang w:eastAsia="nl-NL"/>
          </w:rPr>
          <w:tab/>
        </w:r>
        <w:r w:rsidRPr="007D3A76">
          <w:rPr>
            <w:rStyle w:val="Hyperlink"/>
            <w:noProof/>
          </w:rPr>
          <w:t>Storage laag</w:t>
        </w:r>
        <w:r>
          <w:rPr>
            <w:noProof/>
            <w:webHidden/>
          </w:rPr>
          <w:tab/>
        </w:r>
        <w:r>
          <w:rPr>
            <w:noProof/>
            <w:webHidden/>
          </w:rPr>
          <w:fldChar w:fldCharType="begin"/>
        </w:r>
        <w:r>
          <w:rPr>
            <w:noProof/>
            <w:webHidden/>
          </w:rPr>
          <w:instrText xml:space="preserve"> PAGEREF _Toc225262560 \h </w:instrText>
        </w:r>
        <w:r>
          <w:rPr>
            <w:noProof/>
            <w:webHidden/>
          </w:rPr>
        </w:r>
        <w:r>
          <w:rPr>
            <w:noProof/>
            <w:webHidden/>
          </w:rPr>
          <w:fldChar w:fldCharType="separate"/>
        </w:r>
        <w:r>
          <w:rPr>
            <w:noProof/>
            <w:webHidden/>
          </w:rPr>
          <w:t>14</w:t>
        </w:r>
        <w:r>
          <w:rPr>
            <w:noProof/>
            <w:webHidden/>
          </w:rPr>
          <w:fldChar w:fldCharType="end"/>
        </w:r>
      </w:hyperlink>
    </w:p>
    <w:p w14:paraId="3AE4A0F6" w14:textId="4D05A877"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561" w:history="1">
        <w:r w:rsidRPr="007D3A76">
          <w:rPr>
            <w:rStyle w:val="Hyperlink"/>
            <w:noProof/>
          </w:rPr>
          <w:t>4.1.1</w:t>
        </w:r>
        <w:r>
          <w:rPr>
            <w:rFonts w:asciiTheme="minorHAnsi" w:eastAsiaTheme="minorEastAsia" w:hAnsiTheme="minorHAnsi"/>
            <w:noProof/>
            <w:sz w:val="24"/>
            <w:szCs w:val="24"/>
            <w:lang w:eastAsia="nl-NL"/>
          </w:rPr>
          <w:tab/>
        </w:r>
        <w:r w:rsidRPr="007D3A76">
          <w:rPr>
            <w:rStyle w:val="Hyperlink"/>
            <w:noProof/>
          </w:rPr>
          <w:t>Data - Medallion architectuur</w:t>
        </w:r>
        <w:r>
          <w:rPr>
            <w:noProof/>
            <w:webHidden/>
          </w:rPr>
          <w:tab/>
        </w:r>
        <w:r>
          <w:rPr>
            <w:noProof/>
            <w:webHidden/>
          </w:rPr>
          <w:fldChar w:fldCharType="begin"/>
        </w:r>
        <w:r>
          <w:rPr>
            <w:noProof/>
            <w:webHidden/>
          </w:rPr>
          <w:instrText xml:space="preserve"> PAGEREF _Toc225262561 \h </w:instrText>
        </w:r>
        <w:r>
          <w:rPr>
            <w:noProof/>
            <w:webHidden/>
          </w:rPr>
        </w:r>
        <w:r>
          <w:rPr>
            <w:noProof/>
            <w:webHidden/>
          </w:rPr>
          <w:fldChar w:fldCharType="separate"/>
        </w:r>
        <w:r>
          <w:rPr>
            <w:noProof/>
            <w:webHidden/>
          </w:rPr>
          <w:t>14</w:t>
        </w:r>
        <w:r>
          <w:rPr>
            <w:noProof/>
            <w:webHidden/>
          </w:rPr>
          <w:fldChar w:fldCharType="end"/>
        </w:r>
      </w:hyperlink>
    </w:p>
    <w:p w14:paraId="6FFFC72B" w14:textId="01630252"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562" w:history="1">
        <w:r w:rsidRPr="007D3A76">
          <w:rPr>
            <w:rStyle w:val="Hyperlink"/>
            <w:noProof/>
          </w:rPr>
          <w:t>4.1.2</w:t>
        </w:r>
        <w:r>
          <w:rPr>
            <w:rFonts w:asciiTheme="minorHAnsi" w:eastAsiaTheme="minorEastAsia" w:hAnsiTheme="minorHAnsi"/>
            <w:noProof/>
            <w:sz w:val="24"/>
            <w:szCs w:val="24"/>
            <w:lang w:eastAsia="nl-NL"/>
          </w:rPr>
          <w:tab/>
        </w:r>
        <w:r w:rsidRPr="007D3A76">
          <w:rPr>
            <w:rStyle w:val="Hyperlink"/>
            <w:noProof/>
          </w:rPr>
          <w:t>Metadata</w:t>
        </w:r>
        <w:r>
          <w:rPr>
            <w:noProof/>
            <w:webHidden/>
          </w:rPr>
          <w:tab/>
        </w:r>
        <w:r>
          <w:rPr>
            <w:noProof/>
            <w:webHidden/>
          </w:rPr>
          <w:fldChar w:fldCharType="begin"/>
        </w:r>
        <w:r>
          <w:rPr>
            <w:noProof/>
            <w:webHidden/>
          </w:rPr>
          <w:instrText xml:space="preserve"> PAGEREF _Toc225262562 \h </w:instrText>
        </w:r>
        <w:r>
          <w:rPr>
            <w:noProof/>
            <w:webHidden/>
          </w:rPr>
        </w:r>
        <w:r>
          <w:rPr>
            <w:noProof/>
            <w:webHidden/>
          </w:rPr>
          <w:fldChar w:fldCharType="separate"/>
        </w:r>
        <w:r>
          <w:rPr>
            <w:noProof/>
            <w:webHidden/>
          </w:rPr>
          <w:t>15</w:t>
        </w:r>
        <w:r>
          <w:rPr>
            <w:noProof/>
            <w:webHidden/>
          </w:rPr>
          <w:fldChar w:fldCharType="end"/>
        </w:r>
      </w:hyperlink>
    </w:p>
    <w:p w14:paraId="4288B99A" w14:textId="537719D4"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563" w:history="1">
        <w:r w:rsidRPr="007D3A76">
          <w:rPr>
            <w:rStyle w:val="Hyperlink"/>
            <w:noProof/>
          </w:rPr>
          <w:t>4.2</w:t>
        </w:r>
        <w:r>
          <w:rPr>
            <w:rFonts w:asciiTheme="minorHAnsi" w:eastAsiaTheme="minorEastAsia" w:hAnsiTheme="minorHAnsi"/>
            <w:noProof/>
            <w:sz w:val="24"/>
            <w:szCs w:val="24"/>
            <w:lang w:eastAsia="nl-NL"/>
          </w:rPr>
          <w:tab/>
        </w:r>
        <w:r w:rsidRPr="007D3A76">
          <w:rPr>
            <w:rStyle w:val="Hyperlink"/>
            <w:noProof/>
          </w:rPr>
          <w:t>Compute laag</w:t>
        </w:r>
        <w:r>
          <w:rPr>
            <w:noProof/>
            <w:webHidden/>
          </w:rPr>
          <w:tab/>
        </w:r>
        <w:r>
          <w:rPr>
            <w:noProof/>
            <w:webHidden/>
          </w:rPr>
          <w:fldChar w:fldCharType="begin"/>
        </w:r>
        <w:r>
          <w:rPr>
            <w:noProof/>
            <w:webHidden/>
          </w:rPr>
          <w:instrText xml:space="preserve"> PAGEREF _Toc225262563 \h </w:instrText>
        </w:r>
        <w:r>
          <w:rPr>
            <w:noProof/>
            <w:webHidden/>
          </w:rPr>
        </w:r>
        <w:r>
          <w:rPr>
            <w:noProof/>
            <w:webHidden/>
          </w:rPr>
          <w:fldChar w:fldCharType="separate"/>
        </w:r>
        <w:r>
          <w:rPr>
            <w:noProof/>
            <w:webHidden/>
          </w:rPr>
          <w:t>15</w:t>
        </w:r>
        <w:r>
          <w:rPr>
            <w:noProof/>
            <w:webHidden/>
          </w:rPr>
          <w:fldChar w:fldCharType="end"/>
        </w:r>
      </w:hyperlink>
    </w:p>
    <w:p w14:paraId="124521E3" w14:textId="3658CF89"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564" w:history="1">
        <w:r w:rsidRPr="007D3A76">
          <w:rPr>
            <w:rStyle w:val="Hyperlink"/>
            <w:noProof/>
          </w:rPr>
          <w:t>4.2.1</w:t>
        </w:r>
        <w:r>
          <w:rPr>
            <w:rFonts w:asciiTheme="minorHAnsi" w:eastAsiaTheme="minorEastAsia" w:hAnsiTheme="minorHAnsi"/>
            <w:noProof/>
            <w:sz w:val="24"/>
            <w:szCs w:val="24"/>
            <w:lang w:eastAsia="nl-NL"/>
          </w:rPr>
          <w:tab/>
        </w:r>
        <w:r w:rsidRPr="007D3A76">
          <w:rPr>
            <w:rStyle w:val="Hyperlink"/>
            <w:noProof/>
          </w:rPr>
          <w:t>Aanleverstap (Collect) – Buiten scope</w:t>
        </w:r>
        <w:r>
          <w:rPr>
            <w:noProof/>
            <w:webHidden/>
          </w:rPr>
          <w:tab/>
        </w:r>
        <w:r>
          <w:rPr>
            <w:noProof/>
            <w:webHidden/>
          </w:rPr>
          <w:fldChar w:fldCharType="begin"/>
        </w:r>
        <w:r>
          <w:rPr>
            <w:noProof/>
            <w:webHidden/>
          </w:rPr>
          <w:instrText xml:space="preserve"> PAGEREF _Toc225262564 \h </w:instrText>
        </w:r>
        <w:r>
          <w:rPr>
            <w:noProof/>
            <w:webHidden/>
          </w:rPr>
        </w:r>
        <w:r>
          <w:rPr>
            <w:noProof/>
            <w:webHidden/>
          </w:rPr>
          <w:fldChar w:fldCharType="separate"/>
        </w:r>
        <w:r>
          <w:rPr>
            <w:noProof/>
            <w:webHidden/>
          </w:rPr>
          <w:t>15</w:t>
        </w:r>
        <w:r>
          <w:rPr>
            <w:noProof/>
            <w:webHidden/>
          </w:rPr>
          <w:fldChar w:fldCharType="end"/>
        </w:r>
      </w:hyperlink>
    </w:p>
    <w:p w14:paraId="0131CC3F" w14:textId="14B9FE91"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565" w:history="1">
        <w:r w:rsidRPr="007D3A76">
          <w:rPr>
            <w:rStyle w:val="Hyperlink"/>
            <w:noProof/>
          </w:rPr>
          <w:t>4.2.2</w:t>
        </w:r>
        <w:r>
          <w:rPr>
            <w:rFonts w:asciiTheme="minorHAnsi" w:eastAsiaTheme="minorEastAsia" w:hAnsiTheme="minorHAnsi"/>
            <w:noProof/>
            <w:sz w:val="24"/>
            <w:szCs w:val="24"/>
            <w:lang w:eastAsia="nl-NL"/>
          </w:rPr>
          <w:tab/>
        </w:r>
        <w:r w:rsidRPr="007D3A76">
          <w:rPr>
            <w:rStyle w:val="Hyperlink"/>
            <w:noProof/>
          </w:rPr>
          <w:t>Ingestiestap naar Brons (Ingest)</w:t>
        </w:r>
        <w:r>
          <w:rPr>
            <w:noProof/>
            <w:webHidden/>
          </w:rPr>
          <w:tab/>
        </w:r>
        <w:r>
          <w:rPr>
            <w:noProof/>
            <w:webHidden/>
          </w:rPr>
          <w:fldChar w:fldCharType="begin"/>
        </w:r>
        <w:r>
          <w:rPr>
            <w:noProof/>
            <w:webHidden/>
          </w:rPr>
          <w:instrText xml:space="preserve"> PAGEREF _Toc225262565 \h </w:instrText>
        </w:r>
        <w:r>
          <w:rPr>
            <w:noProof/>
            <w:webHidden/>
          </w:rPr>
        </w:r>
        <w:r>
          <w:rPr>
            <w:noProof/>
            <w:webHidden/>
          </w:rPr>
          <w:fldChar w:fldCharType="separate"/>
        </w:r>
        <w:r>
          <w:rPr>
            <w:noProof/>
            <w:webHidden/>
          </w:rPr>
          <w:t>16</w:t>
        </w:r>
        <w:r>
          <w:rPr>
            <w:noProof/>
            <w:webHidden/>
          </w:rPr>
          <w:fldChar w:fldCharType="end"/>
        </w:r>
      </w:hyperlink>
    </w:p>
    <w:p w14:paraId="6E754B00" w14:textId="2DBE9397"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566" w:history="1">
        <w:r w:rsidRPr="007D3A76">
          <w:rPr>
            <w:rStyle w:val="Hyperlink"/>
            <w:noProof/>
          </w:rPr>
          <w:t>4.2.3</w:t>
        </w:r>
        <w:r>
          <w:rPr>
            <w:rFonts w:asciiTheme="minorHAnsi" w:eastAsiaTheme="minorEastAsia" w:hAnsiTheme="minorHAnsi"/>
            <w:noProof/>
            <w:sz w:val="24"/>
            <w:szCs w:val="24"/>
            <w:lang w:eastAsia="nl-NL"/>
          </w:rPr>
          <w:tab/>
        </w:r>
        <w:r w:rsidRPr="007D3A76">
          <w:rPr>
            <w:rStyle w:val="Hyperlink"/>
            <w:noProof/>
          </w:rPr>
          <w:t>Transformatiestap naar Zilver (Transform)</w:t>
        </w:r>
        <w:r>
          <w:rPr>
            <w:noProof/>
            <w:webHidden/>
          </w:rPr>
          <w:tab/>
        </w:r>
        <w:r>
          <w:rPr>
            <w:noProof/>
            <w:webHidden/>
          </w:rPr>
          <w:fldChar w:fldCharType="begin"/>
        </w:r>
        <w:r>
          <w:rPr>
            <w:noProof/>
            <w:webHidden/>
          </w:rPr>
          <w:instrText xml:space="preserve"> PAGEREF _Toc225262566 \h </w:instrText>
        </w:r>
        <w:r>
          <w:rPr>
            <w:noProof/>
            <w:webHidden/>
          </w:rPr>
        </w:r>
        <w:r>
          <w:rPr>
            <w:noProof/>
            <w:webHidden/>
          </w:rPr>
          <w:fldChar w:fldCharType="separate"/>
        </w:r>
        <w:r>
          <w:rPr>
            <w:noProof/>
            <w:webHidden/>
          </w:rPr>
          <w:t>16</w:t>
        </w:r>
        <w:r>
          <w:rPr>
            <w:noProof/>
            <w:webHidden/>
          </w:rPr>
          <w:fldChar w:fldCharType="end"/>
        </w:r>
      </w:hyperlink>
    </w:p>
    <w:p w14:paraId="24CB2F19" w14:textId="009AD187"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567" w:history="1">
        <w:r w:rsidRPr="007D3A76">
          <w:rPr>
            <w:rStyle w:val="Hyperlink"/>
            <w:noProof/>
          </w:rPr>
          <w:t>4.2.4</w:t>
        </w:r>
        <w:r>
          <w:rPr>
            <w:rFonts w:asciiTheme="minorHAnsi" w:eastAsiaTheme="minorEastAsia" w:hAnsiTheme="minorHAnsi"/>
            <w:noProof/>
            <w:sz w:val="24"/>
            <w:szCs w:val="24"/>
            <w:lang w:eastAsia="nl-NL"/>
          </w:rPr>
          <w:tab/>
        </w:r>
        <w:r w:rsidRPr="007D3A76">
          <w:rPr>
            <w:rStyle w:val="Hyperlink"/>
            <w:noProof/>
          </w:rPr>
          <w:t>Transformatiestap naar Goud (Transform)</w:t>
        </w:r>
        <w:r>
          <w:rPr>
            <w:noProof/>
            <w:webHidden/>
          </w:rPr>
          <w:tab/>
        </w:r>
        <w:r>
          <w:rPr>
            <w:noProof/>
            <w:webHidden/>
          </w:rPr>
          <w:fldChar w:fldCharType="begin"/>
        </w:r>
        <w:r>
          <w:rPr>
            <w:noProof/>
            <w:webHidden/>
          </w:rPr>
          <w:instrText xml:space="preserve"> PAGEREF _Toc225262567 \h </w:instrText>
        </w:r>
        <w:r>
          <w:rPr>
            <w:noProof/>
            <w:webHidden/>
          </w:rPr>
        </w:r>
        <w:r>
          <w:rPr>
            <w:noProof/>
            <w:webHidden/>
          </w:rPr>
          <w:fldChar w:fldCharType="separate"/>
        </w:r>
        <w:r>
          <w:rPr>
            <w:noProof/>
            <w:webHidden/>
          </w:rPr>
          <w:t>16</w:t>
        </w:r>
        <w:r>
          <w:rPr>
            <w:noProof/>
            <w:webHidden/>
          </w:rPr>
          <w:fldChar w:fldCharType="end"/>
        </w:r>
      </w:hyperlink>
    </w:p>
    <w:p w14:paraId="21DA86E9" w14:textId="0E43861E"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568" w:history="1">
        <w:r w:rsidRPr="007D3A76">
          <w:rPr>
            <w:rStyle w:val="Hyperlink"/>
            <w:noProof/>
          </w:rPr>
          <w:t>4.2.5</w:t>
        </w:r>
        <w:r>
          <w:rPr>
            <w:rFonts w:asciiTheme="minorHAnsi" w:eastAsiaTheme="minorEastAsia" w:hAnsiTheme="minorHAnsi"/>
            <w:noProof/>
            <w:sz w:val="24"/>
            <w:szCs w:val="24"/>
            <w:lang w:eastAsia="nl-NL"/>
          </w:rPr>
          <w:tab/>
        </w:r>
        <w:r w:rsidRPr="007D3A76">
          <w:rPr>
            <w:rStyle w:val="Hyperlink"/>
            <w:noProof/>
          </w:rPr>
          <w:t>Ontsluitingsstap (Serve) – In scope voor zilver, buiten scope voor goud</w:t>
        </w:r>
        <w:r>
          <w:rPr>
            <w:noProof/>
            <w:webHidden/>
          </w:rPr>
          <w:tab/>
        </w:r>
        <w:r>
          <w:rPr>
            <w:noProof/>
            <w:webHidden/>
          </w:rPr>
          <w:fldChar w:fldCharType="begin"/>
        </w:r>
        <w:r>
          <w:rPr>
            <w:noProof/>
            <w:webHidden/>
          </w:rPr>
          <w:instrText xml:space="preserve"> PAGEREF _Toc225262568 \h </w:instrText>
        </w:r>
        <w:r>
          <w:rPr>
            <w:noProof/>
            <w:webHidden/>
          </w:rPr>
        </w:r>
        <w:r>
          <w:rPr>
            <w:noProof/>
            <w:webHidden/>
          </w:rPr>
          <w:fldChar w:fldCharType="separate"/>
        </w:r>
        <w:r>
          <w:rPr>
            <w:noProof/>
            <w:webHidden/>
          </w:rPr>
          <w:t>16</w:t>
        </w:r>
        <w:r>
          <w:rPr>
            <w:noProof/>
            <w:webHidden/>
          </w:rPr>
          <w:fldChar w:fldCharType="end"/>
        </w:r>
      </w:hyperlink>
    </w:p>
    <w:p w14:paraId="57764E4B" w14:textId="06CC5CA0"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569" w:history="1">
        <w:r w:rsidRPr="007D3A76">
          <w:rPr>
            <w:rStyle w:val="Hyperlink"/>
            <w:noProof/>
          </w:rPr>
          <w:t>4.3</w:t>
        </w:r>
        <w:r>
          <w:rPr>
            <w:rFonts w:asciiTheme="minorHAnsi" w:eastAsiaTheme="minorEastAsia" w:hAnsiTheme="minorHAnsi"/>
            <w:noProof/>
            <w:sz w:val="24"/>
            <w:szCs w:val="24"/>
            <w:lang w:eastAsia="nl-NL"/>
          </w:rPr>
          <w:tab/>
        </w:r>
        <w:r w:rsidRPr="007D3A76">
          <w:rPr>
            <w:rStyle w:val="Hyperlink"/>
            <w:noProof/>
          </w:rPr>
          <w:t>Orkestratie laag</w:t>
        </w:r>
        <w:r>
          <w:rPr>
            <w:noProof/>
            <w:webHidden/>
          </w:rPr>
          <w:tab/>
        </w:r>
        <w:r>
          <w:rPr>
            <w:noProof/>
            <w:webHidden/>
          </w:rPr>
          <w:fldChar w:fldCharType="begin"/>
        </w:r>
        <w:r>
          <w:rPr>
            <w:noProof/>
            <w:webHidden/>
          </w:rPr>
          <w:instrText xml:space="preserve"> PAGEREF _Toc225262569 \h </w:instrText>
        </w:r>
        <w:r>
          <w:rPr>
            <w:noProof/>
            <w:webHidden/>
          </w:rPr>
        </w:r>
        <w:r>
          <w:rPr>
            <w:noProof/>
            <w:webHidden/>
          </w:rPr>
          <w:fldChar w:fldCharType="separate"/>
        </w:r>
        <w:r>
          <w:rPr>
            <w:noProof/>
            <w:webHidden/>
          </w:rPr>
          <w:t>16</w:t>
        </w:r>
        <w:r>
          <w:rPr>
            <w:noProof/>
            <w:webHidden/>
          </w:rPr>
          <w:fldChar w:fldCharType="end"/>
        </w:r>
      </w:hyperlink>
    </w:p>
    <w:p w14:paraId="70A66F2E" w14:textId="442E92FD"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598" w:history="1">
        <w:r w:rsidRPr="007D3A76">
          <w:rPr>
            <w:rStyle w:val="Hyperlink"/>
            <w:noProof/>
          </w:rPr>
          <w:t>4.4</w:t>
        </w:r>
        <w:r>
          <w:rPr>
            <w:rFonts w:asciiTheme="minorHAnsi" w:eastAsiaTheme="minorEastAsia" w:hAnsiTheme="minorHAnsi"/>
            <w:noProof/>
            <w:sz w:val="24"/>
            <w:szCs w:val="24"/>
            <w:lang w:eastAsia="nl-NL"/>
          </w:rPr>
          <w:tab/>
        </w:r>
        <w:r w:rsidRPr="007D3A76">
          <w:rPr>
            <w:rStyle w:val="Hyperlink"/>
            <w:noProof/>
          </w:rPr>
          <w:t>Projectie scope op modulaire architectuur</w:t>
        </w:r>
        <w:r>
          <w:rPr>
            <w:noProof/>
            <w:webHidden/>
          </w:rPr>
          <w:tab/>
        </w:r>
        <w:r>
          <w:rPr>
            <w:noProof/>
            <w:webHidden/>
          </w:rPr>
          <w:fldChar w:fldCharType="begin"/>
        </w:r>
        <w:r>
          <w:rPr>
            <w:noProof/>
            <w:webHidden/>
          </w:rPr>
          <w:instrText xml:space="preserve"> PAGEREF _Toc225262598 \h </w:instrText>
        </w:r>
        <w:r>
          <w:rPr>
            <w:noProof/>
            <w:webHidden/>
          </w:rPr>
        </w:r>
        <w:r>
          <w:rPr>
            <w:noProof/>
            <w:webHidden/>
          </w:rPr>
          <w:fldChar w:fldCharType="separate"/>
        </w:r>
        <w:r>
          <w:rPr>
            <w:noProof/>
            <w:webHidden/>
          </w:rPr>
          <w:t>17</w:t>
        </w:r>
        <w:r>
          <w:rPr>
            <w:noProof/>
            <w:webHidden/>
          </w:rPr>
          <w:fldChar w:fldCharType="end"/>
        </w:r>
      </w:hyperlink>
    </w:p>
    <w:p w14:paraId="3C04330B" w14:textId="5BE48792"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599" w:history="1">
        <w:r w:rsidRPr="007D3A76">
          <w:rPr>
            <w:rStyle w:val="Hyperlink"/>
            <w:noProof/>
          </w:rPr>
          <w:t>4.5</w:t>
        </w:r>
        <w:r>
          <w:rPr>
            <w:rFonts w:asciiTheme="minorHAnsi" w:eastAsiaTheme="minorEastAsia" w:hAnsiTheme="minorHAnsi"/>
            <w:noProof/>
            <w:sz w:val="24"/>
            <w:szCs w:val="24"/>
            <w:lang w:eastAsia="nl-NL"/>
          </w:rPr>
          <w:tab/>
        </w:r>
        <w:r w:rsidRPr="007D3A76">
          <w:rPr>
            <w:rStyle w:val="Hyperlink"/>
            <w:noProof/>
          </w:rPr>
          <w:t>Technische invulling orkestratie</w:t>
        </w:r>
        <w:r>
          <w:rPr>
            <w:noProof/>
            <w:webHidden/>
          </w:rPr>
          <w:tab/>
        </w:r>
        <w:r>
          <w:rPr>
            <w:noProof/>
            <w:webHidden/>
          </w:rPr>
          <w:fldChar w:fldCharType="begin"/>
        </w:r>
        <w:r>
          <w:rPr>
            <w:noProof/>
            <w:webHidden/>
          </w:rPr>
          <w:instrText xml:space="preserve"> PAGEREF _Toc225262599 \h </w:instrText>
        </w:r>
        <w:r>
          <w:rPr>
            <w:noProof/>
            <w:webHidden/>
          </w:rPr>
        </w:r>
        <w:r>
          <w:rPr>
            <w:noProof/>
            <w:webHidden/>
          </w:rPr>
          <w:fldChar w:fldCharType="separate"/>
        </w:r>
        <w:r>
          <w:rPr>
            <w:noProof/>
            <w:webHidden/>
          </w:rPr>
          <w:t>17</w:t>
        </w:r>
        <w:r>
          <w:rPr>
            <w:noProof/>
            <w:webHidden/>
          </w:rPr>
          <w:fldChar w:fldCharType="end"/>
        </w:r>
      </w:hyperlink>
    </w:p>
    <w:p w14:paraId="0827063D" w14:textId="36C02C0E"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600" w:history="1">
        <w:r w:rsidRPr="007D3A76">
          <w:rPr>
            <w:rStyle w:val="Hyperlink"/>
            <w:noProof/>
            <w:kern w:val="0"/>
            <w14:ligatures w14:val="none"/>
          </w:rPr>
          <w:t>4.6</w:t>
        </w:r>
        <w:r>
          <w:rPr>
            <w:rFonts w:asciiTheme="minorHAnsi" w:eastAsiaTheme="minorEastAsia" w:hAnsiTheme="minorHAnsi"/>
            <w:noProof/>
            <w:sz w:val="24"/>
            <w:szCs w:val="24"/>
            <w:lang w:eastAsia="nl-NL"/>
          </w:rPr>
          <w:tab/>
        </w:r>
        <w:r w:rsidRPr="007D3A76">
          <w:rPr>
            <w:rStyle w:val="Hyperlink"/>
            <w:noProof/>
          </w:rPr>
          <w:t>Technische invulling storage laag</w:t>
        </w:r>
        <w:r>
          <w:rPr>
            <w:noProof/>
            <w:webHidden/>
          </w:rPr>
          <w:tab/>
        </w:r>
        <w:r>
          <w:rPr>
            <w:noProof/>
            <w:webHidden/>
          </w:rPr>
          <w:fldChar w:fldCharType="begin"/>
        </w:r>
        <w:r>
          <w:rPr>
            <w:noProof/>
            <w:webHidden/>
          </w:rPr>
          <w:instrText xml:space="preserve"> PAGEREF _Toc225262600 \h </w:instrText>
        </w:r>
        <w:r>
          <w:rPr>
            <w:noProof/>
            <w:webHidden/>
          </w:rPr>
        </w:r>
        <w:r>
          <w:rPr>
            <w:noProof/>
            <w:webHidden/>
          </w:rPr>
          <w:fldChar w:fldCharType="separate"/>
        </w:r>
        <w:r>
          <w:rPr>
            <w:noProof/>
            <w:webHidden/>
          </w:rPr>
          <w:t>18</w:t>
        </w:r>
        <w:r>
          <w:rPr>
            <w:noProof/>
            <w:webHidden/>
          </w:rPr>
          <w:fldChar w:fldCharType="end"/>
        </w:r>
      </w:hyperlink>
    </w:p>
    <w:p w14:paraId="5C271272" w14:textId="5947A780"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601" w:history="1">
        <w:r w:rsidRPr="007D3A76">
          <w:rPr>
            <w:rStyle w:val="Hyperlink"/>
            <w:noProof/>
          </w:rPr>
          <w:t>4.7</w:t>
        </w:r>
        <w:r>
          <w:rPr>
            <w:rFonts w:asciiTheme="minorHAnsi" w:eastAsiaTheme="minorEastAsia" w:hAnsiTheme="minorHAnsi"/>
            <w:noProof/>
            <w:sz w:val="24"/>
            <w:szCs w:val="24"/>
            <w:lang w:eastAsia="nl-NL"/>
          </w:rPr>
          <w:tab/>
        </w:r>
        <w:r w:rsidRPr="007D3A76">
          <w:rPr>
            <w:rStyle w:val="Hyperlink"/>
            <w:noProof/>
          </w:rPr>
          <w:t>Technische invulling hosting infrastructuur</w:t>
        </w:r>
        <w:r>
          <w:rPr>
            <w:noProof/>
            <w:webHidden/>
          </w:rPr>
          <w:tab/>
        </w:r>
        <w:r>
          <w:rPr>
            <w:noProof/>
            <w:webHidden/>
          </w:rPr>
          <w:fldChar w:fldCharType="begin"/>
        </w:r>
        <w:r>
          <w:rPr>
            <w:noProof/>
            <w:webHidden/>
          </w:rPr>
          <w:instrText xml:space="preserve"> PAGEREF _Toc225262601 \h </w:instrText>
        </w:r>
        <w:r>
          <w:rPr>
            <w:noProof/>
            <w:webHidden/>
          </w:rPr>
        </w:r>
        <w:r>
          <w:rPr>
            <w:noProof/>
            <w:webHidden/>
          </w:rPr>
          <w:fldChar w:fldCharType="separate"/>
        </w:r>
        <w:r>
          <w:rPr>
            <w:noProof/>
            <w:webHidden/>
          </w:rPr>
          <w:t>18</w:t>
        </w:r>
        <w:r>
          <w:rPr>
            <w:noProof/>
            <w:webHidden/>
          </w:rPr>
          <w:fldChar w:fldCharType="end"/>
        </w:r>
      </w:hyperlink>
    </w:p>
    <w:p w14:paraId="61FB99C5" w14:textId="520664EB"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602" w:history="1">
        <w:r w:rsidRPr="007D3A76">
          <w:rPr>
            <w:rStyle w:val="Hyperlink"/>
            <w:noProof/>
          </w:rPr>
          <w:t>4.8</w:t>
        </w:r>
        <w:r>
          <w:rPr>
            <w:rFonts w:asciiTheme="minorHAnsi" w:eastAsiaTheme="minorEastAsia" w:hAnsiTheme="minorHAnsi"/>
            <w:noProof/>
            <w:sz w:val="24"/>
            <w:szCs w:val="24"/>
            <w:lang w:eastAsia="nl-NL"/>
          </w:rPr>
          <w:tab/>
        </w:r>
        <w:r w:rsidRPr="007D3A76">
          <w:rPr>
            <w:rStyle w:val="Hyperlink"/>
            <w:noProof/>
          </w:rPr>
          <w:t>Technische invulling ontwikkelstack</w:t>
        </w:r>
        <w:r>
          <w:rPr>
            <w:noProof/>
            <w:webHidden/>
          </w:rPr>
          <w:tab/>
        </w:r>
        <w:r>
          <w:rPr>
            <w:noProof/>
            <w:webHidden/>
          </w:rPr>
          <w:fldChar w:fldCharType="begin"/>
        </w:r>
        <w:r>
          <w:rPr>
            <w:noProof/>
            <w:webHidden/>
          </w:rPr>
          <w:instrText xml:space="preserve"> PAGEREF _Toc225262602 \h </w:instrText>
        </w:r>
        <w:r>
          <w:rPr>
            <w:noProof/>
            <w:webHidden/>
          </w:rPr>
        </w:r>
        <w:r>
          <w:rPr>
            <w:noProof/>
            <w:webHidden/>
          </w:rPr>
          <w:fldChar w:fldCharType="separate"/>
        </w:r>
        <w:r>
          <w:rPr>
            <w:noProof/>
            <w:webHidden/>
          </w:rPr>
          <w:t>18</w:t>
        </w:r>
        <w:r>
          <w:rPr>
            <w:noProof/>
            <w:webHidden/>
          </w:rPr>
          <w:fldChar w:fldCharType="end"/>
        </w:r>
      </w:hyperlink>
    </w:p>
    <w:p w14:paraId="0C470C29" w14:textId="5C61D253"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603" w:history="1">
        <w:r w:rsidRPr="007D3A76">
          <w:rPr>
            <w:rStyle w:val="Hyperlink"/>
            <w:noProof/>
          </w:rPr>
          <w:t>4.8.1</w:t>
        </w:r>
        <w:r>
          <w:rPr>
            <w:rFonts w:asciiTheme="minorHAnsi" w:eastAsiaTheme="minorEastAsia" w:hAnsiTheme="minorHAnsi"/>
            <w:noProof/>
            <w:sz w:val="24"/>
            <w:szCs w:val="24"/>
            <w:lang w:eastAsia="nl-NL"/>
          </w:rPr>
          <w:tab/>
        </w:r>
        <w:r w:rsidRPr="007D3A76">
          <w:rPr>
            <w:rStyle w:val="Hyperlink"/>
            <w:noProof/>
          </w:rPr>
          <w:t>Reproduceerbaarheid</w:t>
        </w:r>
        <w:r>
          <w:rPr>
            <w:noProof/>
            <w:webHidden/>
          </w:rPr>
          <w:tab/>
        </w:r>
        <w:r>
          <w:rPr>
            <w:noProof/>
            <w:webHidden/>
          </w:rPr>
          <w:fldChar w:fldCharType="begin"/>
        </w:r>
        <w:r>
          <w:rPr>
            <w:noProof/>
            <w:webHidden/>
          </w:rPr>
          <w:instrText xml:space="preserve"> PAGEREF _Toc225262603 \h </w:instrText>
        </w:r>
        <w:r>
          <w:rPr>
            <w:noProof/>
            <w:webHidden/>
          </w:rPr>
        </w:r>
        <w:r>
          <w:rPr>
            <w:noProof/>
            <w:webHidden/>
          </w:rPr>
          <w:fldChar w:fldCharType="separate"/>
        </w:r>
        <w:r>
          <w:rPr>
            <w:noProof/>
            <w:webHidden/>
          </w:rPr>
          <w:t>19</w:t>
        </w:r>
        <w:r>
          <w:rPr>
            <w:noProof/>
            <w:webHidden/>
          </w:rPr>
          <w:fldChar w:fldCharType="end"/>
        </w:r>
      </w:hyperlink>
    </w:p>
    <w:p w14:paraId="1CAA4276" w14:textId="27A23450"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604" w:history="1">
        <w:r w:rsidRPr="007D3A76">
          <w:rPr>
            <w:rStyle w:val="Hyperlink"/>
            <w:noProof/>
          </w:rPr>
          <w:t>4.8.2</w:t>
        </w:r>
        <w:r>
          <w:rPr>
            <w:rFonts w:asciiTheme="minorHAnsi" w:eastAsiaTheme="minorEastAsia" w:hAnsiTheme="minorHAnsi"/>
            <w:noProof/>
            <w:sz w:val="24"/>
            <w:szCs w:val="24"/>
            <w:lang w:eastAsia="nl-NL"/>
          </w:rPr>
          <w:tab/>
        </w:r>
        <w:r w:rsidRPr="007D3A76">
          <w:rPr>
            <w:rStyle w:val="Hyperlink"/>
            <w:noProof/>
          </w:rPr>
          <w:t>Codekwaliteit (statisch)</w:t>
        </w:r>
        <w:r>
          <w:rPr>
            <w:noProof/>
            <w:webHidden/>
          </w:rPr>
          <w:tab/>
        </w:r>
        <w:r>
          <w:rPr>
            <w:noProof/>
            <w:webHidden/>
          </w:rPr>
          <w:fldChar w:fldCharType="begin"/>
        </w:r>
        <w:r>
          <w:rPr>
            <w:noProof/>
            <w:webHidden/>
          </w:rPr>
          <w:instrText xml:space="preserve"> PAGEREF _Toc225262604 \h </w:instrText>
        </w:r>
        <w:r>
          <w:rPr>
            <w:noProof/>
            <w:webHidden/>
          </w:rPr>
        </w:r>
        <w:r>
          <w:rPr>
            <w:noProof/>
            <w:webHidden/>
          </w:rPr>
          <w:fldChar w:fldCharType="separate"/>
        </w:r>
        <w:r>
          <w:rPr>
            <w:noProof/>
            <w:webHidden/>
          </w:rPr>
          <w:t>19</w:t>
        </w:r>
        <w:r>
          <w:rPr>
            <w:noProof/>
            <w:webHidden/>
          </w:rPr>
          <w:fldChar w:fldCharType="end"/>
        </w:r>
      </w:hyperlink>
    </w:p>
    <w:p w14:paraId="4AC459DF" w14:textId="49821216"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605" w:history="1">
        <w:r w:rsidRPr="007D3A76">
          <w:rPr>
            <w:rStyle w:val="Hyperlink"/>
            <w:b/>
            <w:bCs/>
            <w:noProof/>
          </w:rPr>
          <w:t>4.8.3</w:t>
        </w:r>
        <w:r>
          <w:rPr>
            <w:rFonts w:asciiTheme="minorHAnsi" w:eastAsiaTheme="minorEastAsia" w:hAnsiTheme="minorHAnsi"/>
            <w:noProof/>
            <w:sz w:val="24"/>
            <w:szCs w:val="24"/>
            <w:lang w:eastAsia="nl-NL"/>
          </w:rPr>
          <w:tab/>
        </w:r>
        <w:r w:rsidRPr="007D3A76">
          <w:rPr>
            <w:rStyle w:val="Hyperlink"/>
            <w:b/>
            <w:bCs/>
            <w:noProof/>
          </w:rPr>
          <w:t>Type</w:t>
        </w:r>
        <w:r w:rsidRPr="007D3A76">
          <w:rPr>
            <w:rStyle w:val="Hyperlink"/>
            <w:rFonts w:ascii="Cambria Math" w:hAnsi="Cambria Math" w:cs="Cambria Math"/>
            <w:b/>
            <w:bCs/>
            <w:noProof/>
          </w:rPr>
          <w:t>‑</w:t>
        </w:r>
        <w:r w:rsidRPr="007D3A76">
          <w:rPr>
            <w:rStyle w:val="Hyperlink"/>
            <w:b/>
            <w:bCs/>
            <w:noProof/>
          </w:rPr>
          <w:t>kwaliteit en correctness</w:t>
        </w:r>
        <w:r>
          <w:rPr>
            <w:noProof/>
            <w:webHidden/>
          </w:rPr>
          <w:tab/>
        </w:r>
        <w:r>
          <w:rPr>
            <w:noProof/>
            <w:webHidden/>
          </w:rPr>
          <w:fldChar w:fldCharType="begin"/>
        </w:r>
        <w:r>
          <w:rPr>
            <w:noProof/>
            <w:webHidden/>
          </w:rPr>
          <w:instrText xml:space="preserve"> PAGEREF _Toc225262605 \h </w:instrText>
        </w:r>
        <w:r>
          <w:rPr>
            <w:noProof/>
            <w:webHidden/>
          </w:rPr>
        </w:r>
        <w:r>
          <w:rPr>
            <w:noProof/>
            <w:webHidden/>
          </w:rPr>
          <w:fldChar w:fldCharType="separate"/>
        </w:r>
        <w:r>
          <w:rPr>
            <w:noProof/>
            <w:webHidden/>
          </w:rPr>
          <w:t>19</w:t>
        </w:r>
        <w:r>
          <w:rPr>
            <w:noProof/>
            <w:webHidden/>
          </w:rPr>
          <w:fldChar w:fldCharType="end"/>
        </w:r>
      </w:hyperlink>
    </w:p>
    <w:p w14:paraId="69B891E8" w14:textId="0381DE14"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606" w:history="1">
        <w:r w:rsidRPr="007D3A76">
          <w:rPr>
            <w:rStyle w:val="Hyperlink"/>
            <w:noProof/>
            <w:lang w:val="en-US"/>
          </w:rPr>
          <w:t>4.8.4</w:t>
        </w:r>
        <w:r>
          <w:rPr>
            <w:rFonts w:asciiTheme="minorHAnsi" w:eastAsiaTheme="minorEastAsia" w:hAnsiTheme="minorHAnsi"/>
            <w:noProof/>
            <w:sz w:val="24"/>
            <w:szCs w:val="24"/>
            <w:lang w:eastAsia="nl-NL"/>
          </w:rPr>
          <w:tab/>
        </w:r>
        <w:r w:rsidRPr="007D3A76">
          <w:rPr>
            <w:rStyle w:val="Hyperlink"/>
            <w:noProof/>
            <w:lang w:val="en-US"/>
          </w:rPr>
          <w:t>Workflow</w:t>
        </w:r>
        <w:r w:rsidRPr="007D3A76">
          <w:rPr>
            <w:rStyle w:val="Hyperlink"/>
            <w:rFonts w:ascii="Cambria Math" w:hAnsi="Cambria Math" w:cs="Cambria Math"/>
            <w:noProof/>
            <w:lang w:val="en-US"/>
          </w:rPr>
          <w:t>‑</w:t>
        </w:r>
        <w:r w:rsidRPr="007D3A76">
          <w:rPr>
            <w:rStyle w:val="Hyperlink"/>
            <w:noProof/>
            <w:lang w:val="en-US"/>
          </w:rPr>
          <w:t>kwaliteit (shift</w:t>
        </w:r>
        <w:r w:rsidRPr="007D3A76">
          <w:rPr>
            <w:rStyle w:val="Hyperlink"/>
            <w:rFonts w:ascii="Cambria Math" w:hAnsi="Cambria Math" w:cs="Cambria Math"/>
            <w:noProof/>
            <w:lang w:val="en-US"/>
          </w:rPr>
          <w:t>‑</w:t>
        </w:r>
        <w:r w:rsidRPr="007D3A76">
          <w:rPr>
            <w:rStyle w:val="Hyperlink"/>
            <w:noProof/>
            <w:lang w:val="en-US"/>
          </w:rPr>
          <w:t>left quality)</w:t>
        </w:r>
        <w:r>
          <w:rPr>
            <w:noProof/>
            <w:webHidden/>
          </w:rPr>
          <w:tab/>
        </w:r>
        <w:r>
          <w:rPr>
            <w:noProof/>
            <w:webHidden/>
          </w:rPr>
          <w:fldChar w:fldCharType="begin"/>
        </w:r>
        <w:r>
          <w:rPr>
            <w:noProof/>
            <w:webHidden/>
          </w:rPr>
          <w:instrText xml:space="preserve"> PAGEREF _Toc225262606 \h </w:instrText>
        </w:r>
        <w:r>
          <w:rPr>
            <w:noProof/>
            <w:webHidden/>
          </w:rPr>
        </w:r>
        <w:r>
          <w:rPr>
            <w:noProof/>
            <w:webHidden/>
          </w:rPr>
          <w:fldChar w:fldCharType="separate"/>
        </w:r>
        <w:r>
          <w:rPr>
            <w:noProof/>
            <w:webHidden/>
          </w:rPr>
          <w:t>20</w:t>
        </w:r>
        <w:r>
          <w:rPr>
            <w:noProof/>
            <w:webHidden/>
          </w:rPr>
          <w:fldChar w:fldCharType="end"/>
        </w:r>
      </w:hyperlink>
    </w:p>
    <w:p w14:paraId="68C25F93" w14:textId="08799EF3"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607" w:history="1">
        <w:r w:rsidRPr="007D3A76">
          <w:rPr>
            <w:rStyle w:val="Hyperlink"/>
            <w:noProof/>
          </w:rPr>
          <w:t>4.8.5</w:t>
        </w:r>
        <w:r>
          <w:rPr>
            <w:rFonts w:asciiTheme="minorHAnsi" w:eastAsiaTheme="minorEastAsia" w:hAnsiTheme="minorHAnsi"/>
            <w:noProof/>
            <w:sz w:val="24"/>
            <w:szCs w:val="24"/>
            <w:lang w:eastAsia="nl-NL"/>
          </w:rPr>
          <w:tab/>
        </w:r>
        <w:r w:rsidRPr="007D3A76">
          <w:rPr>
            <w:rStyle w:val="Hyperlink"/>
            <w:noProof/>
          </w:rPr>
          <w:t>Testbaarheid</w:t>
        </w:r>
        <w:r>
          <w:rPr>
            <w:noProof/>
            <w:webHidden/>
          </w:rPr>
          <w:tab/>
        </w:r>
        <w:r>
          <w:rPr>
            <w:noProof/>
            <w:webHidden/>
          </w:rPr>
          <w:fldChar w:fldCharType="begin"/>
        </w:r>
        <w:r>
          <w:rPr>
            <w:noProof/>
            <w:webHidden/>
          </w:rPr>
          <w:instrText xml:space="preserve"> PAGEREF _Toc225262607 \h </w:instrText>
        </w:r>
        <w:r>
          <w:rPr>
            <w:noProof/>
            <w:webHidden/>
          </w:rPr>
        </w:r>
        <w:r>
          <w:rPr>
            <w:noProof/>
            <w:webHidden/>
          </w:rPr>
          <w:fldChar w:fldCharType="separate"/>
        </w:r>
        <w:r>
          <w:rPr>
            <w:noProof/>
            <w:webHidden/>
          </w:rPr>
          <w:t>20</w:t>
        </w:r>
        <w:r>
          <w:rPr>
            <w:noProof/>
            <w:webHidden/>
          </w:rPr>
          <w:fldChar w:fldCharType="end"/>
        </w:r>
      </w:hyperlink>
    </w:p>
    <w:p w14:paraId="03D972A2" w14:textId="18B77D32"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608" w:history="1">
        <w:r w:rsidRPr="007D3A76">
          <w:rPr>
            <w:rStyle w:val="Hyperlink"/>
            <w:noProof/>
          </w:rPr>
          <w:t>4.8.6</w:t>
        </w:r>
        <w:r>
          <w:rPr>
            <w:rFonts w:asciiTheme="minorHAnsi" w:eastAsiaTheme="minorEastAsia" w:hAnsiTheme="minorHAnsi"/>
            <w:noProof/>
            <w:sz w:val="24"/>
            <w:szCs w:val="24"/>
            <w:lang w:eastAsia="nl-NL"/>
          </w:rPr>
          <w:tab/>
        </w:r>
        <w:r w:rsidRPr="007D3A76">
          <w:rPr>
            <w:rStyle w:val="Hyperlink"/>
            <w:noProof/>
          </w:rPr>
          <w:t>Onderhoudbaarheid</w:t>
        </w:r>
        <w:r>
          <w:rPr>
            <w:noProof/>
            <w:webHidden/>
          </w:rPr>
          <w:tab/>
        </w:r>
        <w:r>
          <w:rPr>
            <w:noProof/>
            <w:webHidden/>
          </w:rPr>
          <w:fldChar w:fldCharType="begin"/>
        </w:r>
        <w:r>
          <w:rPr>
            <w:noProof/>
            <w:webHidden/>
          </w:rPr>
          <w:instrText xml:space="preserve"> PAGEREF _Toc225262608 \h </w:instrText>
        </w:r>
        <w:r>
          <w:rPr>
            <w:noProof/>
            <w:webHidden/>
          </w:rPr>
        </w:r>
        <w:r>
          <w:rPr>
            <w:noProof/>
            <w:webHidden/>
          </w:rPr>
          <w:fldChar w:fldCharType="separate"/>
        </w:r>
        <w:r>
          <w:rPr>
            <w:noProof/>
            <w:webHidden/>
          </w:rPr>
          <w:t>20</w:t>
        </w:r>
        <w:r>
          <w:rPr>
            <w:noProof/>
            <w:webHidden/>
          </w:rPr>
          <w:fldChar w:fldCharType="end"/>
        </w:r>
      </w:hyperlink>
    </w:p>
    <w:p w14:paraId="480F575D" w14:textId="12F03931"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609" w:history="1">
        <w:r w:rsidRPr="007D3A76">
          <w:rPr>
            <w:rStyle w:val="Hyperlink"/>
            <w:noProof/>
            <w:lang w:val="en-US"/>
          </w:rPr>
          <w:t>4.8.7</w:t>
        </w:r>
        <w:r>
          <w:rPr>
            <w:rFonts w:asciiTheme="minorHAnsi" w:eastAsiaTheme="minorEastAsia" w:hAnsiTheme="minorHAnsi"/>
            <w:noProof/>
            <w:sz w:val="24"/>
            <w:szCs w:val="24"/>
            <w:lang w:eastAsia="nl-NL"/>
          </w:rPr>
          <w:tab/>
        </w:r>
        <w:r w:rsidRPr="007D3A76">
          <w:rPr>
            <w:rStyle w:val="Hyperlink"/>
            <w:noProof/>
            <w:lang w:val="en-US"/>
          </w:rPr>
          <w:t>Security &amp; Compliance</w:t>
        </w:r>
        <w:r>
          <w:rPr>
            <w:noProof/>
            <w:webHidden/>
          </w:rPr>
          <w:tab/>
        </w:r>
        <w:r>
          <w:rPr>
            <w:noProof/>
            <w:webHidden/>
          </w:rPr>
          <w:fldChar w:fldCharType="begin"/>
        </w:r>
        <w:r>
          <w:rPr>
            <w:noProof/>
            <w:webHidden/>
          </w:rPr>
          <w:instrText xml:space="preserve"> PAGEREF _Toc225262609 \h </w:instrText>
        </w:r>
        <w:r>
          <w:rPr>
            <w:noProof/>
            <w:webHidden/>
          </w:rPr>
        </w:r>
        <w:r>
          <w:rPr>
            <w:noProof/>
            <w:webHidden/>
          </w:rPr>
          <w:fldChar w:fldCharType="separate"/>
        </w:r>
        <w:r>
          <w:rPr>
            <w:noProof/>
            <w:webHidden/>
          </w:rPr>
          <w:t>20</w:t>
        </w:r>
        <w:r>
          <w:rPr>
            <w:noProof/>
            <w:webHidden/>
          </w:rPr>
          <w:fldChar w:fldCharType="end"/>
        </w:r>
      </w:hyperlink>
    </w:p>
    <w:p w14:paraId="0F977290" w14:textId="2E25ADC3"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610" w:history="1">
        <w:r w:rsidRPr="007D3A76">
          <w:rPr>
            <w:rStyle w:val="Hyperlink"/>
            <w:noProof/>
          </w:rPr>
          <w:t>4.8.8</w:t>
        </w:r>
        <w:r>
          <w:rPr>
            <w:rFonts w:asciiTheme="minorHAnsi" w:eastAsiaTheme="minorEastAsia" w:hAnsiTheme="minorHAnsi"/>
            <w:noProof/>
            <w:sz w:val="24"/>
            <w:szCs w:val="24"/>
            <w:lang w:eastAsia="nl-NL"/>
          </w:rPr>
          <w:tab/>
        </w:r>
        <w:r w:rsidRPr="007D3A76">
          <w:rPr>
            <w:rStyle w:val="Hyperlink"/>
            <w:noProof/>
          </w:rPr>
          <w:t>Documentatiekwaliteit</w:t>
        </w:r>
        <w:r>
          <w:rPr>
            <w:noProof/>
            <w:webHidden/>
          </w:rPr>
          <w:tab/>
        </w:r>
        <w:r>
          <w:rPr>
            <w:noProof/>
            <w:webHidden/>
          </w:rPr>
          <w:fldChar w:fldCharType="begin"/>
        </w:r>
        <w:r>
          <w:rPr>
            <w:noProof/>
            <w:webHidden/>
          </w:rPr>
          <w:instrText xml:space="preserve"> PAGEREF _Toc225262610 \h </w:instrText>
        </w:r>
        <w:r>
          <w:rPr>
            <w:noProof/>
            <w:webHidden/>
          </w:rPr>
        </w:r>
        <w:r>
          <w:rPr>
            <w:noProof/>
            <w:webHidden/>
          </w:rPr>
          <w:fldChar w:fldCharType="separate"/>
        </w:r>
        <w:r>
          <w:rPr>
            <w:noProof/>
            <w:webHidden/>
          </w:rPr>
          <w:t>20</w:t>
        </w:r>
        <w:r>
          <w:rPr>
            <w:noProof/>
            <w:webHidden/>
          </w:rPr>
          <w:fldChar w:fldCharType="end"/>
        </w:r>
      </w:hyperlink>
    </w:p>
    <w:p w14:paraId="4012C7BE" w14:textId="5777A33C"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611" w:history="1">
        <w:r w:rsidRPr="007D3A76">
          <w:rPr>
            <w:rStyle w:val="Hyperlink"/>
            <w:noProof/>
          </w:rPr>
          <w:t>4.8.9</w:t>
        </w:r>
        <w:r>
          <w:rPr>
            <w:rFonts w:asciiTheme="minorHAnsi" w:eastAsiaTheme="minorEastAsia" w:hAnsiTheme="minorHAnsi"/>
            <w:noProof/>
            <w:sz w:val="24"/>
            <w:szCs w:val="24"/>
            <w:lang w:eastAsia="nl-NL"/>
          </w:rPr>
          <w:tab/>
        </w:r>
        <w:r w:rsidRPr="007D3A76">
          <w:rPr>
            <w:rStyle w:val="Hyperlink"/>
            <w:noProof/>
          </w:rPr>
          <w:t>Integratie in CI/CD</w:t>
        </w:r>
        <w:r>
          <w:rPr>
            <w:noProof/>
            <w:webHidden/>
          </w:rPr>
          <w:tab/>
        </w:r>
        <w:r>
          <w:rPr>
            <w:noProof/>
            <w:webHidden/>
          </w:rPr>
          <w:fldChar w:fldCharType="begin"/>
        </w:r>
        <w:r>
          <w:rPr>
            <w:noProof/>
            <w:webHidden/>
          </w:rPr>
          <w:instrText xml:space="preserve"> PAGEREF _Toc225262611 \h </w:instrText>
        </w:r>
        <w:r>
          <w:rPr>
            <w:noProof/>
            <w:webHidden/>
          </w:rPr>
        </w:r>
        <w:r>
          <w:rPr>
            <w:noProof/>
            <w:webHidden/>
          </w:rPr>
          <w:fldChar w:fldCharType="separate"/>
        </w:r>
        <w:r>
          <w:rPr>
            <w:noProof/>
            <w:webHidden/>
          </w:rPr>
          <w:t>21</w:t>
        </w:r>
        <w:r>
          <w:rPr>
            <w:noProof/>
            <w:webHidden/>
          </w:rPr>
          <w:fldChar w:fldCharType="end"/>
        </w:r>
      </w:hyperlink>
    </w:p>
    <w:p w14:paraId="2B859E2A" w14:textId="4FDF36E2"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612" w:history="1">
        <w:r w:rsidRPr="007D3A76">
          <w:rPr>
            <w:rStyle w:val="Hyperlink"/>
            <w:noProof/>
          </w:rPr>
          <w:t>4.9</w:t>
        </w:r>
        <w:r>
          <w:rPr>
            <w:rFonts w:asciiTheme="minorHAnsi" w:eastAsiaTheme="minorEastAsia" w:hAnsiTheme="minorHAnsi"/>
            <w:noProof/>
            <w:sz w:val="24"/>
            <w:szCs w:val="24"/>
            <w:lang w:eastAsia="nl-NL"/>
          </w:rPr>
          <w:tab/>
        </w:r>
        <w:r w:rsidRPr="007D3A76">
          <w:rPr>
            <w:rStyle w:val="Hyperlink"/>
            <w:noProof/>
          </w:rPr>
          <w:t>Informatiebeveiliging</w:t>
        </w:r>
        <w:r>
          <w:rPr>
            <w:noProof/>
            <w:webHidden/>
          </w:rPr>
          <w:tab/>
        </w:r>
        <w:r>
          <w:rPr>
            <w:noProof/>
            <w:webHidden/>
          </w:rPr>
          <w:fldChar w:fldCharType="begin"/>
        </w:r>
        <w:r>
          <w:rPr>
            <w:noProof/>
            <w:webHidden/>
          </w:rPr>
          <w:instrText xml:space="preserve"> PAGEREF _Toc225262612 \h </w:instrText>
        </w:r>
        <w:r>
          <w:rPr>
            <w:noProof/>
            <w:webHidden/>
          </w:rPr>
        </w:r>
        <w:r>
          <w:rPr>
            <w:noProof/>
            <w:webHidden/>
          </w:rPr>
          <w:fldChar w:fldCharType="separate"/>
        </w:r>
        <w:r>
          <w:rPr>
            <w:noProof/>
            <w:webHidden/>
          </w:rPr>
          <w:t>21</w:t>
        </w:r>
        <w:r>
          <w:rPr>
            <w:noProof/>
            <w:webHidden/>
          </w:rPr>
          <w:fldChar w:fldCharType="end"/>
        </w:r>
      </w:hyperlink>
    </w:p>
    <w:p w14:paraId="40117871" w14:textId="35D48BD4"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613" w:history="1">
        <w:r w:rsidRPr="007D3A76">
          <w:rPr>
            <w:rStyle w:val="Hyperlink"/>
            <w:noProof/>
            <w:lang w:val="en-US"/>
          </w:rPr>
          <w:t>4.9.1</w:t>
        </w:r>
        <w:r>
          <w:rPr>
            <w:rFonts w:asciiTheme="minorHAnsi" w:eastAsiaTheme="minorEastAsia" w:hAnsiTheme="minorHAnsi"/>
            <w:noProof/>
            <w:sz w:val="24"/>
            <w:szCs w:val="24"/>
            <w:lang w:eastAsia="nl-NL"/>
          </w:rPr>
          <w:tab/>
        </w:r>
        <w:r w:rsidRPr="007D3A76">
          <w:rPr>
            <w:rStyle w:val="Hyperlink"/>
            <w:noProof/>
            <w:lang w:val="en-US"/>
          </w:rPr>
          <w:t>IAM scenario met Azure Entra Application Proxy (</w:t>
        </w:r>
        <w:r w:rsidRPr="007D3A76">
          <w:rPr>
            <w:rStyle w:val="Hyperlink"/>
            <w:noProof/>
          </w:rPr>
          <w:t>Voorkeur vanuit ITO Acceptatiecriteria.)</w:t>
        </w:r>
        <w:r>
          <w:rPr>
            <w:noProof/>
            <w:webHidden/>
          </w:rPr>
          <w:tab/>
        </w:r>
        <w:r>
          <w:rPr>
            <w:noProof/>
            <w:webHidden/>
          </w:rPr>
          <w:fldChar w:fldCharType="begin"/>
        </w:r>
        <w:r>
          <w:rPr>
            <w:noProof/>
            <w:webHidden/>
          </w:rPr>
          <w:instrText xml:space="preserve"> PAGEREF _Toc225262613 \h </w:instrText>
        </w:r>
        <w:r>
          <w:rPr>
            <w:noProof/>
            <w:webHidden/>
          </w:rPr>
        </w:r>
        <w:r>
          <w:rPr>
            <w:noProof/>
            <w:webHidden/>
          </w:rPr>
          <w:fldChar w:fldCharType="separate"/>
        </w:r>
        <w:r>
          <w:rPr>
            <w:noProof/>
            <w:webHidden/>
          </w:rPr>
          <w:t>23</w:t>
        </w:r>
        <w:r>
          <w:rPr>
            <w:noProof/>
            <w:webHidden/>
          </w:rPr>
          <w:fldChar w:fldCharType="end"/>
        </w:r>
      </w:hyperlink>
    </w:p>
    <w:p w14:paraId="79464FF4" w14:textId="7985D833"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614" w:history="1">
        <w:r w:rsidRPr="007D3A76">
          <w:rPr>
            <w:rStyle w:val="Hyperlink"/>
            <w:noProof/>
          </w:rPr>
          <w:t>4.9.2</w:t>
        </w:r>
        <w:r>
          <w:rPr>
            <w:rFonts w:asciiTheme="minorHAnsi" w:eastAsiaTheme="minorEastAsia" w:hAnsiTheme="minorHAnsi"/>
            <w:noProof/>
            <w:sz w:val="24"/>
            <w:szCs w:val="24"/>
            <w:lang w:eastAsia="nl-NL"/>
          </w:rPr>
          <w:tab/>
        </w:r>
        <w:r w:rsidRPr="007D3A76">
          <w:rPr>
            <w:rStyle w:val="Hyperlink"/>
            <w:noProof/>
          </w:rPr>
          <w:t>IAM Scenario met Zitadel (OSS alternatief)</w:t>
        </w:r>
        <w:r>
          <w:rPr>
            <w:noProof/>
            <w:webHidden/>
          </w:rPr>
          <w:tab/>
        </w:r>
        <w:r>
          <w:rPr>
            <w:noProof/>
            <w:webHidden/>
          </w:rPr>
          <w:fldChar w:fldCharType="begin"/>
        </w:r>
        <w:r>
          <w:rPr>
            <w:noProof/>
            <w:webHidden/>
          </w:rPr>
          <w:instrText xml:space="preserve"> PAGEREF _Toc225262614 \h </w:instrText>
        </w:r>
        <w:r>
          <w:rPr>
            <w:noProof/>
            <w:webHidden/>
          </w:rPr>
        </w:r>
        <w:r>
          <w:rPr>
            <w:noProof/>
            <w:webHidden/>
          </w:rPr>
          <w:fldChar w:fldCharType="separate"/>
        </w:r>
        <w:r>
          <w:rPr>
            <w:noProof/>
            <w:webHidden/>
          </w:rPr>
          <w:t>23</w:t>
        </w:r>
        <w:r>
          <w:rPr>
            <w:noProof/>
            <w:webHidden/>
          </w:rPr>
          <w:fldChar w:fldCharType="end"/>
        </w:r>
      </w:hyperlink>
    </w:p>
    <w:p w14:paraId="197639BB" w14:textId="61C06403"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615" w:history="1">
        <w:r w:rsidRPr="007D3A76">
          <w:rPr>
            <w:rStyle w:val="Hyperlink"/>
            <w:noProof/>
          </w:rPr>
          <w:t>4.9.3</w:t>
        </w:r>
        <w:r>
          <w:rPr>
            <w:rFonts w:asciiTheme="minorHAnsi" w:eastAsiaTheme="minorEastAsia" w:hAnsiTheme="minorHAnsi"/>
            <w:noProof/>
            <w:sz w:val="24"/>
            <w:szCs w:val="24"/>
            <w:lang w:eastAsia="nl-NL"/>
          </w:rPr>
          <w:tab/>
        </w:r>
        <w:r w:rsidRPr="007D3A76">
          <w:rPr>
            <w:rStyle w:val="Hyperlink"/>
            <w:noProof/>
          </w:rPr>
          <w:t>IAM scenario met Keycloak (OSS alternatief)</w:t>
        </w:r>
        <w:r>
          <w:rPr>
            <w:noProof/>
            <w:webHidden/>
          </w:rPr>
          <w:tab/>
        </w:r>
        <w:r>
          <w:rPr>
            <w:noProof/>
            <w:webHidden/>
          </w:rPr>
          <w:fldChar w:fldCharType="begin"/>
        </w:r>
        <w:r>
          <w:rPr>
            <w:noProof/>
            <w:webHidden/>
          </w:rPr>
          <w:instrText xml:space="preserve"> PAGEREF _Toc225262615 \h </w:instrText>
        </w:r>
        <w:r>
          <w:rPr>
            <w:noProof/>
            <w:webHidden/>
          </w:rPr>
        </w:r>
        <w:r>
          <w:rPr>
            <w:noProof/>
            <w:webHidden/>
          </w:rPr>
          <w:fldChar w:fldCharType="separate"/>
        </w:r>
        <w:r>
          <w:rPr>
            <w:noProof/>
            <w:webHidden/>
          </w:rPr>
          <w:t>24</w:t>
        </w:r>
        <w:r>
          <w:rPr>
            <w:noProof/>
            <w:webHidden/>
          </w:rPr>
          <w:fldChar w:fldCharType="end"/>
        </w:r>
      </w:hyperlink>
    </w:p>
    <w:p w14:paraId="67917899" w14:textId="4E54FA73" w:rsidR="00E5045A" w:rsidRDefault="00E5045A">
      <w:pPr>
        <w:pStyle w:val="Inhopg1"/>
        <w:tabs>
          <w:tab w:val="left" w:pos="720"/>
          <w:tab w:val="right" w:leader="dot" w:pos="9062"/>
        </w:tabs>
        <w:rPr>
          <w:rFonts w:asciiTheme="minorHAnsi" w:eastAsiaTheme="minorEastAsia" w:hAnsiTheme="minorHAnsi"/>
          <w:noProof/>
          <w:sz w:val="24"/>
          <w:szCs w:val="24"/>
          <w:lang w:eastAsia="nl-NL"/>
        </w:rPr>
      </w:pPr>
      <w:hyperlink w:anchor="_Toc225262616" w:history="1">
        <w:r w:rsidRPr="007D3A76">
          <w:rPr>
            <w:rStyle w:val="Hyperlink"/>
            <w:noProof/>
          </w:rPr>
          <w:t>5.</w:t>
        </w:r>
        <w:r>
          <w:rPr>
            <w:rFonts w:asciiTheme="minorHAnsi" w:eastAsiaTheme="minorEastAsia" w:hAnsiTheme="minorHAnsi"/>
            <w:noProof/>
            <w:sz w:val="24"/>
            <w:szCs w:val="24"/>
            <w:lang w:eastAsia="nl-NL"/>
          </w:rPr>
          <w:tab/>
        </w:r>
        <w:r w:rsidRPr="007D3A76">
          <w:rPr>
            <w:rStyle w:val="Hyperlink"/>
            <w:noProof/>
          </w:rPr>
          <w:t>Bouwstenen view</w:t>
        </w:r>
        <w:r>
          <w:rPr>
            <w:noProof/>
            <w:webHidden/>
          </w:rPr>
          <w:tab/>
        </w:r>
        <w:r>
          <w:rPr>
            <w:noProof/>
            <w:webHidden/>
          </w:rPr>
          <w:fldChar w:fldCharType="begin"/>
        </w:r>
        <w:r>
          <w:rPr>
            <w:noProof/>
            <w:webHidden/>
          </w:rPr>
          <w:instrText xml:space="preserve"> PAGEREF _Toc225262616 \h </w:instrText>
        </w:r>
        <w:r>
          <w:rPr>
            <w:noProof/>
            <w:webHidden/>
          </w:rPr>
        </w:r>
        <w:r>
          <w:rPr>
            <w:noProof/>
            <w:webHidden/>
          </w:rPr>
          <w:fldChar w:fldCharType="separate"/>
        </w:r>
        <w:r>
          <w:rPr>
            <w:noProof/>
            <w:webHidden/>
          </w:rPr>
          <w:t>26</w:t>
        </w:r>
        <w:r>
          <w:rPr>
            <w:noProof/>
            <w:webHidden/>
          </w:rPr>
          <w:fldChar w:fldCharType="end"/>
        </w:r>
      </w:hyperlink>
    </w:p>
    <w:p w14:paraId="52CC723A" w14:textId="32E162E3"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617" w:history="1">
        <w:r w:rsidRPr="007D3A76">
          <w:rPr>
            <w:rStyle w:val="Hyperlink"/>
            <w:noProof/>
          </w:rPr>
          <w:t>5.1</w:t>
        </w:r>
        <w:r>
          <w:rPr>
            <w:rFonts w:asciiTheme="minorHAnsi" w:eastAsiaTheme="minorEastAsia" w:hAnsiTheme="minorHAnsi"/>
            <w:noProof/>
            <w:sz w:val="24"/>
            <w:szCs w:val="24"/>
            <w:lang w:eastAsia="nl-NL"/>
          </w:rPr>
          <w:tab/>
        </w:r>
        <w:r w:rsidRPr="007D3A76">
          <w:rPr>
            <w:rStyle w:val="Hyperlink"/>
            <w:noProof/>
          </w:rPr>
          <w:t>Gehele whitebox systeem</w:t>
        </w:r>
        <w:r>
          <w:rPr>
            <w:noProof/>
            <w:webHidden/>
          </w:rPr>
          <w:tab/>
        </w:r>
        <w:r>
          <w:rPr>
            <w:noProof/>
            <w:webHidden/>
          </w:rPr>
          <w:fldChar w:fldCharType="begin"/>
        </w:r>
        <w:r>
          <w:rPr>
            <w:noProof/>
            <w:webHidden/>
          </w:rPr>
          <w:instrText xml:space="preserve"> PAGEREF _Toc225262617 \h </w:instrText>
        </w:r>
        <w:r>
          <w:rPr>
            <w:noProof/>
            <w:webHidden/>
          </w:rPr>
        </w:r>
        <w:r>
          <w:rPr>
            <w:noProof/>
            <w:webHidden/>
          </w:rPr>
          <w:fldChar w:fldCharType="separate"/>
        </w:r>
        <w:r>
          <w:rPr>
            <w:noProof/>
            <w:webHidden/>
          </w:rPr>
          <w:t>26</w:t>
        </w:r>
        <w:r>
          <w:rPr>
            <w:noProof/>
            <w:webHidden/>
          </w:rPr>
          <w:fldChar w:fldCharType="end"/>
        </w:r>
      </w:hyperlink>
    </w:p>
    <w:p w14:paraId="08470373" w14:textId="632A1F1F"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618" w:history="1">
        <w:r w:rsidRPr="007D3A76">
          <w:rPr>
            <w:rStyle w:val="Hyperlink"/>
            <w:noProof/>
          </w:rPr>
          <w:t>5.2</w:t>
        </w:r>
        <w:r>
          <w:rPr>
            <w:rFonts w:asciiTheme="minorHAnsi" w:eastAsiaTheme="minorEastAsia" w:hAnsiTheme="minorHAnsi"/>
            <w:noProof/>
            <w:sz w:val="24"/>
            <w:szCs w:val="24"/>
            <w:lang w:eastAsia="nl-NL"/>
          </w:rPr>
          <w:tab/>
        </w:r>
        <w:r w:rsidRPr="007D3A76">
          <w:rPr>
            <w:rStyle w:val="Hyperlink"/>
            <w:noProof/>
          </w:rPr>
          <w:t>Niveau 2: ETL-Straat - Containers</w:t>
        </w:r>
        <w:r>
          <w:rPr>
            <w:noProof/>
            <w:webHidden/>
          </w:rPr>
          <w:tab/>
        </w:r>
        <w:r>
          <w:rPr>
            <w:noProof/>
            <w:webHidden/>
          </w:rPr>
          <w:fldChar w:fldCharType="begin"/>
        </w:r>
        <w:r>
          <w:rPr>
            <w:noProof/>
            <w:webHidden/>
          </w:rPr>
          <w:instrText xml:space="preserve"> PAGEREF _Toc225262618 \h </w:instrText>
        </w:r>
        <w:r>
          <w:rPr>
            <w:noProof/>
            <w:webHidden/>
          </w:rPr>
        </w:r>
        <w:r>
          <w:rPr>
            <w:noProof/>
            <w:webHidden/>
          </w:rPr>
          <w:fldChar w:fldCharType="separate"/>
        </w:r>
        <w:r>
          <w:rPr>
            <w:noProof/>
            <w:webHidden/>
          </w:rPr>
          <w:t>27</w:t>
        </w:r>
        <w:r>
          <w:rPr>
            <w:noProof/>
            <w:webHidden/>
          </w:rPr>
          <w:fldChar w:fldCharType="end"/>
        </w:r>
      </w:hyperlink>
    </w:p>
    <w:p w14:paraId="275C073B" w14:textId="23EF9AEF"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619" w:history="1">
        <w:r w:rsidRPr="007D3A76">
          <w:rPr>
            <w:rStyle w:val="Hyperlink"/>
            <w:noProof/>
          </w:rPr>
          <w:t>5.3</w:t>
        </w:r>
        <w:r>
          <w:rPr>
            <w:rFonts w:asciiTheme="minorHAnsi" w:eastAsiaTheme="minorEastAsia" w:hAnsiTheme="minorHAnsi"/>
            <w:noProof/>
            <w:sz w:val="24"/>
            <w:szCs w:val="24"/>
            <w:lang w:eastAsia="nl-NL"/>
          </w:rPr>
          <w:tab/>
        </w:r>
        <w:r w:rsidRPr="007D3A76">
          <w:rPr>
            <w:rStyle w:val="Hyperlink"/>
            <w:noProof/>
          </w:rPr>
          <w:t>Niveau 3: Verwerking datastromen high-level componenten</w:t>
        </w:r>
        <w:r>
          <w:rPr>
            <w:noProof/>
            <w:webHidden/>
          </w:rPr>
          <w:tab/>
        </w:r>
        <w:r>
          <w:rPr>
            <w:noProof/>
            <w:webHidden/>
          </w:rPr>
          <w:fldChar w:fldCharType="begin"/>
        </w:r>
        <w:r>
          <w:rPr>
            <w:noProof/>
            <w:webHidden/>
          </w:rPr>
          <w:instrText xml:space="preserve"> PAGEREF _Toc225262619 \h </w:instrText>
        </w:r>
        <w:r>
          <w:rPr>
            <w:noProof/>
            <w:webHidden/>
          </w:rPr>
        </w:r>
        <w:r>
          <w:rPr>
            <w:noProof/>
            <w:webHidden/>
          </w:rPr>
          <w:fldChar w:fldCharType="separate"/>
        </w:r>
        <w:r>
          <w:rPr>
            <w:noProof/>
            <w:webHidden/>
          </w:rPr>
          <w:t>28</w:t>
        </w:r>
        <w:r>
          <w:rPr>
            <w:noProof/>
            <w:webHidden/>
          </w:rPr>
          <w:fldChar w:fldCharType="end"/>
        </w:r>
      </w:hyperlink>
    </w:p>
    <w:p w14:paraId="108E1B9B" w14:textId="31029B11"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620" w:history="1">
        <w:r w:rsidRPr="007D3A76">
          <w:rPr>
            <w:rStyle w:val="Hyperlink"/>
            <w:b/>
            <w:bCs/>
            <w:noProof/>
          </w:rPr>
          <w:t>5.3.1</w:t>
        </w:r>
        <w:r>
          <w:rPr>
            <w:rFonts w:asciiTheme="minorHAnsi" w:eastAsiaTheme="minorEastAsia" w:hAnsiTheme="minorHAnsi"/>
            <w:noProof/>
            <w:sz w:val="24"/>
            <w:szCs w:val="24"/>
            <w:lang w:eastAsia="nl-NL"/>
          </w:rPr>
          <w:tab/>
        </w:r>
        <w:r w:rsidRPr="007D3A76">
          <w:rPr>
            <w:rStyle w:val="Hyperlink"/>
            <w:b/>
            <w:bCs/>
            <w:noProof/>
          </w:rPr>
          <w:t>Ingestie naar Brons</w:t>
        </w:r>
        <w:r>
          <w:rPr>
            <w:noProof/>
            <w:webHidden/>
          </w:rPr>
          <w:tab/>
        </w:r>
        <w:r>
          <w:rPr>
            <w:noProof/>
            <w:webHidden/>
          </w:rPr>
          <w:fldChar w:fldCharType="begin"/>
        </w:r>
        <w:r>
          <w:rPr>
            <w:noProof/>
            <w:webHidden/>
          </w:rPr>
          <w:instrText xml:space="preserve"> PAGEREF _Toc225262620 \h </w:instrText>
        </w:r>
        <w:r>
          <w:rPr>
            <w:noProof/>
            <w:webHidden/>
          </w:rPr>
        </w:r>
        <w:r>
          <w:rPr>
            <w:noProof/>
            <w:webHidden/>
          </w:rPr>
          <w:fldChar w:fldCharType="separate"/>
        </w:r>
        <w:r>
          <w:rPr>
            <w:noProof/>
            <w:webHidden/>
          </w:rPr>
          <w:t>28</w:t>
        </w:r>
        <w:r>
          <w:rPr>
            <w:noProof/>
            <w:webHidden/>
          </w:rPr>
          <w:fldChar w:fldCharType="end"/>
        </w:r>
      </w:hyperlink>
    </w:p>
    <w:p w14:paraId="36C5D37D" w14:textId="463E40E0"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621" w:history="1">
        <w:r w:rsidRPr="007D3A76">
          <w:rPr>
            <w:rStyle w:val="Hyperlink"/>
            <w:noProof/>
          </w:rPr>
          <w:t>5.3.2</w:t>
        </w:r>
        <w:r>
          <w:rPr>
            <w:rFonts w:asciiTheme="minorHAnsi" w:eastAsiaTheme="minorEastAsia" w:hAnsiTheme="minorHAnsi"/>
            <w:noProof/>
            <w:sz w:val="24"/>
            <w:szCs w:val="24"/>
            <w:lang w:eastAsia="nl-NL"/>
          </w:rPr>
          <w:tab/>
        </w:r>
        <w:r w:rsidRPr="007D3A76">
          <w:rPr>
            <w:rStyle w:val="Hyperlink"/>
            <w:noProof/>
          </w:rPr>
          <w:t>Transformatie naar Zilver</w:t>
        </w:r>
        <w:r>
          <w:rPr>
            <w:noProof/>
            <w:webHidden/>
          </w:rPr>
          <w:tab/>
        </w:r>
        <w:r>
          <w:rPr>
            <w:noProof/>
            <w:webHidden/>
          </w:rPr>
          <w:fldChar w:fldCharType="begin"/>
        </w:r>
        <w:r>
          <w:rPr>
            <w:noProof/>
            <w:webHidden/>
          </w:rPr>
          <w:instrText xml:space="preserve"> PAGEREF _Toc225262621 \h </w:instrText>
        </w:r>
        <w:r>
          <w:rPr>
            <w:noProof/>
            <w:webHidden/>
          </w:rPr>
        </w:r>
        <w:r>
          <w:rPr>
            <w:noProof/>
            <w:webHidden/>
          </w:rPr>
          <w:fldChar w:fldCharType="separate"/>
        </w:r>
        <w:r>
          <w:rPr>
            <w:noProof/>
            <w:webHidden/>
          </w:rPr>
          <w:t>29</w:t>
        </w:r>
        <w:r>
          <w:rPr>
            <w:noProof/>
            <w:webHidden/>
          </w:rPr>
          <w:fldChar w:fldCharType="end"/>
        </w:r>
      </w:hyperlink>
    </w:p>
    <w:p w14:paraId="5E4F3581" w14:textId="38E62652"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622" w:history="1">
        <w:r w:rsidRPr="007D3A76">
          <w:rPr>
            <w:rStyle w:val="Hyperlink"/>
            <w:noProof/>
          </w:rPr>
          <w:t>5.3.3</w:t>
        </w:r>
        <w:r>
          <w:rPr>
            <w:rFonts w:asciiTheme="minorHAnsi" w:eastAsiaTheme="minorEastAsia" w:hAnsiTheme="minorHAnsi"/>
            <w:noProof/>
            <w:sz w:val="24"/>
            <w:szCs w:val="24"/>
            <w:lang w:eastAsia="nl-NL"/>
          </w:rPr>
          <w:tab/>
        </w:r>
        <w:r w:rsidRPr="007D3A76">
          <w:rPr>
            <w:rStyle w:val="Hyperlink"/>
            <w:noProof/>
          </w:rPr>
          <w:t>Niveau 3: Brons zone</w:t>
        </w:r>
        <w:r>
          <w:rPr>
            <w:noProof/>
            <w:webHidden/>
          </w:rPr>
          <w:tab/>
        </w:r>
        <w:r>
          <w:rPr>
            <w:noProof/>
            <w:webHidden/>
          </w:rPr>
          <w:fldChar w:fldCharType="begin"/>
        </w:r>
        <w:r>
          <w:rPr>
            <w:noProof/>
            <w:webHidden/>
          </w:rPr>
          <w:instrText xml:space="preserve"> PAGEREF _Toc225262622 \h </w:instrText>
        </w:r>
        <w:r>
          <w:rPr>
            <w:noProof/>
            <w:webHidden/>
          </w:rPr>
        </w:r>
        <w:r>
          <w:rPr>
            <w:noProof/>
            <w:webHidden/>
          </w:rPr>
          <w:fldChar w:fldCharType="separate"/>
        </w:r>
        <w:r>
          <w:rPr>
            <w:noProof/>
            <w:webHidden/>
          </w:rPr>
          <w:t>29</w:t>
        </w:r>
        <w:r>
          <w:rPr>
            <w:noProof/>
            <w:webHidden/>
          </w:rPr>
          <w:fldChar w:fldCharType="end"/>
        </w:r>
      </w:hyperlink>
    </w:p>
    <w:p w14:paraId="1FC48090" w14:textId="1D323692"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623" w:history="1">
        <w:r w:rsidRPr="007D3A76">
          <w:rPr>
            <w:rStyle w:val="Hyperlink"/>
            <w:noProof/>
          </w:rPr>
          <w:t>5.3.4</w:t>
        </w:r>
        <w:r>
          <w:rPr>
            <w:rFonts w:asciiTheme="minorHAnsi" w:eastAsiaTheme="minorEastAsia" w:hAnsiTheme="minorHAnsi"/>
            <w:noProof/>
            <w:sz w:val="24"/>
            <w:szCs w:val="24"/>
            <w:lang w:eastAsia="nl-NL"/>
          </w:rPr>
          <w:tab/>
        </w:r>
        <w:r w:rsidRPr="007D3A76">
          <w:rPr>
            <w:rStyle w:val="Hyperlink"/>
            <w:noProof/>
          </w:rPr>
          <w:t>Niveau 3: Zilver zone</w:t>
        </w:r>
        <w:r>
          <w:rPr>
            <w:noProof/>
            <w:webHidden/>
          </w:rPr>
          <w:tab/>
        </w:r>
        <w:r>
          <w:rPr>
            <w:noProof/>
            <w:webHidden/>
          </w:rPr>
          <w:fldChar w:fldCharType="begin"/>
        </w:r>
        <w:r>
          <w:rPr>
            <w:noProof/>
            <w:webHidden/>
          </w:rPr>
          <w:instrText xml:space="preserve"> PAGEREF _Toc225262623 \h </w:instrText>
        </w:r>
        <w:r>
          <w:rPr>
            <w:noProof/>
            <w:webHidden/>
          </w:rPr>
        </w:r>
        <w:r>
          <w:rPr>
            <w:noProof/>
            <w:webHidden/>
          </w:rPr>
          <w:fldChar w:fldCharType="separate"/>
        </w:r>
        <w:r>
          <w:rPr>
            <w:noProof/>
            <w:webHidden/>
          </w:rPr>
          <w:t>29</w:t>
        </w:r>
        <w:r>
          <w:rPr>
            <w:noProof/>
            <w:webHidden/>
          </w:rPr>
          <w:fldChar w:fldCharType="end"/>
        </w:r>
      </w:hyperlink>
    </w:p>
    <w:p w14:paraId="5084E0F7" w14:textId="6370E6EA"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624" w:history="1">
        <w:r w:rsidRPr="007D3A76">
          <w:rPr>
            <w:rStyle w:val="Hyperlink"/>
            <w:noProof/>
          </w:rPr>
          <w:t>5.3.5</w:t>
        </w:r>
        <w:r>
          <w:rPr>
            <w:rFonts w:asciiTheme="minorHAnsi" w:eastAsiaTheme="minorEastAsia" w:hAnsiTheme="minorHAnsi"/>
            <w:noProof/>
            <w:sz w:val="24"/>
            <w:szCs w:val="24"/>
            <w:lang w:eastAsia="nl-NL"/>
          </w:rPr>
          <w:tab/>
        </w:r>
        <w:r w:rsidRPr="007D3A76">
          <w:rPr>
            <w:rStyle w:val="Hyperlink"/>
            <w:noProof/>
          </w:rPr>
          <w:t>Niveau 3: Sturing en validatie metadata repository</w:t>
        </w:r>
        <w:r>
          <w:rPr>
            <w:noProof/>
            <w:webHidden/>
          </w:rPr>
          <w:tab/>
        </w:r>
        <w:r>
          <w:rPr>
            <w:noProof/>
            <w:webHidden/>
          </w:rPr>
          <w:fldChar w:fldCharType="begin"/>
        </w:r>
        <w:r>
          <w:rPr>
            <w:noProof/>
            <w:webHidden/>
          </w:rPr>
          <w:instrText xml:space="preserve"> PAGEREF _Toc225262624 \h </w:instrText>
        </w:r>
        <w:r>
          <w:rPr>
            <w:noProof/>
            <w:webHidden/>
          </w:rPr>
        </w:r>
        <w:r>
          <w:rPr>
            <w:noProof/>
            <w:webHidden/>
          </w:rPr>
          <w:fldChar w:fldCharType="separate"/>
        </w:r>
        <w:r>
          <w:rPr>
            <w:noProof/>
            <w:webHidden/>
          </w:rPr>
          <w:t>29</w:t>
        </w:r>
        <w:r>
          <w:rPr>
            <w:noProof/>
            <w:webHidden/>
          </w:rPr>
          <w:fldChar w:fldCharType="end"/>
        </w:r>
      </w:hyperlink>
    </w:p>
    <w:p w14:paraId="14B7369B" w14:textId="2092E532"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637" w:history="1">
        <w:r w:rsidRPr="007D3A76">
          <w:rPr>
            <w:rStyle w:val="Hyperlink"/>
            <w:noProof/>
          </w:rPr>
          <w:t>5.4</w:t>
        </w:r>
        <w:r>
          <w:rPr>
            <w:rFonts w:asciiTheme="minorHAnsi" w:eastAsiaTheme="minorEastAsia" w:hAnsiTheme="minorHAnsi"/>
            <w:noProof/>
            <w:sz w:val="24"/>
            <w:szCs w:val="24"/>
            <w:lang w:eastAsia="nl-NL"/>
          </w:rPr>
          <w:tab/>
        </w:r>
        <w:r w:rsidRPr="007D3A76">
          <w:rPr>
            <w:rStyle w:val="Hyperlink"/>
            <w:noProof/>
          </w:rPr>
          <w:t>Niveau 2: ETL-Datawarehouse</w:t>
        </w:r>
        <w:r>
          <w:rPr>
            <w:noProof/>
            <w:webHidden/>
          </w:rPr>
          <w:tab/>
        </w:r>
        <w:r>
          <w:rPr>
            <w:noProof/>
            <w:webHidden/>
          </w:rPr>
          <w:fldChar w:fldCharType="begin"/>
        </w:r>
        <w:r>
          <w:rPr>
            <w:noProof/>
            <w:webHidden/>
          </w:rPr>
          <w:instrText xml:space="preserve"> PAGEREF _Toc225262637 \h </w:instrText>
        </w:r>
        <w:r>
          <w:rPr>
            <w:noProof/>
            <w:webHidden/>
          </w:rPr>
        </w:r>
        <w:r>
          <w:rPr>
            <w:noProof/>
            <w:webHidden/>
          </w:rPr>
          <w:fldChar w:fldCharType="separate"/>
        </w:r>
        <w:r>
          <w:rPr>
            <w:noProof/>
            <w:webHidden/>
          </w:rPr>
          <w:t>30</w:t>
        </w:r>
        <w:r>
          <w:rPr>
            <w:noProof/>
            <w:webHidden/>
          </w:rPr>
          <w:fldChar w:fldCharType="end"/>
        </w:r>
      </w:hyperlink>
    </w:p>
    <w:p w14:paraId="53B687BD" w14:textId="53A36E2E" w:rsidR="00E5045A" w:rsidRDefault="00E5045A">
      <w:pPr>
        <w:pStyle w:val="Inhopg1"/>
        <w:tabs>
          <w:tab w:val="left" w:pos="720"/>
          <w:tab w:val="right" w:leader="dot" w:pos="9062"/>
        </w:tabs>
        <w:rPr>
          <w:rFonts w:asciiTheme="minorHAnsi" w:eastAsiaTheme="minorEastAsia" w:hAnsiTheme="minorHAnsi"/>
          <w:noProof/>
          <w:sz w:val="24"/>
          <w:szCs w:val="24"/>
          <w:lang w:eastAsia="nl-NL"/>
        </w:rPr>
      </w:pPr>
      <w:hyperlink w:anchor="_Toc225262638" w:history="1">
        <w:r w:rsidRPr="007D3A76">
          <w:rPr>
            <w:rStyle w:val="Hyperlink"/>
            <w:noProof/>
          </w:rPr>
          <w:t>6.</w:t>
        </w:r>
        <w:r>
          <w:rPr>
            <w:rFonts w:asciiTheme="minorHAnsi" w:eastAsiaTheme="minorEastAsia" w:hAnsiTheme="minorHAnsi"/>
            <w:noProof/>
            <w:sz w:val="24"/>
            <w:szCs w:val="24"/>
            <w:lang w:eastAsia="nl-NL"/>
          </w:rPr>
          <w:tab/>
        </w:r>
        <w:r w:rsidRPr="007D3A76">
          <w:rPr>
            <w:rStyle w:val="Hyperlink"/>
            <w:noProof/>
          </w:rPr>
          <w:t>Runtime view</w:t>
        </w:r>
        <w:r>
          <w:rPr>
            <w:noProof/>
            <w:webHidden/>
          </w:rPr>
          <w:tab/>
        </w:r>
        <w:r>
          <w:rPr>
            <w:noProof/>
            <w:webHidden/>
          </w:rPr>
          <w:fldChar w:fldCharType="begin"/>
        </w:r>
        <w:r>
          <w:rPr>
            <w:noProof/>
            <w:webHidden/>
          </w:rPr>
          <w:instrText xml:space="preserve"> PAGEREF _Toc225262638 \h </w:instrText>
        </w:r>
        <w:r>
          <w:rPr>
            <w:noProof/>
            <w:webHidden/>
          </w:rPr>
        </w:r>
        <w:r>
          <w:rPr>
            <w:noProof/>
            <w:webHidden/>
          </w:rPr>
          <w:fldChar w:fldCharType="separate"/>
        </w:r>
        <w:r>
          <w:rPr>
            <w:noProof/>
            <w:webHidden/>
          </w:rPr>
          <w:t>31</w:t>
        </w:r>
        <w:r>
          <w:rPr>
            <w:noProof/>
            <w:webHidden/>
          </w:rPr>
          <w:fldChar w:fldCharType="end"/>
        </w:r>
      </w:hyperlink>
    </w:p>
    <w:p w14:paraId="1C8236AD" w14:textId="43EFA392"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639" w:history="1">
        <w:r w:rsidRPr="007D3A76">
          <w:rPr>
            <w:rStyle w:val="Hyperlink"/>
            <w:noProof/>
          </w:rPr>
          <w:t>6.1</w:t>
        </w:r>
        <w:r>
          <w:rPr>
            <w:rFonts w:asciiTheme="minorHAnsi" w:eastAsiaTheme="minorEastAsia" w:hAnsiTheme="minorHAnsi"/>
            <w:noProof/>
            <w:sz w:val="24"/>
            <w:szCs w:val="24"/>
            <w:lang w:eastAsia="nl-NL"/>
          </w:rPr>
          <w:tab/>
        </w:r>
        <w:r w:rsidRPr="007D3A76">
          <w:rPr>
            <w:rStyle w:val="Hyperlink"/>
            <w:noProof/>
          </w:rPr>
          <w:t>Gebruik Dagster als orkestratietool</w:t>
        </w:r>
        <w:r>
          <w:rPr>
            <w:noProof/>
            <w:webHidden/>
          </w:rPr>
          <w:tab/>
        </w:r>
        <w:r>
          <w:rPr>
            <w:noProof/>
            <w:webHidden/>
          </w:rPr>
          <w:fldChar w:fldCharType="begin"/>
        </w:r>
        <w:r>
          <w:rPr>
            <w:noProof/>
            <w:webHidden/>
          </w:rPr>
          <w:instrText xml:space="preserve"> PAGEREF _Toc225262639 \h </w:instrText>
        </w:r>
        <w:r>
          <w:rPr>
            <w:noProof/>
            <w:webHidden/>
          </w:rPr>
        </w:r>
        <w:r>
          <w:rPr>
            <w:noProof/>
            <w:webHidden/>
          </w:rPr>
          <w:fldChar w:fldCharType="separate"/>
        </w:r>
        <w:r>
          <w:rPr>
            <w:noProof/>
            <w:webHidden/>
          </w:rPr>
          <w:t>31</w:t>
        </w:r>
        <w:r>
          <w:rPr>
            <w:noProof/>
            <w:webHidden/>
          </w:rPr>
          <w:fldChar w:fldCharType="end"/>
        </w:r>
      </w:hyperlink>
    </w:p>
    <w:p w14:paraId="4A785C98" w14:textId="7B1D367B"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640" w:history="1">
        <w:r w:rsidRPr="007D3A76">
          <w:rPr>
            <w:rStyle w:val="Hyperlink"/>
            <w:noProof/>
          </w:rPr>
          <w:t>6.2</w:t>
        </w:r>
        <w:r>
          <w:rPr>
            <w:rFonts w:asciiTheme="minorHAnsi" w:eastAsiaTheme="minorEastAsia" w:hAnsiTheme="minorHAnsi"/>
            <w:noProof/>
            <w:sz w:val="24"/>
            <w:szCs w:val="24"/>
            <w:lang w:eastAsia="nl-NL"/>
          </w:rPr>
          <w:tab/>
        </w:r>
        <w:r w:rsidRPr="007D3A76">
          <w:rPr>
            <w:rStyle w:val="Hyperlink"/>
            <w:noProof/>
          </w:rPr>
          <w:t>Ingestie van XML naar Brons</w:t>
        </w:r>
        <w:r>
          <w:rPr>
            <w:noProof/>
            <w:webHidden/>
          </w:rPr>
          <w:tab/>
        </w:r>
        <w:r>
          <w:rPr>
            <w:noProof/>
            <w:webHidden/>
          </w:rPr>
          <w:fldChar w:fldCharType="begin"/>
        </w:r>
        <w:r>
          <w:rPr>
            <w:noProof/>
            <w:webHidden/>
          </w:rPr>
          <w:instrText xml:space="preserve"> PAGEREF _Toc225262640 \h </w:instrText>
        </w:r>
        <w:r>
          <w:rPr>
            <w:noProof/>
            <w:webHidden/>
          </w:rPr>
        </w:r>
        <w:r>
          <w:rPr>
            <w:noProof/>
            <w:webHidden/>
          </w:rPr>
          <w:fldChar w:fldCharType="separate"/>
        </w:r>
        <w:r>
          <w:rPr>
            <w:noProof/>
            <w:webHidden/>
          </w:rPr>
          <w:t>31</w:t>
        </w:r>
        <w:r>
          <w:rPr>
            <w:noProof/>
            <w:webHidden/>
          </w:rPr>
          <w:fldChar w:fldCharType="end"/>
        </w:r>
      </w:hyperlink>
    </w:p>
    <w:p w14:paraId="06851395" w14:textId="22990AC9"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641" w:history="1">
        <w:r w:rsidRPr="007D3A76">
          <w:rPr>
            <w:rStyle w:val="Hyperlink"/>
            <w:noProof/>
          </w:rPr>
          <w:t>6.3</w:t>
        </w:r>
        <w:r>
          <w:rPr>
            <w:rFonts w:asciiTheme="minorHAnsi" w:eastAsiaTheme="minorEastAsia" w:hAnsiTheme="minorHAnsi"/>
            <w:noProof/>
            <w:sz w:val="24"/>
            <w:szCs w:val="24"/>
            <w:lang w:eastAsia="nl-NL"/>
          </w:rPr>
          <w:tab/>
        </w:r>
        <w:r w:rsidRPr="007D3A76">
          <w:rPr>
            <w:rStyle w:val="Hyperlink"/>
            <w:noProof/>
          </w:rPr>
          <w:t>Transformatie van Brons naar Zilver</w:t>
        </w:r>
        <w:r>
          <w:rPr>
            <w:noProof/>
            <w:webHidden/>
          </w:rPr>
          <w:tab/>
        </w:r>
        <w:r>
          <w:rPr>
            <w:noProof/>
            <w:webHidden/>
          </w:rPr>
          <w:fldChar w:fldCharType="begin"/>
        </w:r>
        <w:r>
          <w:rPr>
            <w:noProof/>
            <w:webHidden/>
          </w:rPr>
          <w:instrText xml:space="preserve"> PAGEREF _Toc225262641 \h </w:instrText>
        </w:r>
        <w:r>
          <w:rPr>
            <w:noProof/>
            <w:webHidden/>
          </w:rPr>
        </w:r>
        <w:r>
          <w:rPr>
            <w:noProof/>
            <w:webHidden/>
          </w:rPr>
          <w:fldChar w:fldCharType="separate"/>
        </w:r>
        <w:r>
          <w:rPr>
            <w:noProof/>
            <w:webHidden/>
          </w:rPr>
          <w:t>32</w:t>
        </w:r>
        <w:r>
          <w:rPr>
            <w:noProof/>
            <w:webHidden/>
          </w:rPr>
          <w:fldChar w:fldCharType="end"/>
        </w:r>
      </w:hyperlink>
    </w:p>
    <w:p w14:paraId="3A4CDEDF" w14:textId="74BAB765" w:rsidR="00E5045A" w:rsidRDefault="00E5045A">
      <w:pPr>
        <w:pStyle w:val="Inhopg1"/>
        <w:tabs>
          <w:tab w:val="left" w:pos="720"/>
          <w:tab w:val="right" w:leader="dot" w:pos="9062"/>
        </w:tabs>
        <w:rPr>
          <w:rFonts w:asciiTheme="minorHAnsi" w:eastAsiaTheme="minorEastAsia" w:hAnsiTheme="minorHAnsi"/>
          <w:noProof/>
          <w:sz w:val="24"/>
          <w:szCs w:val="24"/>
          <w:lang w:eastAsia="nl-NL"/>
        </w:rPr>
      </w:pPr>
      <w:hyperlink w:anchor="_Toc225262642" w:history="1">
        <w:r w:rsidRPr="007D3A76">
          <w:rPr>
            <w:rStyle w:val="Hyperlink"/>
            <w:noProof/>
          </w:rPr>
          <w:t>7.</w:t>
        </w:r>
        <w:r>
          <w:rPr>
            <w:rFonts w:asciiTheme="minorHAnsi" w:eastAsiaTheme="minorEastAsia" w:hAnsiTheme="minorHAnsi"/>
            <w:noProof/>
            <w:sz w:val="24"/>
            <w:szCs w:val="24"/>
            <w:lang w:eastAsia="nl-NL"/>
          </w:rPr>
          <w:tab/>
        </w:r>
        <w:r w:rsidRPr="007D3A76">
          <w:rPr>
            <w:rStyle w:val="Hyperlink"/>
            <w:noProof/>
          </w:rPr>
          <w:t>Deployment view</w:t>
        </w:r>
        <w:r>
          <w:rPr>
            <w:noProof/>
            <w:webHidden/>
          </w:rPr>
          <w:tab/>
        </w:r>
        <w:r>
          <w:rPr>
            <w:noProof/>
            <w:webHidden/>
          </w:rPr>
          <w:fldChar w:fldCharType="begin"/>
        </w:r>
        <w:r>
          <w:rPr>
            <w:noProof/>
            <w:webHidden/>
          </w:rPr>
          <w:instrText xml:space="preserve"> PAGEREF _Toc225262642 \h </w:instrText>
        </w:r>
        <w:r>
          <w:rPr>
            <w:noProof/>
            <w:webHidden/>
          </w:rPr>
        </w:r>
        <w:r>
          <w:rPr>
            <w:noProof/>
            <w:webHidden/>
          </w:rPr>
          <w:fldChar w:fldCharType="separate"/>
        </w:r>
        <w:r>
          <w:rPr>
            <w:noProof/>
            <w:webHidden/>
          </w:rPr>
          <w:t>33</w:t>
        </w:r>
        <w:r>
          <w:rPr>
            <w:noProof/>
            <w:webHidden/>
          </w:rPr>
          <w:fldChar w:fldCharType="end"/>
        </w:r>
      </w:hyperlink>
    </w:p>
    <w:p w14:paraId="320EDD24" w14:textId="2AA3C674"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643" w:history="1">
        <w:r w:rsidRPr="007D3A76">
          <w:rPr>
            <w:rStyle w:val="Hyperlink"/>
            <w:noProof/>
          </w:rPr>
          <w:t>7.1</w:t>
        </w:r>
        <w:r>
          <w:rPr>
            <w:rFonts w:asciiTheme="minorHAnsi" w:eastAsiaTheme="minorEastAsia" w:hAnsiTheme="minorHAnsi"/>
            <w:noProof/>
            <w:sz w:val="24"/>
            <w:szCs w:val="24"/>
            <w:lang w:eastAsia="nl-NL"/>
          </w:rPr>
          <w:tab/>
        </w:r>
        <w:r w:rsidRPr="007D3A76">
          <w:rPr>
            <w:rStyle w:val="Hyperlink"/>
            <w:noProof/>
          </w:rPr>
          <w:t>Gescheiden omgevingen</w:t>
        </w:r>
        <w:r>
          <w:rPr>
            <w:noProof/>
            <w:webHidden/>
          </w:rPr>
          <w:tab/>
        </w:r>
        <w:r>
          <w:rPr>
            <w:noProof/>
            <w:webHidden/>
          </w:rPr>
          <w:fldChar w:fldCharType="begin"/>
        </w:r>
        <w:r>
          <w:rPr>
            <w:noProof/>
            <w:webHidden/>
          </w:rPr>
          <w:instrText xml:space="preserve"> PAGEREF _Toc225262643 \h </w:instrText>
        </w:r>
        <w:r>
          <w:rPr>
            <w:noProof/>
            <w:webHidden/>
          </w:rPr>
        </w:r>
        <w:r>
          <w:rPr>
            <w:noProof/>
            <w:webHidden/>
          </w:rPr>
          <w:fldChar w:fldCharType="separate"/>
        </w:r>
        <w:r>
          <w:rPr>
            <w:noProof/>
            <w:webHidden/>
          </w:rPr>
          <w:t>33</w:t>
        </w:r>
        <w:r>
          <w:rPr>
            <w:noProof/>
            <w:webHidden/>
          </w:rPr>
          <w:fldChar w:fldCharType="end"/>
        </w:r>
      </w:hyperlink>
    </w:p>
    <w:p w14:paraId="7F467688" w14:textId="0E2A8594"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644" w:history="1">
        <w:r w:rsidRPr="007D3A76">
          <w:rPr>
            <w:rStyle w:val="Hyperlink"/>
            <w:noProof/>
          </w:rPr>
          <w:t>7.1.1</w:t>
        </w:r>
        <w:r>
          <w:rPr>
            <w:rFonts w:asciiTheme="minorHAnsi" w:eastAsiaTheme="minorEastAsia" w:hAnsiTheme="minorHAnsi"/>
            <w:noProof/>
            <w:sz w:val="24"/>
            <w:szCs w:val="24"/>
            <w:lang w:eastAsia="nl-NL"/>
          </w:rPr>
          <w:tab/>
        </w:r>
        <w:r w:rsidRPr="007D3A76">
          <w:rPr>
            <w:rStyle w:val="Hyperlink"/>
            <w:noProof/>
          </w:rPr>
          <w:t>Noodzaak van Gescheiden Omgevingen</w:t>
        </w:r>
        <w:r>
          <w:rPr>
            <w:noProof/>
            <w:webHidden/>
          </w:rPr>
          <w:tab/>
        </w:r>
        <w:r>
          <w:rPr>
            <w:noProof/>
            <w:webHidden/>
          </w:rPr>
          <w:fldChar w:fldCharType="begin"/>
        </w:r>
        <w:r>
          <w:rPr>
            <w:noProof/>
            <w:webHidden/>
          </w:rPr>
          <w:instrText xml:space="preserve"> PAGEREF _Toc225262644 \h </w:instrText>
        </w:r>
        <w:r>
          <w:rPr>
            <w:noProof/>
            <w:webHidden/>
          </w:rPr>
        </w:r>
        <w:r>
          <w:rPr>
            <w:noProof/>
            <w:webHidden/>
          </w:rPr>
          <w:fldChar w:fldCharType="separate"/>
        </w:r>
        <w:r>
          <w:rPr>
            <w:noProof/>
            <w:webHidden/>
          </w:rPr>
          <w:t>33</w:t>
        </w:r>
        <w:r>
          <w:rPr>
            <w:noProof/>
            <w:webHidden/>
          </w:rPr>
          <w:fldChar w:fldCharType="end"/>
        </w:r>
      </w:hyperlink>
    </w:p>
    <w:p w14:paraId="4D3E320C" w14:textId="610939B9"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645" w:history="1">
        <w:r w:rsidRPr="007D3A76">
          <w:rPr>
            <w:rStyle w:val="Hyperlink"/>
            <w:noProof/>
          </w:rPr>
          <w:t>7.1.2</w:t>
        </w:r>
        <w:r>
          <w:rPr>
            <w:rFonts w:asciiTheme="minorHAnsi" w:eastAsiaTheme="minorEastAsia" w:hAnsiTheme="minorHAnsi"/>
            <w:noProof/>
            <w:sz w:val="24"/>
            <w:szCs w:val="24"/>
            <w:lang w:eastAsia="nl-NL"/>
          </w:rPr>
          <w:tab/>
        </w:r>
        <w:r w:rsidRPr="007D3A76">
          <w:rPr>
            <w:rStyle w:val="Hyperlink"/>
            <w:noProof/>
          </w:rPr>
          <w:t>Azure subscription per omgeving</w:t>
        </w:r>
        <w:r>
          <w:rPr>
            <w:noProof/>
            <w:webHidden/>
          </w:rPr>
          <w:tab/>
        </w:r>
        <w:r>
          <w:rPr>
            <w:noProof/>
            <w:webHidden/>
          </w:rPr>
          <w:fldChar w:fldCharType="begin"/>
        </w:r>
        <w:r>
          <w:rPr>
            <w:noProof/>
            <w:webHidden/>
          </w:rPr>
          <w:instrText xml:space="preserve"> PAGEREF _Toc225262645 \h </w:instrText>
        </w:r>
        <w:r>
          <w:rPr>
            <w:noProof/>
            <w:webHidden/>
          </w:rPr>
        </w:r>
        <w:r>
          <w:rPr>
            <w:noProof/>
            <w:webHidden/>
          </w:rPr>
          <w:fldChar w:fldCharType="separate"/>
        </w:r>
        <w:r>
          <w:rPr>
            <w:noProof/>
            <w:webHidden/>
          </w:rPr>
          <w:t>33</w:t>
        </w:r>
        <w:r>
          <w:rPr>
            <w:noProof/>
            <w:webHidden/>
          </w:rPr>
          <w:fldChar w:fldCharType="end"/>
        </w:r>
      </w:hyperlink>
    </w:p>
    <w:p w14:paraId="6612CCE6" w14:textId="06245832"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646" w:history="1">
        <w:r w:rsidRPr="007D3A76">
          <w:rPr>
            <w:rStyle w:val="Hyperlink"/>
            <w:noProof/>
          </w:rPr>
          <w:t>7.1.3</w:t>
        </w:r>
        <w:r>
          <w:rPr>
            <w:rFonts w:asciiTheme="minorHAnsi" w:eastAsiaTheme="minorEastAsia" w:hAnsiTheme="minorHAnsi"/>
            <w:noProof/>
            <w:sz w:val="24"/>
            <w:szCs w:val="24"/>
            <w:lang w:eastAsia="nl-NL"/>
          </w:rPr>
          <w:tab/>
        </w:r>
        <w:r w:rsidRPr="007D3A76">
          <w:rPr>
            <w:rStyle w:val="Hyperlink"/>
            <w:noProof/>
          </w:rPr>
          <w:t>Toepassing van het Azure Well-Architected Framework</w:t>
        </w:r>
        <w:r>
          <w:rPr>
            <w:noProof/>
            <w:webHidden/>
          </w:rPr>
          <w:tab/>
        </w:r>
        <w:r>
          <w:rPr>
            <w:noProof/>
            <w:webHidden/>
          </w:rPr>
          <w:fldChar w:fldCharType="begin"/>
        </w:r>
        <w:r>
          <w:rPr>
            <w:noProof/>
            <w:webHidden/>
          </w:rPr>
          <w:instrText xml:space="preserve"> PAGEREF _Toc225262646 \h </w:instrText>
        </w:r>
        <w:r>
          <w:rPr>
            <w:noProof/>
            <w:webHidden/>
          </w:rPr>
        </w:r>
        <w:r>
          <w:rPr>
            <w:noProof/>
            <w:webHidden/>
          </w:rPr>
          <w:fldChar w:fldCharType="separate"/>
        </w:r>
        <w:r>
          <w:rPr>
            <w:noProof/>
            <w:webHidden/>
          </w:rPr>
          <w:t>34</w:t>
        </w:r>
        <w:r>
          <w:rPr>
            <w:noProof/>
            <w:webHidden/>
          </w:rPr>
          <w:fldChar w:fldCharType="end"/>
        </w:r>
      </w:hyperlink>
    </w:p>
    <w:p w14:paraId="7A4B8BE3" w14:textId="43198988"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647" w:history="1">
        <w:r w:rsidRPr="007D3A76">
          <w:rPr>
            <w:rStyle w:val="Hyperlink"/>
            <w:rFonts w:eastAsia="Times New Roman"/>
            <w:noProof/>
          </w:rPr>
          <w:t>7.2</w:t>
        </w:r>
        <w:r>
          <w:rPr>
            <w:rFonts w:asciiTheme="minorHAnsi" w:eastAsiaTheme="minorEastAsia" w:hAnsiTheme="minorHAnsi"/>
            <w:noProof/>
            <w:sz w:val="24"/>
            <w:szCs w:val="24"/>
            <w:lang w:eastAsia="nl-NL"/>
          </w:rPr>
          <w:tab/>
        </w:r>
        <w:r w:rsidRPr="007D3A76">
          <w:rPr>
            <w:rStyle w:val="Hyperlink"/>
            <w:rFonts w:eastAsia="Times New Roman"/>
            <w:noProof/>
          </w:rPr>
          <w:t>Advies: Azure Hub-Spoke Model voor Kostenbeheersing</w:t>
        </w:r>
        <w:r>
          <w:rPr>
            <w:noProof/>
            <w:webHidden/>
          </w:rPr>
          <w:tab/>
        </w:r>
        <w:r>
          <w:rPr>
            <w:noProof/>
            <w:webHidden/>
          </w:rPr>
          <w:fldChar w:fldCharType="begin"/>
        </w:r>
        <w:r>
          <w:rPr>
            <w:noProof/>
            <w:webHidden/>
          </w:rPr>
          <w:instrText xml:space="preserve"> PAGEREF _Toc225262647 \h </w:instrText>
        </w:r>
        <w:r>
          <w:rPr>
            <w:noProof/>
            <w:webHidden/>
          </w:rPr>
        </w:r>
        <w:r>
          <w:rPr>
            <w:noProof/>
            <w:webHidden/>
          </w:rPr>
          <w:fldChar w:fldCharType="separate"/>
        </w:r>
        <w:r>
          <w:rPr>
            <w:noProof/>
            <w:webHidden/>
          </w:rPr>
          <w:t>34</w:t>
        </w:r>
        <w:r>
          <w:rPr>
            <w:noProof/>
            <w:webHidden/>
          </w:rPr>
          <w:fldChar w:fldCharType="end"/>
        </w:r>
      </w:hyperlink>
    </w:p>
    <w:p w14:paraId="3F4278BA" w14:textId="24056F1B"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648" w:history="1">
        <w:r w:rsidRPr="007D3A76">
          <w:rPr>
            <w:rStyle w:val="Hyperlink"/>
            <w:noProof/>
          </w:rPr>
          <w:t>7.3</w:t>
        </w:r>
        <w:r>
          <w:rPr>
            <w:rFonts w:asciiTheme="minorHAnsi" w:eastAsiaTheme="minorEastAsia" w:hAnsiTheme="minorHAnsi"/>
            <w:noProof/>
            <w:sz w:val="24"/>
            <w:szCs w:val="24"/>
            <w:lang w:eastAsia="nl-NL"/>
          </w:rPr>
          <w:tab/>
        </w:r>
        <w:r w:rsidRPr="007D3A76">
          <w:rPr>
            <w:rStyle w:val="Hyperlink"/>
            <w:noProof/>
          </w:rPr>
          <w:t>Inrichting per omgeving</w:t>
        </w:r>
        <w:r>
          <w:rPr>
            <w:noProof/>
            <w:webHidden/>
          </w:rPr>
          <w:tab/>
        </w:r>
        <w:r>
          <w:rPr>
            <w:noProof/>
            <w:webHidden/>
          </w:rPr>
          <w:fldChar w:fldCharType="begin"/>
        </w:r>
        <w:r>
          <w:rPr>
            <w:noProof/>
            <w:webHidden/>
          </w:rPr>
          <w:instrText xml:space="preserve"> PAGEREF _Toc225262648 \h </w:instrText>
        </w:r>
        <w:r>
          <w:rPr>
            <w:noProof/>
            <w:webHidden/>
          </w:rPr>
        </w:r>
        <w:r>
          <w:rPr>
            <w:noProof/>
            <w:webHidden/>
          </w:rPr>
          <w:fldChar w:fldCharType="separate"/>
        </w:r>
        <w:r>
          <w:rPr>
            <w:noProof/>
            <w:webHidden/>
          </w:rPr>
          <w:t>34</w:t>
        </w:r>
        <w:r>
          <w:rPr>
            <w:noProof/>
            <w:webHidden/>
          </w:rPr>
          <w:fldChar w:fldCharType="end"/>
        </w:r>
      </w:hyperlink>
    </w:p>
    <w:p w14:paraId="741E5BBF" w14:textId="0B17112A"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649" w:history="1">
        <w:r w:rsidRPr="007D3A76">
          <w:rPr>
            <w:rStyle w:val="Hyperlink"/>
            <w:noProof/>
          </w:rPr>
          <w:t>7.3.1</w:t>
        </w:r>
        <w:r>
          <w:rPr>
            <w:rFonts w:asciiTheme="minorHAnsi" w:eastAsiaTheme="minorEastAsia" w:hAnsiTheme="minorHAnsi"/>
            <w:noProof/>
            <w:sz w:val="24"/>
            <w:szCs w:val="24"/>
            <w:lang w:eastAsia="nl-NL"/>
          </w:rPr>
          <w:tab/>
        </w:r>
        <w:r w:rsidRPr="007D3A76">
          <w:rPr>
            <w:rStyle w:val="Hyperlink"/>
            <w:noProof/>
          </w:rPr>
          <w:t>Dagster Orkestratie en compute resources</w:t>
        </w:r>
        <w:r>
          <w:rPr>
            <w:noProof/>
            <w:webHidden/>
          </w:rPr>
          <w:tab/>
        </w:r>
        <w:r>
          <w:rPr>
            <w:noProof/>
            <w:webHidden/>
          </w:rPr>
          <w:fldChar w:fldCharType="begin"/>
        </w:r>
        <w:r>
          <w:rPr>
            <w:noProof/>
            <w:webHidden/>
          </w:rPr>
          <w:instrText xml:space="preserve"> PAGEREF _Toc225262649 \h </w:instrText>
        </w:r>
        <w:r>
          <w:rPr>
            <w:noProof/>
            <w:webHidden/>
          </w:rPr>
        </w:r>
        <w:r>
          <w:rPr>
            <w:noProof/>
            <w:webHidden/>
          </w:rPr>
          <w:fldChar w:fldCharType="separate"/>
        </w:r>
        <w:r>
          <w:rPr>
            <w:noProof/>
            <w:webHidden/>
          </w:rPr>
          <w:t>35</w:t>
        </w:r>
        <w:r>
          <w:rPr>
            <w:noProof/>
            <w:webHidden/>
          </w:rPr>
          <w:fldChar w:fldCharType="end"/>
        </w:r>
      </w:hyperlink>
    </w:p>
    <w:p w14:paraId="4BB2A8F8" w14:textId="3185F947"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650" w:history="1">
        <w:r w:rsidRPr="007D3A76">
          <w:rPr>
            <w:rStyle w:val="Hyperlink"/>
            <w:noProof/>
          </w:rPr>
          <w:t>7.3.2</w:t>
        </w:r>
        <w:r>
          <w:rPr>
            <w:rFonts w:asciiTheme="minorHAnsi" w:eastAsiaTheme="minorEastAsia" w:hAnsiTheme="minorHAnsi"/>
            <w:noProof/>
            <w:sz w:val="24"/>
            <w:szCs w:val="24"/>
            <w:lang w:eastAsia="nl-NL"/>
          </w:rPr>
          <w:tab/>
        </w:r>
        <w:r w:rsidRPr="007D3A76">
          <w:rPr>
            <w:rStyle w:val="Hyperlink"/>
            <w:noProof/>
          </w:rPr>
          <w:t>Data Storage (Medallion Architectuur)</w:t>
        </w:r>
        <w:r>
          <w:rPr>
            <w:noProof/>
            <w:webHidden/>
          </w:rPr>
          <w:tab/>
        </w:r>
        <w:r>
          <w:rPr>
            <w:noProof/>
            <w:webHidden/>
          </w:rPr>
          <w:fldChar w:fldCharType="begin"/>
        </w:r>
        <w:r>
          <w:rPr>
            <w:noProof/>
            <w:webHidden/>
          </w:rPr>
          <w:instrText xml:space="preserve"> PAGEREF _Toc225262650 \h </w:instrText>
        </w:r>
        <w:r>
          <w:rPr>
            <w:noProof/>
            <w:webHidden/>
          </w:rPr>
        </w:r>
        <w:r>
          <w:rPr>
            <w:noProof/>
            <w:webHidden/>
          </w:rPr>
          <w:fldChar w:fldCharType="separate"/>
        </w:r>
        <w:r>
          <w:rPr>
            <w:noProof/>
            <w:webHidden/>
          </w:rPr>
          <w:t>35</w:t>
        </w:r>
        <w:r>
          <w:rPr>
            <w:noProof/>
            <w:webHidden/>
          </w:rPr>
          <w:fldChar w:fldCharType="end"/>
        </w:r>
      </w:hyperlink>
    </w:p>
    <w:p w14:paraId="2009123B" w14:textId="7D756E3B" w:rsidR="00E5045A" w:rsidRDefault="00E5045A">
      <w:pPr>
        <w:pStyle w:val="Inhopg1"/>
        <w:tabs>
          <w:tab w:val="left" w:pos="720"/>
          <w:tab w:val="right" w:leader="dot" w:pos="9062"/>
        </w:tabs>
        <w:rPr>
          <w:rFonts w:asciiTheme="minorHAnsi" w:eastAsiaTheme="minorEastAsia" w:hAnsiTheme="minorHAnsi"/>
          <w:noProof/>
          <w:sz w:val="24"/>
          <w:szCs w:val="24"/>
          <w:lang w:eastAsia="nl-NL"/>
        </w:rPr>
      </w:pPr>
      <w:hyperlink w:anchor="_Toc225262651" w:history="1">
        <w:r w:rsidRPr="007D3A76">
          <w:rPr>
            <w:rStyle w:val="Hyperlink"/>
            <w:noProof/>
          </w:rPr>
          <w:t>8.</w:t>
        </w:r>
        <w:r>
          <w:rPr>
            <w:rFonts w:asciiTheme="minorHAnsi" w:eastAsiaTheme="minorEastAsia" w:hAnsiTheme="minorHAnsi"/>
            <w:noProof/>
            <w:sz w:val="24"/>
            <w:szCs w:val="24"/>
            <w:lang w:eastAsia="nl-NL"/>
          </w:rPr>
          <w:tab/>
        </w:r>
        <w:r w:rsidRPr="007D3A76">
          <w:rPr>
            <w:rStyle w:val="Hyperlink"/>
            <w:noProof/>
          </w:rPr>
          <w:t>Cross-cutting concepten</w:t>
        </w:r>
        <w:r>
          <w:rPr>
            <w:noProof/>
            <w:webHidden/>
          </w:rPr>
          <w:tab/>
        </w:r>
        <w:r>
          <w:rPr>
            <w:noProof/>
            <w:webHidden/>
          </w:rPr>
          <w:fldChar w:fldCharType="begin"/>
        </w:r>
        <w:r>
          <w:rPr>
            <w:noProof/>
            <w:webHidden/>
          </w:rPr>
          <w:instrText xml:space="preserve"> PAGEREF _Toc225262651 \h </w:instrText>
        </w:r>
        <w:r>
          <w:rPr>
            <w:noProof/>
            <w:webHidden/>
          </w:rPr>
        </w:r>
        <w:r>
          <w:rPr>
            <w:noProof/>
            <w:webHidden/>
          </w:rPr>
          <w:fldChar w:fldCharType="separate"/>
        </w:r>
        <w:r>
          <w:rPr>
            <w:noProof/>
            <w:webHidden/>
          </w:rPr>
          <w:t>38</w:t>
        </w:r>
        <w:r>
          <w:rPr>
            <w:noProof/>
            <w:webHidden/>
          </w:rPr>
          <w:fldChar w:fldCharType="end"/>
        </w:r>
      </w:hyperlink>
    </w:p>
    <w:p w14:paraId="170D16A3" w14:textId="771CA44D"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652" w:history="1">
        <w:r w:rsidRPr="007D3A76">
          <w:rPr>
            <w:rStyle w:val="Hyperlink"/>
            <w:noProof/>
          </w:rPr>
          <w:t>8.1</w:t>
        </w:r>
        <w:r>
          <w:rPr>
            <w:rFonts w:asciiTheme="minorHAnsi" w:eastAsiaTheme="minorEastAsia" w:hAnsiTheme="minorHAnsi"/>
            <w:noProof/>
            <w:sz w:val="24"/>
            <w:szCs w:val="24"/>
            <w:lang w:eastAsia="nl-NL"/>
          </w:rPr>
          <w:tab/>
        </w:r>
        <w:r w:rsidRPr="007D3A76">
          <w:rPr>
            <w:rStyle w:val="Hyperlink"/>
            <w:noProof/>
          </w:rPr>
          <w:t>Metadatagedreven verwerking</w:t>
        </w:r>
        <w:r>
          <w:rPr>
            <w:noProof/>
            <w:webHidden/>
          </w:rPr>
          <w:tab/>
        </w:r>
        <w:r>
          <w:rPr>
            <w:noProof/>
            <w:webHidden/>
          </w:rPr>
          <w:fldChar w:fldCharType="begin"/>
        </w:r>
        <w:r>
          <w:rPr>
            <w:noProof/>
            <w:webHidden/>
          </w:rPr>
          <w:instrText xml:space="preserve"> PAGEREF _Toc225262652 \h </w:instrText>
        </w:r>
        <w:r>
          <w:rPr>
            <w:noProof/>
            <w:webHidden/>
          </w:rPr>
        </w:r>
        <w:r>
          <w:rPr>
            <w:noProof/>
            <w:webHidden/>
          </w:rPr>
          <w:fldChar w:fldCharType="separate"/>
        </w:r>
        <w:r>
          <w:rPr>
            <w:noProof/>
            <w:webHidden/>
          </w:rPr>
          <w:t>38</w:t>
        </w:r>
        <w:r>
          <w:rPr>
            <w:noProof/>
            <w:webHidden/>
          </w:rPr>
          <w:fldChar w:fldCharType="end"/>
        </w:r>
      </w:hyperlink>
    </w:p>
    <w:p w14:paraId="6C2A1D57" w14:textId="1D21A0A6"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653" w:history="1">
        <w:r w:rsidRPr="007D3A76">
          <w:rPr>
            <w:rStyle w:val="Hyperlink"/>
            <w:noProof/>
          </w:rPr>
          <w:t>8.1.1</w:t>
        </w:r>
        <w:r>
          <w:rPr>
            <w:rFonts w:asciiTheme="minorHAnsi" w:eastAsiaTheme="minorEastAsia" w:hAnsiTheme="minorHAnsi"/>
            <w:noProof/>
            <w:sz w:val="24"/>
            <w:szCs w:val="24"/>
            <w:lang w:eastAsia="nl-NL"/>
          </w:rPr>
          <w:tab/>
        </w:r>
        <w:r w:rsidRPr="007D3A76">
          <w:rPr>
            <w:rStyle w:val="Hyperlink"/>
            <w:noProof/>
          </w:rPr>
          <w:t>Huidige vormgeving/inhoud metadata</w:t>
        </w:r>
        <w:r>
          <w:rPr>
            <w:noProof/>
            <w:webHidden/>
          </w:rPr>
          <w:tab/>
        </w:r>
        <w:r>
          <w:rPr>
            <w:noProof/>
            <w:webHidden/>
          </w:rPr>
          <w:fldChar w:fldCharType="begin"/>
        </w:r>
        <w:r>
          <w:rPr>
            <w:noProof/>
            <w:webHidden/>
          </w:rPr>
          <w:instrText xml:space="preserve"> PAGEREF _Toc225262653 \h </w:instrText>
        </w:r>
        <w:r>
          <w:rPr>
            <w:noProof/>
            <w:webHidden/>
          </w:rPr>
        </w:r>
        <w:r>
          <w:rPr>
            <w:noProof/>
            <w:webHidden/>
          </w:rPr>
          <w:fldChar w:fldCharType="separate"/>
        </w:r>
        <w:r>
          <w:rPr>
            <w:noProof/>
            <w:webHidden/>
          </w:rPr>
          <w:t>38</w:t>
        </w:r>
        <w:r>
          <w:rPr>
            <w:noProof/>
            <w:webHidden/>
          </w:rPr>
          <w:fldChar w:fldCharType="end"/>
        </w:r>
      </w:hyperlink>
    </w:p>
    <w:p w14:paraId="26B4804D" w14:textId="1E776DD7"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654" w:history="1">
        <w:r w:rsidRPr="007D3A76">
          <w:rPr>
            <w:rStyle w:val="Hyperlink"/>
            <w:noProof/>
          </w:rPr>
          <w:t>8.1.2</w:t>
        </w:r>
        <w:r>
          <w:rPr>
            <w:rFonts w:asciiTheme="minorHAnsi" w:eastAsiaTheme="minorEastAsia" w:hAnsiTheme="minorHAnsi"/>
            <w:noProof/>
            <w:sz w:val="24"/>
            <w:szCs w:val="24"/>
            <w:lang w:eastAsia="nl-NL"/>
          </w:rPr>
          <w:tab/>
        </w:r>
        <w:r w:rsidRPr="007D3A76">
          <w:rPr>
            <w:rStyle w:val="Hyperlink"/>
            <w:noProof/>
          </w:rPr>
          <w:t>Functionele wensen</w:t>
        </w:r>
        <w:r>
          <w:rPr>
            <w:noProof/>
            <w:webHidden/>
          </w:rPr>
          <w:tab/>
        </w:r>
        <w:r>
          <w:rPr>
            <w:noProof/>
            <w:webHidden/>
          </w:rPr>
          <w:fldChar w:fldCharType="begin"/>
        </w:r>
        <w:r>
          <w:rPr>
            <w:noProof/>
            <w:webHidden/>
          </w:rPr>
          <w:instrText xml:space="preserve"> PAGEREF _Toc225262654 \h </w:instrText>
        </w:r>
        <w:r>
          <w:rPr>
            <w:noProof/>
            <w:webHidden/>
          </w:rPr>
        </w:r>
        <w:r>
          <w:rPr>
            <w:noProof/>
            <w:webHidden/>
          </w:rPr>
          <w:fldChar w:fldCharType="separate"/>
        </w:r>
        <w:r>
          <w:rPr>
            <w:noProof/>
            <w:webHidden/>
          </w:rPr>
          <w:t>38</w:t>
        </w:r>
        <w:r>
          <w:rPr>
            <w:noProof/>
            <w:webHidden/>
          </w:rPr>
          <w:fldChar w:fldCharType="end"/>
        </w:r>
      </w:hyperlink>
    </w:p>
    <w:p w14:paraId="75AAE0D0" w14:textId="101573FC"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655" w:history="1">
        <w:r w:rsidRPr="007D3A76">
          <w:rPr>
            <w:rStyle w:val="Hyperlink"/>
            <w:noProof/>
          </w:rPr>
          <w:t>8.2</w:t>
        </w:r>
        <w:r>
          <w:rPr>
            <w:rFonts w:asciiTheme="minorHAnsi" w:eastAsiaTheme="minorEastAsia" w:hAnsiTheme="minorHAnsi"/>
            <w:noProof/>
            <w:sz w:val="24"/>
            <w:szCs w:val="24"/>
            <w:lang w:eastAsia="nl-NL"/>
          </w:rPr>
          <w:tab/>
        </w:r>
        <w:r w:rsidRPr="007D3A76">
          <w:rPr>
            <w:rStyle w:val="Hyperlink"/>
            <w:noProof/>
          </w:rPr>
          <w:t>OTAP/DTAP</w:t>
        </w:r>
        <w:r w:rsidRPr="007D3A76">
          <w:rPr>
            <w:rStyle w:val="Hyperlink"/>
            <w:rFonts w:ascii="Cambria Math" w:hAnsi="Cambria Math" w:cs="Cambria Math"/>
            <w:noProof/>
          </w:rPr>
          <w:t>‑</w:t>
        </w:r>
        <w:r w:rsidRPr="007D3A76">
          <w:rPr>
            <w:rStyle w:val="Hyperlink"/>
            <w:noProof/>
          </w:rPr>
          <w:t>strategie en CI/CD</w:t>
        </w:r>
        <w:r>
          <w:rPr>
            <w:noProof/>
            <w:webHidden/>
          </w:rPr>
          <w:tab/>
        </w:r>
        <w:r>
          <w:rPr>
            <w:noProof/>
            <w:webHidden/>
          </w:rPr>
          <w:fldChar w:fldCharType="begin"/>
        </w:r>
        <w:r>
          <w:rPr>
            <w:noProof/>
            <w:webHidden/>
          </w:rPr>
          <w:instrText xml:space="preserve"> PAGEREF _Toc225262655 \h </w:instrText>
        </w:r>
        <w:r>
          <w:rPr>
            <w:noProof/>
            <w:webHidden/>
          </w:rPr>
        </w:r>
        <w:r>
          <w:rPr>
            <w:noProof/>
            <w:webHidden/>
          </w:rPr>
          <w:fldChar w:fldCharType="separate"/>
        </w:r>
        <w:r>
          <w:rPr>
            <w:noProof/>
            <w:webHidden/>
          </w:rPr>
          <w:t>39</w:t>
        </w:r>
        <w:r>
          <w:rPr>
            <w:noProof/>
            <w:webHidden/>
          </w:rPr>
          <w:fldChar w:fldCharType="end"/>
        </w:r>
      </w:hyperlink>
    </w:p>
    <w:p w14:paraId="377F7969" w14:textId="3EAE53A3"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656" w:history="1">
        <w:r w:rsidRPr="007D3A76">
          <w:rPr>
            <w:rStyle w:val="Hyperlink"/>
            <w:noProof/>
          </w:rPr>
          <w:t>8.2.1</w:t>
        </w:r>
        <w:r>
          <w:rPr>
            <w:rFonts w:asciiTheme="minorHAnsi" w:eastAsiaTheme="minorEastAsia" w:hAnsiTheme="minorHAnsi"/>
            <w:noProof/>
            <w:sz w:val="24"/>
            <w:szCs w:val="24"/>
            <w:lang w:eastAsia="nl-NL"/>
          </w:rPr>
          <w:tab/>
        </w:r>
        <w:r w:rsidRPr="007D3A76">
          <w:rPr>
            <w:rStyle w:val="Hyperlink"/>
            <w:noProof/>
          </w:rPr>
          <w:t>Doel en uitgangspunten</w:t>
        </w:r>
        <w:r>
          <w:rPr>
            <w:noProof/>
            <w:webHidden/>
          </w:rPr>
          <w:tab/>
        </w:r>
        <w:r>
          <w:rPr>
            <w:noProof/>
            <w:webHidden/>
          </w:rPr>
          <w:fldChar w:fldCharType="begin"/>
        </w:r>
        <w:r>
          <w:rPr>
            <w:noProof/>
            <w:webHidden/>
          </w:rPr>
          <w:instrText xml:space="preserve"> PAGEREF _Toc225262656 \h </w:instrText>
        </w:r>
        <w:r>
          <w:rPr>
            <w:noProof/>
            <w:webHidden/>
          </w:rPr>
        </w:r>
        <w:r>
          <w:rPr>
            <w:noProof/>
            <w:webHidden/>
          </w:rPr>
          <w:fldChar w:fldCharType="separate"/>
        </w:r>
        <w:r>
          <w:rPr>
            <w:noProof/>
            <w:webHidden/>
          </w:rPr>
          <w:t>39</w:t>
        </w:r>
        <w:r>
          <w:rPr>
            <w:noProof/>
            <w:webHidden/>
          </w:rPr>
          <w:fldChar w:fldCharType="end"/>
        </w:r>
      </w:hyperlink>
    </w:p>
    <w:p w14:paraId="30616FB6" w14:textId="546CE1BC"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657" w:history="1">
        <w:r w:rsidRPr="007D3A76">
          <w:rPr>
            <w:rStyle w:val="Hyperlink"/>
            <w:noProof/>
          </w:rPr>
          <w:t>8.2.2</w:t>
        </w:r>
        <w:r>
          <w:rPr>
            <w:rFonts w:asciiTheme="minorHAnsi" w:eastAsiaTheme="minorEastAsia" w:hAnsiTheme="minorHAnsi"/>
            <w:noProof/>
            <w:sz w:val="24"/>
            <w:szCs w:val="24"/>
            <w:lang w:eastAsia="nl-NL"/>
          </w:rPr>
          <w:tab/>
        </w:r>
        <w:r w:rsidRPr="007D3A76">
          <w:rPr>
            <w:rStyle w:val="Hyperlink"/>
            <w:noProof/>
          </w:rPr>
          <w:t>Omgevingen en hun rol</w:t>
        </w:r>
        <w:r>
          <w:rPr>
            <w:noProof/>
            <w:webHidden/>
          </w:rPr>
          <w:tab/>
        </w:r>
        <w:r>
          <w:rPr>
            <w:noProof/>
            <w:webHidden/>
          </w:rPr>
          <w:fldChar w:fldCharType="begin"/>
        </w:r>
        <w:r>
          <w:rPr>
            <w:noProof/>
            <w:webHidden/>
          </w:rPr>
          <w:instrText xml:space="preserve"> PAGEREF _Toc225262657 \h </w:instrText>
        </w:r>
        <w:r>
          <w:rPr>
            <w:noProof/>
            <w:webHidden/>
          </w:rPr>
        </w:r>
        <w:r>
          <w:rPr>
            <w:noProof/>
            <w:webHidden/>
          </w:rPr>
          <w:fldChar w:fldCharType="separate"/>
        </w:r>
        <w:r>
          <w:rPr>
            <w:noProof/>
            <w:webHidden/>
          </w:rPr>
          <w:t>40</w:t>
        </w:r>
        <w:r>
          <w:rPr>
            <w:noProof/>
            <w:webHidden/>
          </w:rPr>
          <w:fldChar w:fldCharType="end"/>
        </w:r>
      </w:hyperlink>
    </w:p>
    <w:p w14:paraId="2507664C" w14:textId="1CA76E2C"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658" w:history="1">
        <w:r w:rsidRPr="007D3A76">
          <w:rPr>
            <w:rStyle w:val="Hyperlink"/>
            <w:noProof/>
          </w:rPr>
          <w:t>8.2.3</w:t>
        </w:r>
        <w:r>
          <w:rPr>
            <w:rFonts w:asciiTheme="minorHAnsi" w:eastAsiaTheme="minorEastAsia" w:hAnsiTheme="minorHAnsi"/>
            <w:noProof/>
            <w:sz w:val="24"/>
            <w:szCs w:val="24"/>
            <w:lang w:eastAsia="nl-NL"/>
          </w:rPr>
          <w:tab/>
        </w:r>
        <w:r w:rsidRPr="007D3A76">
          <w:rPr>
            <w:rStyle w:val="Hyperlink"/>
            <w:noProof/>
          </w:rPr>
          <w:t>Relatie met release</w:t>
        </w:r>
        <w:r w:rsidRPr="007D3A76">
          <w:rPr>
            <w:rStyle w:val="Hyperlink"/>
            <w:rFonts w:ascii="Cambria Math" w:hAnsi="Cambria Math" w:cs="Cambria Math"/>
            <w:noProof/>
          </w:rPr>
          <w:t>‑</w:t>
        </w:r>
        <w:r w:rsidRPr="007D3A76">
          <w:rPr>
            <w:rStyle w:val="Hyperlink"/>
            <w:noProof/>
          </w:rPr>
          <w:t xml:space="preserve"> en deploymentproces</w:t>
        </w:r>
        <w:r>
          <w:rPr>
            <w:noProof/>
            <w:webHidden/>
          </w:rPr>
          <w:tab/>
        </w:r>
        <w:r>
          <w:rPr>
            <w:noProof/>
            <w:webHidden/>
          </w:rPr>
          <w:fldChar w:fldCharType="begin"/>
        </w:r>
        <w:r>
          <w:rPr>
            <w:noProof/>
            <w:webHidden/>
          </w:rPr>
          <w:instrText xml:space="preserve"> PAGEREF _Toc225262658 \h </w:instrText>
        </w:r>
        <w:r>
          <w:rPr>
            <w:noProof/>
            <w:webHidden/>
          </w:rPr>
        </w:r>
        <w:r>
          <w:rPr>
            <w:noProof/>
            <w:webHidden/>
          </w:rPr>
          <w:fldChar w:fldCharType="separate"/>
        </w:r>
        <w:r>
          <w:rPr>
            <w:noProof/>
            <w:webHidden/>
          </w:rPr>
          <w:t>40</w:t>
        </w:r>
        <w:r>
          <w:rPr>
            <w:noProof/>
            <w:webHidden/>
          </w:rPr>
          <w:fldChar w:fldCharType="end"/>
        </w:r>
      </w:hyperlink>
    </w:p>
    <w:p w14:paraId="27EC2889" w14:textId="7C2D5AB1"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659" w:history="1">
        <w:r w:rsidRPr="007D3A76">
          <w:rPr>
            <w:rStyle w:val="Hyperlink"/>
            <w:noProof/>
          </w:rPr>
          <w:t>8.2.4</w:t>
        </w:r>
        <w:r>
          <w:rPr>
            <w:rFonts w:asciiTheme="minorHAnsi" w:eastAsiaTheme="minorEastAsia" w:hAnsiTheme="minorHAnsi"/>
            <w:noProof/>
            <w:sz w:val="24"/>
            <w:szCs w:val="24"/>
            <w:lang w:eastAsia="nl-NL"/>
          </w:rPr>
          <w:tab/>
        </w:r>
        <w:r w:rsidRPr="007D3A76">
          <w:rPr>
            <w:rStyle w:val="Hyperlink"/>
            <w:noProof/>
          </w:rPr>
          <w:t>Beheer en lifecycle</w:t>
        </w:r>
        <w:r>
          <w:rPr>
            <w:noProof/>
            <w:webHidden/>
          </w:rPr>
          <w:tab/>
        </w:r>
        <w:r>
          <w:rPr>
            <w:noProof/>
            <w:webHidden/>
          </w:rPr>
          <w:fldChar w:fldCharType="begin"/>
        </w:r>
        <w:r>
          <w:rPr>
            <w:noProof/>
            <w:webHidden/>
          </w:rPr>
          <w:instrText xml:space="preserve"> PAGEREF _Toc225262659 \h </w:instrText>
        </w:r>
        <w:r>
          <w:rPr>
            <w:noProof/>
            <w:webHidden/>
          </w:rPr>
        </w:r>
        <w:r>
          <w:rPr>
            <w:noProof/>
            <w:webHidden/>
          </w:rPr>
          <w:fldChar w:fldCharType="separate"/>
        </w:r>
        <w:r>
          <w:rPr>
            <w:noProof/>
            <w:webHidden/>
          </w:rPr>
          <w:t>40</w:t>
        </w:r>
        <w:r>
          <w:rPr>
            <w:noProof/>
            <w:webHidden/>
          </w:rPr>
          <w:fldChar w:fldCharType="end"/>
        </w:r>
      </w:hyperlink>
    </w:p>
    <w:p w14:paraId="29DBC8B7" w14:textId="75459770"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660" w:history="1">
        <w:r w:rsidRPr="007D3A76">
          <w:rPr>
            <w:rStyle w:val="Hyperlink"/>
            <w:noProof/>
          </w:rPr>
          <w:t>8.3</w:t>
        </w:r>
        <w:r>
          <w:rPr>
            <w:rFonts w:asciiTheme="minorHAnsi" w:eastAsiaTheme="minorEastAsia" w:hAnsiTheme="minorHAnsi"/>
            <w:noProof/>
            <w:sz w:val="24"/>
            <w:szCs w:val="24"/>
            <w:lang w:eastAsia="nl-NL"/>
          </w:rPr>
          <w:tab/>
        </w:r>
        <w:r w:rsidRPr="007D3A76">
          <w:rPr>
            <w:rStyle w:val="Hyperlink"/>
            <w:noProof/>
          </w:rPr>
          <w:t>Migratie</w:t>
        </w:r>
        <w:r>
          <w:rPr>
            <w:noProof/>
            <w:webHidden/>
          </w:rPr>
          <w:tab/>
        </w:r>
        <w:r>
          <w:rPr>
            <w:noProof/>
            <w:webHidden/>
          </w:rPr>
          <w:fldChar w:fldCharType="begin"/>
        </w:r>
        <w:r>
          <w:rPr>
            <w:noProof/>
            <w:webHidden/>
          </w:rPr>
          <w:instrText xml:space="preserve"> PAGEREF _Toc225262660 \h </w:instrText>
        </w:r>
        <w:r>
          <w:rPr>
            <w:noProof/>
            <w:webHidden/>
          </w:rPr>
        </w:r>
        <w:r>
          <w:rPr>
            <w:noProof/>
            <w:webHidden/>
          </w:rPr>
          <w:fldChar w:fldCharType="separate"/>
        </w:r>
        <w:r>
          <w:rPr>
            <w:noProof/>
            <w:webHidden/>
          </w:rPr>
          <w:t>40</w:t>
        </w:r>
        <w:r>
          <w:rPr>
            <w:noProof/>
            <w:webHidden/>
          </w:rPr>
          <w:fldChar w:fldCharType="end"/>
        </w:r>
      </w:hyperlink>
    </w:p>
    <w:p w14:paraId="6FAFF01D" w14:textId="7CA44105"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661" w:history="1">
        <w:r w:rsidRPr="007D3A76">
          <w:rPr>
            <w:rStyle w:val="Hyperlink"/>
            <w:noProof/>
          </w:rPr>
          <w:t>8.4</w:t>
        </w:r>
        <w:r>
          <w:rPr>
            <w:rFonts w:asciiTheme="minorHAnsi" w:eastAsiaTheme="minorEastAsia" w:hAnsiTheme="minorHAnsi"/>
            <w:noProof/>
            <w:sz w:val="24"/>
            <w:szCs w:val="24"/>
            <w:lang w:eastAsia="nl-NL"/>
          </w:rPr>
          <w:tab/>
        </w:r>
        <w:r w:rsidRPr="007D3A76">
          <w:rPr>
            <w:rStyle w:val="Hyperlink"/>
            <w:noProof/>
          </w:rPr>
          <w:t>Cloud Reference Architectuur</w:t>
        </w:r>
        <w:r>
          <w:rPr>
            <w:noProof/>
            <w:webHidden/>
          </w:rPr>
          <w:tab/>
        </w:r>
        <w:r>
          <w:rPr>
            <w:noProof/>
            <w:webHidden/>
          </w:rPr>
          <w:fldChar w:fldCharType="begin"/>
        </w:r>
        <w:r>
          <w:rPr>
            <w:noProof/>
            <w:webHidden/>
          </w:rPr>
          <w:instrText xml:space="preserve"> PAGEREF _Toc225262661 \h </w:instrText>
        </w:r>
        <w:r>
          <w:rPr>
            <w:noProof/>
            <w:webHidden/>
          </w:rPr>
        </w:r>
        <w:r>
          <w:rPr>
            <w:noProof/>
            <w:webHidden/>
          </w:rPr>
          <w:fldChar w:fldCharType="separate"/>
        </w:r>
        <w:r>
          <w:rPr>
            <w:noProof/>
            <w:webHidden/>
          </w:rPr>
          <w:t>41</w:t>
        </w:r>
        <w:r>
          <w:rPr>
            <w:noProof/>
            <w:webHidden/>
          </w:rPr>
          <w:fldChar w:fldCharType="end"/>
        </w:r>
      </w:hyperlink>
    </w:p>
    <w:p w14:paraId="4B9B8E5B" w14:textId="1B776402"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662" w:history="1">
        <w:r w:rsidRPr="007D3A76">
          <w:rPr>
            <w:rStyle w:val="Hyperlink"/>
            <w:noProof/>
          </w:rPr>
          <w:t>8.5</w:t>
        </w:r>
        <w:r>
          <w:rPr>
            <w:rFonts w:asciiTheme="minorHAnsi" w:eastAsiaTheme="minorEastAsia" w:hAnsiTheme="minorHAnsi"/>
            <w:noProof/>
            <w:sz w:val="24"/>
            <w:szCs w:val="24"/>
            <w:lang w:eastAsia="nl-NL"/>
          </w:rPr>
          <w:tab/>
        </w:r>
        <w:r w:rsidRPr="007D3A76">
          <w:rPr>
            <w:rStyle w:val="Hyperlink"/>
            <w:noProof/>
          </w:rPr>
          <w:t>Inzet open source producten</w:t>
        </w:r>
        <w:r>
          <w:rPr>
            <w:noProof/>
            <w:webHidden/>
          </w:rPr>
          <w:tab/>
        </w:r>
        <w:r>
          <w:rPr>
            <w:noProof/>
            <w:webHidden/>
          </w:rPr>
          <w:fldChar w:fldCharType="begin"/>
        </w:r>
        <w:r>
          <w:rPr>
            <w:noProof/>
            <w:webHidden/>
          </w:rPr>
          <w:instrText xml:space="preserve"> PAGEREF _Toc225262662 \h </w:instrText>
        </w:r>
        <w:r>
          <w:rPr>
            <w:noProof/>
            <w:webHidden/>
          </w:rPr>
        </w:r>
        <w:r>
          <w:rPr>
            <w:noProof/>
            <w:webHidden/>
          </w:rPr>
          <w:fldChar w:fldCharType="separate"/>
        </w:r>
        <w:r>
          <w:rPr>
            <w:noProof/>
            <w:webHidden/>
          </w:rPr>
          <w:t>41</w:t>
        </w:r>
        <w:r>
          <w:rPr>
            <w:noProof/>
            <w:webHidden/>
          </w:rPr>
          <w:fldChar w:fldCharType="end"/>
        </w:r>
      </w:hyperlink>
    </w:p>
    <w:p w14:paraId="29B122C9" w14:textId="318C9BF7"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663" w:history="1">
        <w:r w:rsidRPr="007D3A76">
          <w:rPr>
            <w:rStyle w:val="Hyperlink"/>
            <w:noProof/>
          </w:rPr>
          <w:t>8.6</w:t>
        </w:r>
        <w:r>
          <w:rPr>
            <w:rFonts w:asciiTheme="minorHAnsi" w:eastAsiaTheme="minorEastAsia" w:hAnsiTheme="minorHAnsi"/>
            <w:noProof/>
            <w:sz w:val="24"/>
            <w:szCs w:val="24"/>
            <w:lang w:eastAsia="nl-NL"/>
          </w:rPr>
          <w:tab/>
        </w:r>
        <w:r w:rsidRPr="007D3A76">
          <w:rPr>
            <w:rStyle w:val="Hyperlink"/>
            <w:noProof/>
          </w:rPr>
          <w:t>DevSecOps</w:t>
        </w:r>
        <w:r>
          <w:rPr>
            <w:noProof/>
            <w:webHidden/>
          </w:rPr>
          <w:tab/>
        </w:r>
        <w:r>
          <w:rPr>
            <w:noProof/>
            <w:webHidden/>
          </w:rPr>
          <w:fldChar w:fldCharType="begin"/>
        </w:r>
        <w:r>
          <w:rPr>
            <w:noProof/>
            <w:webHidden/>
          </w:rPr>
          <w:instrText xml:space="preserve"> PAGEREF _Toc225262663 \h </w:instrText>
        </w:r>
        <w:r>
          <w:rPr>
            <w:noProof/>
            <w:webHidden/>
          </w:rPr>
        </w:r>
        <w:r>
          <w:rPr>
            <w:noProof/>
            <w:webHidden/>
          </w:rPr>
          <w:fldChar w:fldCharType="separate"/>
        </w:r>
        <w:r>
          <w:rPr>
            <w:noProof/>
            <w:webHidden/>
          </w:rPr>
          <w:t>42</w:t>
        </w:r>
        <w:r>
          <w:rPr>
            <w:noProof/>
            <w:webHidden/>
          </w:rPr>
          <w:fldChar w:fldCharType="end"/>
        </w:r>
      </w:hyperlink>
    </w:p>
    <w:p w14:paraId="0B9037D0" w14:textId="3B842A00"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664" w:history="1">
        <w:r w:rsidRPr="007D3A76">
          <w:rPr>
            <w:rStyle w:val="Hyperlink"/>
            <w:noProof/>
          </w:rPr>
          <w:t>8.6.1</w:t>
        </w:r>
        <w:r>
          <w:rPr>
            <w:rFonts w:asciiTheme="minorHAnsi" w:eastAsiaTheme="minorEastAsia" w:hAnsiTheme="minorHAnsi"/>
            <w:noProof/>
            <w:sz w:val="24"/>
            <w:szCs w:val="24"/>
            <w:lang w:eastAsia="nl-NL"/>
          </w:rPr>
          <w:tab/>
        </w:r>
        <w:r w:rsidRPr="007D3A76">
          <w:rPr>
            <w:rStyle w:val="Hyperlink"/>
            <w:noProof/>
          </w:rPr>
          <w:t>Open source, herkomst en licenties</w:t>
        </w:r>
        <w:r>
          <w:rPr>
            <w:noProof/>
            <w:webHidden/>
          </w:rPr>
          <w:tab/>
        </w:r>
        <w:r>
          <w:rPr>
            <w:noProof/>
            <w:webHidden/>
          </w:rPr>
          <w:fldChar w:fldCharType="begin"/>
        </w:r>
        <w:r>
          <w:rPr>
            <w:noProof/>
            <w:webHidden/>
          </w:rPr>
          <w:instrText xml:space="preserve"> PAGEREF _Toc225262664 \h </w:instrText>
        </w:r>
        <w:r>
          <w:rPr>
            <w:noProof/>
            <w:webHidden/>
          </w:rPr>
        </w:r>
        <w:r>
          <w:rPr>
            <w:noProof/>
            <w:webHidden/>
          </w:rPr>
          <w:fldChar w:fldCharType="separate"/>
        </w:r>
        <w:r>
          <w:rPr>
            <w:noProof/>
            <w:webHidden/>
          </w:rPr>
          <w:t>42</w:t>
        </w:r>
        <w:r>
          <w:rPr>
            <w:noProof/>
            <w:webHidden/>
          </w:rPr>
          <w:fldChar w:fldCharType="end"/>
        </w:r>
      </w:hyperlink>
    </w:p>
    <w:p w14:paraId="36B9E248" w14:textId="78DAEF89"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665" w:history="1">
        <w:r w:rsidRPr="007D3A76">
          <w:rPr>
            <w:rStyle w:val="Hyperlink"/>
            <w:rFonts w:eastAsia="Times New Roman"/>
            <w:noProof/>
            <w:kern w:val="0"/>
            <w:lang w:val="en-US"/>
            <w14:ligatures w14:val="none"/>
          </w:rPr>
          <w:t>8.6.2</w:t>
        </w:r>
        <w:r>
          <w:rPr>
            <w:rFonts w:asciiTheme="minorHAnsi" w:eastAsiaTheme="minorEastAsia" w:hAnsiTheme="minorHAnsi"/>
            <w:noProof/>
            <w:sz w:val="24"/>
            <w:szCs w:val="24"/>
            <w:lang w:eastAsia="nl-NL"/>
          </w:rPr>
          <w:tab/>
        </w:r>
        <w:r w:rsidRPr="007D3A76">
          <w:rPr>
            <w:rStyle w:val="Hyperlink"/>
            <w:rFonts w:eastAsia="Times New Roman"/>
            <w:noProof/>
            <w:lang w:val="en-US"/>
          </w:rPr>
          <w:t>Python dependencies: uv, lockfiles en supply-chain</w:t>
        </w:r>
        <w:r>
          <w:rPr>
            <w:noProof/>
            <w:webHidden/>
          </w:rPr>
          <w:tab/>
        </w:r>
        <w:r>
          <w:rPr>
            <w:noProof/>
            <w:webHidden/>
          </w:rPr>
          <w:fldChar w:fldCharType="begin"/>
        </w:r>
        <w:r>
          <w:rPr>
            <w:noProof/>
            <w:webHidden/>
          </w:rPr>
          <w:instrText xml:space="preserve"> PAGEREF _Toc225262665 \h </w:instrText>
        </w:r>
        <w:r>
          <w:rPr>
            <w:noProof/>
            <w:webHidden/>
          </w:rPr>
        </w:r>
        <w:r>
          <w:rPr>
            <w:noProof/>
            <w:webHidden/>
          </w:rPr>
          <w:fldChar w:fldCharType="separate"/>
        </w:r>
        <w:r>
          <w:rPr>
            <w:noProof/>
            <w:webHidden/>
          </w:rPr>
          <w:t>43</w:t>
        </w:r>
        <w:r>
          <w:rPr>
            <w:noProof/>
            <w:webHidden/>
          </w:rPr>
          <w:fldChar w:fldCharType="end"/>
        </w:r>
      </w:hyperlink>
    </w:p>
    <w:p w14:paraId="142AB515" w14:textId="47279B30"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666" w:history="1">
        <w:r w:rsidRPr="007D3A76">
          <w:rPr>
            <w:rStyle w:val="Hyperlink"/>
            <w:rFonts w:eastAsia="Times New Roman"/>
            <w:noProof/>
            <w:kern w:val="0"/>
            <w:lang w:val="en-US"/>
            <w14:ligatures w14:val="none"/>
          </w:rPr>
          <w:t>8.6.3</w:t>
        </w:r>
        <w:r>
          <w:rPr>
            <w:rFonts w:asciiTheme="minorHAnsi" w:eastAsiaTheme="minorEastAsia" w:hAnsiTheme="minorHAnsi"/>
            <w:noProof/>
            <w:sz w:val="24"/>
            <w:szCs w:val="24"/>
            <w:lang w:eastAsia="nl-NL"/>
          </w:rPr>
          <w:tab/>
        </w:r>
        <w:r w:rsidRPr="007D3A76">
          <w:rPr>
            <w:rStyle w:val="Hyperlink"/>
            <w:rFonts w:eastAsia="Times New Roman"/>
            <w:noProof/>
            <w:lang w:val="en-US"/>
          </w:rPr>
          <w:t>Container security: base images, hardening en scanning</w:t>
        </w:r>
        <w:r>
          <w:rPr>
            <w:noProof/>
            <w:webHidden/>
          </w:rPr>
          <w:tab/>
        </w:r>
        <w:r>
          <w:rPr>
            <w:noProof/>
            <w:webHidden/>
          </w:rPr>
          <w:fldChar w:fldCharType="begin"/>
        </w:r>
        <w:r>
          <w:rPr>
            <w:noProof/>
            <w:webHidden/>
          </w:rPr>
          <w:instrText xml:space="preserve"> PAGEREF _Toc225262666 \h </w:instrText>
        </w:r>
        <w:r>
          <w:rPr>
            <w:noProof/>
            <w:webHidden/>
          </w:rPr>
        </w:r>
        <w:r>
          <w:rPr>
            <w:noProof/>
            <w:webHidden/>
          </w:rPr>
          <w:fldChar w:fldCharType="separate"/>
        </w:r>
        <w:r>
          <w:rPr>
            <w:noProof/>
            <w:webHidden/>
          </w:rPr>
          <w:t>43</w:t>
        </w:r>
        <w:r>
          <w:rPr>
            <w:noProof/>
            <w:webHidden/>
          </w:rPr>
          <w:fldChar w:fldCharType="end"/>
        </w:r>
      </w:hyperlink>
    </w:p>
    <w:p w14:paraId="4571A0B3" w14:textId="2B5E2069"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667" w:history="1">
        <w:r w:rsidRPr="007D3A76">
          <w:rPr>
            <w:rStyle w:val="Hyperlink"/>
            <w:rFonts w:eastAsia="Times New Roman"/>
            <w:noProof/>
            <w:lang w:val="fr-FR"/>
          </w:rPr>
          <w:t>8.6.4</w:t>
        </w:r>
        <w:r>
          <w:rPr>
            <w:rFonts w:asciiTheme="minorHAnsi" w:eastAsiaTheme="minorEastAsia" w:hAnsiTheme="minorHAnsi"/>
            <w:noProof/>
            <w:sz w:val="24"/>
            <w:szCs w:val="24"/>
            <w:lang w:eastAsia="nl-NL"/>
          </w:rPr>
          <w:tab/>
        </w:r>
        <w:r w:rsidRPr="007D3A76">
          <w:rPr>
            <w:rStyle w:val="Hyperlink"/>
            <w:rFonts w:eastAsia="Times New Roman"/>
            <w:noProof/>
            <w:lang w:val="fr-FR"/>
          </w:rPr>
          <w:t>CI/CD: automatische checks en gates</w:t>
        </w:r>
        <w:r>
          <w:rPr>
            <w:noProof/>
            <w:webHidden/>
          </w:rPr>
          <w:tab/>
        </w:r>
        <w:r>
          <w:rPr>
            <w:noProof/>
            <w:webHidden/>
          </w:rPr>
          <w:fldChar w:fldCharType="begin"/>
        </w:r>
        <w:r>
          <w:rPr>
            <w:noProof/>
            <w:webHidden/>
          </w:rPr>
          <w:instrText xml:space="preserve"> PAGEREF _Toc225262667 \h </w:instrText>
        </w:r>
        <w:r>
          <w:rPr>
            <w:noProof/>
            <w:webHidden/>
          </w:rPr>
        </w:r>
        <w:r>
          <w:rPr>
            <w:noProof/>
            <w:webHidden/>
          </w:rPr>
          <w:fldChar w:fldCharType="separate"/>
        </w:r>
        <w:r>
          <w:rPr>
            <w:noProof/>
            <w:webHidden/>
          </w:rPr>
          <w:t>43</w:t>
        </w:r>
        <w:r>
          <w:rPr>
            <w:noProof/>
            <w:webHidden/>
          </w:rPr>
          <w:fldChar w:fldCharType="end"/>
        </w:r>
      </w:hyperlink>
    </w:p>
    <w:p w14:paraId="332EC41A" w14:textId="1990C062"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668" w:history="1">
        <w:r w:rsidRPr="007D3A76">
          <w:rPr>
            <w:rStyle w:val="Hyperlink"/>
            <w:rFonts w:eastAsia="Times New Roman"/>
            <w:noProof/>
            <w:kern w:val="0"/>
            <w14:ligatures w14:val="none"/>
          </w:rPr>
          <w:t>8.6.5</w:t>
        </w:r>
        <w:r>
          <w:rPr>
            <w:rFonts w:asciiTheme="minorHAnsi" w:eastAsiaTheme="minorEastAsia" w:hAnsiTheme="minorHAnsi"/>
            <w:noProof/>
            <w:sz w:val="24"/>
            <w:szCs w:val="24"/>
            <w:lang w:eastAsia="nl-NL"/>
          </w:rPr>
          <w:tab/>
        </w:r>
        <w:r w:rsidRPr="007D3A76">
          <w:rPr>
            <w:rStyle w:val="Hyperlink"/>
            <w:rFonts w:eastAsia="Times New Roman"/>
            <w:noProof/>
          </w:rPr>
          <w:t>CVE-triage en patching</w:t>
        </w:r>
        <w:r>
          <w:rPr>
            <w:noProof/>
            <w:webHidden/>
          </w:rPr>
          <w:tab/>
        </w:r>
        <w:r>
          <w:rPr>
            <w:noProof/>
            <w:webHidden/>
          </w:rPr>
          <w:fldChar w:fldCharType="begin"/>
        </w:r>
        <w:r>
          <w:rPr>
            <w:noProof/>
            <w:webHidden/>
          </w:rPr>
          <w:instrText xml:space="preserve"> PAGEREF _Toc225262668 \h </w:instrText>
        </w:r>
        <w:r>
          <w:rPr>
            <w:noProof/>
            <w:webHidden/>
          </w:rPr>
        </w:r>
        <w:r>
          <w:rPr>
            <w:noProof/>
            <w:webHidden/>
          </w:rPr>
          <w:fldChar w:fldCharType="separate"/>
        </w:r>
        <w:r>
          <w:rPr>
            <w:noProof/>
            <w:webHidden/>
          </w:rPr>
          <w:t>44</w:t>
        </w:r>
        <w:r>
          <w:rPr>
            <w:noProof/>
            <w:webHidden/>
          </w:rPr>
          <w:fldChar w:fldCharType="end"/>
        </w:r>
      </w:hyperlink>
    </w:p>
    <w:p w14:paraId="2425E174" w14:textId="3527076C" w:rsidR="00E5045A" w:rsidRDefault="00E5045A">
      <w:pPr>
        <w:pStyle w:val="Inhopg3"/>
        <w:tabs>
          <w:tab w:val="left" w:pos="1200"/>
          <w:tab w:val="right" w:leader="dot" w:pos="9062"/>
        </w:tabs>
        <w:rPr>
          <w:rFonts w:asciiTheme="minorHAnsi" w:eastAsiaTheme="minorEastAsia" w:hAnsiTheme="minorHAnsi"/>
          <w:noProof/>
          <w:sz w:val="24"/>
          <w:szCs w:val="24"/>
          <w:lang w:eastAsia="nl-NL"/>
        </w:rPr>
      </w:pPr>
      <w:hyperlink w:anchor="_Toc225262669" w:history="1">
        <w:r w:rsidRPr="007D3A76">
          <w:rPr>
            <w:rStyle w:val="Hyperlink"/>
            <w:rFonts w:eastAsia="Times New Roman"/>
            <w:noProof/>
            <w:kern w:val="0"/>
            <w14:ligatures w14:val="none"/>
          </w:rPr>
          <w:t>8.6.6</w:t>
        </w:r>
        <w:r>
          <w:rPr>
            <w:rFonts w:asciiTheme="minorHAnsi" w:eastAsiaTheme="minorEastAsia" w:hAnsiTheme="minorHAnsi"/>
            <w:noProof/>
            <w:sz w:val="24"/>
            <w:szCs w:val="24"/>
            <w:lang w:eastAsia="nl-NL"/>
          </w:rPr>
          <w:tab/>
        </w:r>
        <w:r w:rsidRPr="007D3A76">
          <w:rPr>
            <w:rStyle w:val="Hyperlink"/>
            <w:rFonts w:eastAsia="Times New Roman"/>
            <w:noProof/>
          </w:rPr>
          <w:t>Roadmap (verder versterken DevSecOps)</w:t>
        </w:r>
        <w:r>
          <w:rPr>
            <w:noProof/>
            <w:webHidden/>
          </w:rPr>
          <w:tab/>
        </w:r>
        <w:r>
          <w:rPr>
            <w:noProof/>
            <w:webHidden/>
          </w:rPr>
          <w:fldChar w:fldCharType="begin"/>
        </w:r>
        <w:r>
          <w:rPr>
            <w:noProof/>
            <w:webHidden/>
          </w:rPr>
          <w:instrText xml:space="preserve"> PAGEREF _Toc225262669 \h </w:instrText>
        </w:r>
        <w:r>
          <w:rPr>
            <w:noProof/>
            <w:webHidden/>
          </w:rPr>
        </w:r>
        <w:r>
          <w:rPr>
            <w:noProof/>
            <w:webHidden/>
          </w:rPr>
          <w:fldChar w:fldCharType="separate"/>
        </w:r>
        <w:r>
          <w:rPr>
            <w:noProof/>
            <w:webHidden/>
          </w:rPr>
          <w:t>44</w:t>
        </w:r>
        <w:r>
          <w:rPr>
            <w:noProof/>
            <w:webHidden/>
          </w:rPr>
          <w:fldChar w:fldCharType="end"/>
        </w:r>
      </w:hyperlink>
    </w:p>
    <w:p w14:paraId="5C46E7F8" w14:textId="0637CBCE" w:rsidR="00E5045A" w:rsidRDefault="00E5045A">
      <w:pPr>
        <w:pStyle w:val="Inhopg1"/>
        <w:tabs>
          <w:tab w:val="left" w:pos="720"/>
          <w:tab w:val="right" w:leader="dot" w:pos="9062"/>
        </w:tabs>
        <w:rPr>
          <w:rFonts w:asciiTheme="minorHAnsi" w:eastAsiaTheme="minorEastAsia" w:hAnsiTheme="minorHAnsi"/>
          <w:noProof/>
          <w:sz w:val="24"/>
          <w:szCs w:val="24"/>
          <w:lang w:eastAsia="nl-NL"/>
        </w:rPr>
      </w:pPr>
      <w:hyperlink w:anchor="_Toc225262670" w:history="1">
        <w:r w:rsidRPr="007D3A76">
          <w:rPr>
            <w:rStyle w:val="Hyperlink"/>
            <w:noProof/>
          </w:rPr>
          <w:t>9.</w:t>
        </w:r>
        <w:r>
          <w:rPr>
            <w:rFonts w:asciiTheme="minorHAnsi" w:eastAsiaTheme="minorEastAsia" w:hAnsiTheme="minorHAnsi"/>
            <w:noProof/>
            <w:sz w:val="24"/>
            <w:szCs w:val="24"/>
            <w:lang w:eastAsia="nl-NL"/>
          </w:rPr>
          <w:tab/>
        </w:r>
        <w:r w:rsidRPr="007D3A76">
          <w:rPr>
            <w:rStyle w:val="Hyperlink"/>
            <w:noProof/>
          </w:rPr>
          <w:t>Architectuur beslissingen</w:t>
        </w:r>
        <w:r>
          <w:rPr>
            <w:noProof/>
            <w:webHidden/>
          </w:rPr>
          <w:tab/>
        </w:r>
        <w:r>
          <w:rPr>
            <w:noProof/>
            <w:webHidden/>
          </w:rPr>
          <w:fldChar w:fldCharType="begin"/>
        </w:r>
        <w:r>
          <w:rPr>
            <w:noProof/>
            <w:webHidden/>
          </w:rPr>
          <w:instrText xml:space="preserve"> PAGEREF _Toc225262670 \h </w:instrText>
        </w:r>
        <w:r>
          <w:rPr>
            <w:noProof/>
            <w:webHidden/>
          </w:rPr>
        </w:r>
        <w:r>
          <w:rPr>
            <w:noProof/>
            <w:webHidden/>
          </w:rPr>
          <w:fldChar w:fldCharType="separate"/>
        </w:r>
        <w:r>
          <w:rPr>
            <w:noProof/>
            <w:webHidden/>
          </w:rPr>
          <w:t>45</w:t>
        </w:r>
        <w:r>
          <w:rPr>
            <w:noProof/>
            <w:webHidden/>
          </w:rPr>
          <w:fldChar w:fldCharType="end"/>
        </w:r>
      </w:hyperlink>
    </w:p>
    <w:p w14:paraId="273E0437" w14:textId="7ACD2A25"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671" w:history="1">
        <w:r w:rsidRPr="007D3A76">
          <w:rPr>
            <w:rStyle w:val="Hyperlink"/>
            <w:noProof/>
          </w:rPr>
          <w:t>9.1</w:t>
        </w:r>
        <w:r>
          <w:rPr>
            <w:rFonts w:asciiTheme="minorHAnsi" w:eastAsiaTheme="minorEastAsia" w:hAnsiTheme="minorHAnsi"/>
            <w:noProof/>
            <w:sz w:val="24"/>
            <w:szCs w:val="24"/>
            <w:lang w:eastAsia="nl-NL"/>
          </w:rPr>
          <w:tab/>
        </w:r>
        <w:r w:rsidRPr="007D3A76">
          <w:rPr>
            <w:rStyle w:val="Hyperlink"/>
            <w:noProof/>
          </w:rPr>
          <w:t>ADR-0001 Gebruik arc42 architectuurstandaard</w:t>
        </w:r>
        <w:r>
          <w:rPr>
            <w:noProof/>
            <w:webHidden/>
          </w:rPr>
          <w:tab/>
        </w:r>
        <w:r>
          <w:rPr>
            <w:noProof/>
            <w:webHidden/>
          </w:rPr>
          <w:fldChar w:fldCharType="begin"/>
        </w:r>
        <w:r>
          <w:rPr>
            <w:noProof/>
            <w:webHidden/>
          </w:rPr>
          <w:instrText xml:space="preserve"> PAGEREF _Toc225262671 \h </w:instrText>
        </w:r>
        <w:r>
          <w:rPr>
            <w:noProof/>
            <w:webHidden/>
          </w:rPr>
        </w:r>
        <w:r>
          <w:rPr>
            <w:noProof/>
            <w:webHidden/>
          </w:rPr>
          <w:fldChar w:fldCharType="separate"/>
        </w:r>
        <w:r>
          <w:rPr>
            <w:noProof/>
            <w:webHidden/>
          </w:rPr>
          <w:t>45</w:t>
        </w:r>
        <w:r>
          <w:rPr>
            <w:noProof/>
            <w:webHidden/>
          </w:rPr>
          <w:fldChar w:fldCharType="end"/>
        </w:r>
      </w:hyperlink>
    </w:p>
    <w:p w14:paraId="113473C5" w14:textId="6709EDD0"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672" w:history="1">
        <w:r w:rsidRPr="007D3A76">
          <w:rPr>
            <w:rStyle w:val="Hyperlink"/>
            <w:noProof/>
          </w:rPr>
          <w:t>9.2</w:t>
        </w:r>
        <w:r>
          <w:rPr>
            <w:rFonts w:asciiTheme="minorHAnsi" w:eastAsiaTheme="minorEastAsia" w:hAnsiTheme="minorHAnsi"/>
            <w:noProof/>
            <w:sz w:val="24"/>
            <w:szCs w:val="24"/>
            <w:lang w:eastAsia="nl-NL"/>
          </w:rPr>
          <w:tab/>
        </w:r>
        <w:r w:rsidRPr="007D3A76">
          <w:rPr>
            <w:rStyle w:val="Hyperlink"/>
            <w:noProof/>
          </w:rPr>
          <w:t>ADR-0002 Keuze voor Dagster als procode/highcode ETL-orkestratie</w:t>
        </w:r>
        <w:r>
          <w:rPr>
            <w:noProof/>
            <w:webHidden/>
          </w:rPr>
          <w:tab/>
        </w:r>
        <w:r>
          <w:rPr>
            <w:noProof/>
            <w:webHidden/>
          </w:rPr>
          <w:fldChar w:fldCharType="begin"/>
        </w:r>
        <w:r>
          <w:rPr>
            <w:noProof/>
            <w:webHidden/>
          </w:rPr>
          <w:instrText xml:space="preserve"> PAGEREF _Toc225262672 \h </w:instrText>
        </w:r>
        <w:r>
          <w:rPr>
            <w:noProof/>
            <w:webHidden/>
          </w:rPr>
        </w:r>
        <w:r>
          <w:rPr>
            <w:noProof/>
            <w:webHidden/>
          </w:rPr>
          <w:fldChar w:fldCharType="separate"/>
        </w:r>
        <w:r>
          <w:rPr>
            <w:noProof/>
            <w:webHidden/>
          </w:rPr>
          <w:t>46</w:t>
        </w:r>
        <w:r>
          <w:rPr>
            <w:noProof/>
            <w:webHidden/>
          </w:rPr>
          <w:fldChar w:fldCharType="end"/>
        </w:r>
      </w:hyperlink>
    </w:p>
    <w:p w14:paraId="244A127A" w14:textId="1281F13D"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673" w:history="1">
        <w:r w:rsidRPr="007D3A76">
          <w:rPr>
            <w:rStyle w:val="Hyperlink"/>
            <w:noProof/>
          </w:rPr>
          <w:t>9.3</w:t>
        </w:r>
        <w:r>
          <w:rPr>
            <w:rFonts w:asciiTheme="minorHAnsi" w:eastAsiaTheme="minorEastAsia" w:hAnsiTheme="minorHAnsi"/>
            <w:noProof/>
            <w:sz w:val="24"/>
            <w:szCs w:val="24"/>
            <w:lang w:eastAsia="nl-NL"/>
          </w:rPr>
          <w:tab/>
        </w:r>
        <w:r w:rsidRPr="007D3A76">
          <w:rPr>
            <w:rStyle w:val="Hyperlink"/>
            <w:noProof/>
          </w:rPr>
          <w:t>ADR-0003 Keuze voor Kubernetes als container orkestratie platform</w:t>
        </w:r>
        <w:r>
          <w:rPr>
            <w:noProof/>
            <w:webHidden/>
          </w:rPr>
          <w:tab/>
        </w:r>
        <w:r>
          <w:rPr>
            <w:noProof/>
            <w:webHidden/>
          </w:rPr>
          <w:fldChar w:fldCharType="begin"/>
        </w:r>
        <w:r>
          <w:rPr>
            <w:noProof/>
            <w:webHidden/>
          </w:rPr>
          <w:instrText xml:space="preserve"> PAGEREF _Toc225262673 \h </w:instrText>
        </w:r>
        <w:r>
          <w:rPr>
            <w:noProof/>
            <w:webHidden/>
          </w:rPr>
        </w:r>
        <w:r>
          <w:rPr>
            <w:noProof/>
            <w:webHidden/>
          </w:rPr>
          <w:fldChar w:fldCharType="separate"/>
        </w:r>
        <w:r>
          <w:rPr>
            <w:noProof/>
            <w:webHidden/>
          </w:rPr>
          <w:t>48</w:t>
        </w:r>
        <w:r>
          <w:rPr>
            <w:noProof/>
            <w:webHidden/>
          </w:rPr>
          <w:fldChar w:fldCharType="end"/>
        </w:r>
      </w:hyperlink>
    </w:p>
    <w:p w14:paraId="48B397DB" w14:textId="74FD54E1"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674" w:history="1">
        <w:r w:rsidRPr="007D3A76">
          <w:rPr>
            <w:rStyle w:val="Hyperlink"/>
            <w:rFonts w:eastAsia="Times New Roman"/>
            <w:noProof/>
          </w:rPr>
          <w:t>9.4</w:t>
        </w:r>
        <w:r>
          <w:rPr>
            <w:rFonts w:asciiTheme="minorHAnsi" w:eastAsiaTheme="minorEastAsia" w:hAnsiTheme="minorHAnsi"/>
            <w:noProof/>
            <w:sz w:val="24"/>
            <w:szCs w:val="24"/>
            <w:lang w:eastAsia="nl-NL"/>
          </w:rPr>
          <w:tab/>
        </w:r>
        <w:r w:rsidRPr="007D3A76">
          <w:rPr>
            <w:rStyle w:val="Hyperlink"/>
            <w:rFonts w:eastAsia="Times New Roman"/>
            <w:noProof/>
          </w:rPr>
          <w:t>ADR-0004 Keuze voor Azure DevOps of Github Enterprise</w:t>
        </w:r>
        <w:r>
          <w:rPr>
            <w:noProof/>
            <w:webHidden/>
          </w:rPr>
          <w:tab/>
        </w:r>
        <w:r>
          <w:rPr>
            <w:noProof/>
            <w:webHidden/>
          </w:rPr>
          <w:fldChar w:fldCharType="begin"/>
        </w:r>
        <w:r>
          <w:rPr>
            <w:noProof/>
            <w:webHidden/>
          </w:rPr>
          <w:instrText xml:space="preserve"> PAGEREF _Toc225262674 \h </w:instrText>
        </w:r>
        <w:r>
          <w:rPr>
            <w:noProof/>
            <w:webHidden/>
          </w:rPr>
        </w:r>
        <w:r>
          <w:rPr>
            <w:noProof/>
            <w:webHidden/>
          </w:rPr>
          <w:fldChar w:fldCharType="separate"/>
        </w:r>
        <w:r>
          <w:rPr>
            <w:noProof/>
            <w:webHidden/>
          </w:rPr>
          <w:t>51</w:t>
        </w:r>
        <w:r>
          <w:rPr>
            <w:noProof/>
            <w:webHidden/>
          </w:rPr>
          <w:fldChar w:fldCharType="end"/>
        </w:r>
      </w:hyperlink>
    </w:p>
    <w:p w14:paraId="2CD5759D" w14:textId="7791E60E"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675" w:history="1">
        <w:r w:rsidRPr="007D3A76">
          <w:rPr>
            <w:rStyle w:val="Hyperlink"/>
            <w:noProof/>
          </w:rPr>
          <w:t>9.5</w:t>
        </w:r>
        <w:r>
          <w:rPr>
            <w:rFonts w:asciiTheme="minorHAnsi" w:eastAsiaTheme="minorEastAsia" w:hAnsiTheme="minorHAnsi"/>
            <w:noProof/>
            <w:sz w:val="24"/>
            <w:szCs w:val="24"/>
            <w:lang w:eastAsia="nl-NL"/>
          </w:rPr>
          <w:tab/>
        </w:r>
        <w:r w:rsidRPr="007D3A76">
          <w:rPr>
            <w:rStyle w:val="Hyperlink"/>
            <w:noProof/>
          </w:rPr>
          <w:t>ADR</w:t>
        </w:r>
        <w:r w:rsidRPr="007D3A76">
          <w:rPr>
            <w:rStyle w:val="Hyperlink"/>
            <w:rFonts w:ascii="Cambria Math" w:hAnsi="Cambria Math" w:cs="Cambria Math"/>
            <w:noProof/>
          </w:rPr>
          <w:t>‑</w:t>
        </w:r>
        <w:r w:rsidRPr="007D3A76">
          <w:rPr>
            <w:rStyle w:val="Hyperlink"/>
            <w:noProof/>
          </w:rPr>
          <w:t>0006 Tijdelijk handhaven van LTR mutaties via webportaal op de Zilver zone</w:t>
        </w:r>
        <w:r>
          <w:rPr>
            <w:noProof/>
            <w:webHidden/>
          </w:rPr>
          <w:tab/>
        </w:r>
        <w:r>
          <w:rPr>
            <w:noProof/>
            <w:webHidden/>
          </w:rPr>
          <w:fldChar w:fldCharType="begin"/>
        </w:r>
        <w:r>
          <w:rPr>
            <w:noProof/>
            <w:webHidden/>
          </w:rPr>
          <w:instrText xml:space="preserve"> PAGEREF _Toc225262675 \h </w:instrText>
        </w:r>
        <w:r>
          <w:rPr>
            <w:noProof/>
            <w:webHidden/>
          </w:rPr>
        </w:r>
        <w:r>
          <w:rPr>
            <w:noProof/>
            <w:webHidden/>
          </w:rPr>
          <w:fldChar w:fldCharType="separate"/>
        </w:r>
        <w:r>
          <w:rPr>
            <w:noProof/>
            <w:webHidden/>
          </w:rPr>
          <w:t>52</w:t>
        </w:r>
        <w:r>
          <w:rPr>
            <w:noProof/>
            <w:webHidden/>
          </w:rPr>
          <w:fldChar w:fldCharType="end"/>
        </w:r>
      </w:hyperlink>
    </w:p>
    <w:p w14:paraId="140DE5B3" w14:textId="5D6F4D2E"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677" w:history="1">
        <w:r w:rsidRPr="007D3A76">
          <w:rPr>
            <w:rStyle w:val="Hyperlink"/>
            <w:noProof/>
          </w:rPr>
          <w:t>9.6</w:t>
        </w:r>
        <w:r>
          <w:rPr>
            <w:rFonts w:asciiTheme="minorHAnsi" w:eastAsiaTheme="minorEastAsia" w:hAnsiTheme="minorHAnsi"/>
            <w:noProof/>
            <w:sz w:val="24"/>
            <w:szCs w:val="24"/>
            <w:lang w:eastAsia="nl-NL"/>
          </w:rPr>
          <w:tab/>
        </w:r>
        <w:r w:rsidRPr="007D3A76">
          <w:rPr>
            <w:rStyle w:val="Hyperlink"/>
            <w:noProof/>
          </w:rPr>
          <w:t>ADR-0007 Keuze voor migratiepad naar nieuwe architectuur</w:t>
        </w:r>
        <w:r>
          <w:rPr>
            <w:noProof/>
            <w:webHidden/>
          </w:rPr>
          <w:tab/>
        </w:r>
        <w:r>
          <w:rPr>
            <w:noProof/>
            <w:webHidden/>
          </w:rPr>
          <w:fldChar w:fldCharType="begin"/>
        </w:r>
        <w:r>
          <w:rPr>
            <w:noProof/>
            <w:webHidden/>
          </w:rPr>
          <w:instrText xml:space="preserve"> PAGEREF _Toc225262677 \h </w:instrText>
        </w:r>
        <w:r>
          <w:rPr>
            <w:noProof/>
            <w:webHidden/>
          </w:rPr>
        </w:r>
        <w:r>
          <w:rPr>
            <w:noProof/>
            <w:webHidden/>
          </w:rPr>
          <w:fldChar w:fldCharType="separate"/>
        </w:r>
        <w:r>
          <w:rPr>
            <w:noProof/>
            <w:webHidden/>
          </w:rPr>
          <w:t>53</w:t>
        </w:r>
        <w:r>
          <w:rPr>
            <w:noProof/>
            <w:webHidden/>
          </w:rPr>
          <w:fldChar w:fldCharType="end"/>
        </w:r>
      </w:hyperlink>
    </w:p>
    <w:p w14:paraId="7431B973" w14:textId="5DB26BE1" w:rsidR="00E5045A" w:rsidRDefault="00E5045A">
      <w:pPr>
        <w:pStyle w:val="Inhopg1"/>
        <w:tabs>
          <w:tab w:val="left" w:pos="720"/>
          <w:tab w:val="right" w:leader="dot" w:pos="9062"/>
        </w:tabs>
        <w:rPr>
          <w:rFonts w:asciiTheme="minorHAnsi" w:eastAsiaTheme="minorEastAsia" w:hAnsiTheme="minorHAnsi"/>
          <w:noProof/>
          <w:sz w:val="24"/>
          <w:szCs w:val="24"/>
          <w:lang w:eastAsia="nl-NL"/>
        </w:rPr>
      </w:pPr>
      <w:hyperlink w:anchor="_Toc225262678" w:history="1">
        <w:r w:rsidRPr="007D3A76">
          <w:rPr>
            <w:rStyle w:val="Hyperlink"/>
            <w:noProof/>
          </w:rPr>
          <w:t>10.</w:t>
        </w:r>
        <w:r>
          <w:rPr>
            <w:rFonts w:asciiTheme="minorHAnsi" w:eastAsiaTheme="minorEastAsia" w:hAnsiTheme="minorHAnsi"/>
            <w:noProof/>
            <w:sz w:val="24"/>
            <w:szCs w:val="24"/>
            <w:lang w:eastAsia="nl-NL"/>
          </w:rPr>
          <w:tab/>
        </w:r>
        <w:r w:rsidRPr="007D3A76">
          <w:rPr>
            <w:rStyle w:val="Hyperlink"/>
            <w:noProof/>
          </w:rPr>
          <w:t>Kwaliteitseisen</w:t>
        </w:r>
        <w:r>
          <w:rPr>
            <w:noProof/>
            <w:webHidden/>
          </w:rPr>
          <w:tab/>
        </w:r>
        <w:r>
          <w:rPr>
            <w:noProof/>
            <w:webHidden/>
          </w:rPr>
          <w:fldChar w:fldCharType="begin"/>
        </w:r>
        <w:r>
          <w:rPr>
            <w:noProof/>
            <w:webHidden/>
          </w:rPr>
          <w:instrText xml:space="preserve"> PAGEREF _Toc225262678 \h </w:instrText>
        </w:r>
        <w:r>
          <w:rPr>
            <w:noProof/>
            <w:webHidden/>
          </w:rPr>
        </w:r>
        <w:r>
          <w:rPr>
            <w:noProof/>
            <w:webHidden/>
          </w:rPr>
          <w:fldChar w:fldCharType="separate"/>
        </w:r>
        <w:r>
          <w:rPr>
            <w:noProof/>
            <w:webHidden/>
          </w:rPr>
          <w:t>54</w:t>
        </w:r>
        <w:r>
          <w:rPr>
            <w:noProof/>
            <w:webHidden/>
          </w:rPr>
          <w:fldChar w:fldCharType="end"/>
        </w:r>
      </w:hyperlink>
    </w:p>
    <w:p w14:paraId="32A45E2C" w14:textId="07E45EAF"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679" w:history="1">
        <w:r w:rsidRPr="007D3A76">
          <w:rPr>
            <w:rStyle w:val="Hyperlink"/>
            <w:noProof/>
          </w:rPr>
          <w:t>10.1</w:t>
        </w:r>
        <w:r>
          <w:rPr>
            <w:rFonts w:asciiTheme="minorHAnsi" w:eastAsiaTheme="minorEastAsia" w:hAnsiTheme="minorHAnsi"/>
            <w:noProof/>
            <w:sz w:val="24"/>
            <w:szCs w:val="24"/>
            <w:lang w:eastAsia="nl-NL"/>
          </w:rPr>
          <w:tab/>
        </w:r>
        <w:r w:rsidRPr="007D3A76">
          <w:rPr>
            <w:rStyle w:val="Hyperlink"/>
            <w:noProof/>
          </w:rPr>
          <w:t>Overzicht kwaliteitseisen</w:t>
        </w:r>
        <w:r>
          <w:rPr>
            <w:noProof/>
            <w:webHidden/>
          </w:rPr>
          <w:tab/>
        </w:r>
        <w:r>
          <w:rPr>
            <w:noProof/>
            <w:webHidden/>
          </w:rPr>
          <w:fldChar w:fldCharType="begin"/>
        </w:r>
        <w:r>
          <w:rPr>
            <w:noProof/>
            <w:webHidden/>
          </w:rPr>
          <w:instrText xml:space="preserve"> PAGEREF _Toc225262679 \h </w:instrText>
        </w:r>
        <w:r>
          <w:rPr>
            <w:noProof/>
            <w:webHidden/>
          </w:rPr>
        </w:r>
        <w:r>
          <w:rPr>
            <w:noProof/>
            <w:webHidden/>
          </w:rPr>
          <w:fldChar w:fldCharType="separate"/>
        </w:r>
        <w:r>
          <w:rPr>
            <w:noProof/>
            <w:webHidden/>
          </w:rPr>
          <w:t>54</w:t>
        </w:r>
        <w:r>
          <w:rPr>
            <w:noProof/>
            <w:webHidden/>
          </w:rPr>
          <w:fldChar w:fldCharType="end"/>
        </w:r>
      </w:hyperlink>
    </w:p>
    <w:p w14:paraId="66BD9F50" w14:textId="2FE62AEF" w:rsidR="00E5045A" w:rsidRDefault="00E5045A">
      <w:pPr>
        <w:pStyle w:val="Inhopg3"/>
        <w:tabs>
          <w:tab w:val="left" w:pos="1440"/>
          <w:tab w:val="right" w:leader="dot" w:pos="9062"/>
        </w:tabs>
        <w:rPr>
          <w:rFonts w:asciiTheme="minorHAnsi" w:eastAsiaTheme="minorEastAsia" w:hAnsiTheme="minorHAnsi"/>
          <w:noProof/>
          <w:sz w:val="24"/>
          <w:szCs w:val="24"/>
          <w:lang w:eastAsia="nl-NL"/>
        </w:rPr>
      </w:pPr>
      <w:hyperlink w:anchor="_Toc225262680" w:history="1">
        <w:r w:rsidRPr="007D3A76">
          <w:rPr>
            <w:rStyle w:val="Hyperlink"/>
            <w:noProof/>
          </w:rPr>
          <w:t>10.1.1</w:t>
        </w:r>
        <w:r>
          <w:rPr>
            <w:rFonts w:asciiTheme="minorHAnsi" w:eastAsiaTheme="minorEastAsia" w:hAnsiTheme="minorHAnsi"/>
            <w:noProof/>
            <w:sz w:val="24"/>
            <w:szCs w:val="24"/>
            <w:lang w:eastAsia="nl-NL"/>
          </w:rPr>
          <w:tab/>
        </w:r>
        <w:r w:rsidRPr="007D3A76">
          <w:rPr>
            <w:rStyle w:val="Hyperlink"/>
            <w:noProof/>
          </w:rPr>
          <w:t>Functionele geschiktheid</w:t>
        </w:r>
        <w:r>
          <w:rPr>
            <w:noProof/>
            <w:webHidden/>
          </w:rPr>
          <w:tab/>
        </w:r>
        <w:r>
          <w:rPr>
            <w:noProof/>
            <w:webHidden/>
          </w:rPr>
          <w:fldChar w:fldCharType="begin"/>
        </w:r>
        <w:r>
          <w:rPr>
            <w:noProof/>
            <w:webHidden/>
          </w:rPr>
          <w:instrText xml:space="preserve"> PAGEREF _Toc225262680 \h </w:instrText>
        </w:r>
        <w:r>
          <w:rPr>
            <w:noProof/>
            <w:webHidden/>
          </w:rPr>
        </w:r>
        <w:r>
          <w:rPr>
            <w:noProof/>
            <w:webHidden/>
          </w:rPr>
          <w:fldChar w:fldCharType="separate"/>
        </w:r>
        <w:r>
          <w:rPr>
            <w:noProof/>
            <w:webHidden/>
          </w:rPr>
          <w:t>54</w:t>
        </w:r>
        <w:r>
          <w:rPr>
            <w:noProof/>
            <w:webHidden/>
          </w:rPr>
          <w:fldChar w:fldCharType="end"/>
        </w:r>
      </w:hyperlink>
    </w:p>
    <w:p w14:paraId="1395BE65" w14:textId="13EE65C0" w:rsidR="00E5045A" w:rsidRDefault="00E5045A">
      <w:pPr>
        <w:pStyle w:val="Inhopg3"/>
        <w:tabs>
          <w:tab w:val="left" w:pos="1440"/>
          <w:tab w:val="right" w:leader="dot" w:pos="9062"/>
        </w:tabs>
        <w:rPr>
          <w:rFonts w:asciiTheme="minorHAnsi" w:eastAsiaTheme="minorEastAsia" w:hAnsiTheme="minorHAnsi"/>
          <w:noProof/>
          <w:sz w:val="24"/>
          <w:szCs w:val="24"/>
          <w:lang w:eastAsia="nl-NL"/>
        </w:rPr>
      </w:pPr>
      <w:hyperlink w:anchor="_Toc225262681" w:history="1">
        <w:r w:rsidRPr="007D3A76">
          <w:rPr>
            <w:rStyle w:val="Hyperlink"/>
            <w:noProof/>
          </w:rPr>
          <w:t>10.1.2</w:t>
        </w:r>
        <w:r>
          <w:rPr>
            <w:rFonts w:asciiTheme="minorHAnsi" w:eastAsiaTheme="minorEastAsia" w:hAnsiTheme="minorHAnsi"/>
            <w:noProof/>
            <w:sz w:val="24"/>
            <w:szCs w:val="24"/>
            <w:lang w:eastAsia="nl-NL"/>
          </w:rPr>
          <w:tab/>
        </w:r>
        <w:r w:rsidRPr="007D3A76">
          <w:rPr>
            <w:rStyle w:val="Hyperlink"/>
            <w:noProof/>
          </w:rPr>
          <w:t>Prestatie efficiëntie</w:t>
        </w:r>
        <w:r>
          <w:rPr>
            <w:noProof/>
            <w:webHidden/>
          </w:rPr>
          <w:tab/>
        </w:r>
        <w:r>
          <w:rPr>
            <w:noProof/>
            <w:webHidden/>
          </w:rPr>
          <w:fldChar w:fldCharType="begin"/>
        </w:r>
        <w:r>
          <w:rPr>
            <w:noProof/>
            <w:webHidden/>
          </w:rPr>
          <w:instrText xml:space="preserve"> PAGEREF _Toc225262681 \h </w:instrText>
        </w:r>
        <w:r>
          <w:rPr>
            <w:noProof/>
            <w:webHidden/>
          </w:rPr>
        </w:r>
        <w:r>
          <w:rPr>
            <w:noProof/>
            <w:webHidden/>
          </w:rPr>
          <w:fldChar w:fldCharType="separate"/>
        </w:r>
        <w:r>
          <w:rPr>
            <w:noProof/>
            <w:webHidden/>
          </w:rPr>
          <w:t>54</w:t>
        </w:r>
        <w:r>
          <w:rPr>
            <w:noProof/>
            <w:webHidden/>
          </w:rPr>
          <w:fldChar w:fldCharType="end"/>
        </w:r>
      </w:hyperlink>
    </w:p>
    <w:p w14:paraId="72B5E59B" w14:textId="2641BD8F" w:rsidR="00E5045A" w:rsidRDefault="00E5045A">
      <w:pPr>
        <w:pStyle w:val="Inhopg3"/>
        <w:tabs>
          <w:tab w:val="left" w:pos="1440"/>
          <w:tab w:val="right" w:leader="dot" w:pos="9062"/>
        </w:tabs>
        <w:rPr>
          <w:rFonts w:asciiTheme="minorHAnsi" w:eastAsiaTheme="minorEastAsia" w:hAnsiTheme="minorHAnsi"/>
          <w:noProof/>
          <w:sz w:val="24"/>
          <w:szCs w:val="24"/>
          <w:lang w:eastAsia="nl-NL"/>
        </w:rPr>
      </w:pPr>
      <w:hyperlink w:anchor="_Toc225262682" w:history="1">
        <w:r w:rsidRPr="007D3A76">
          <w:rPr>
            <w:rStyle w:val="Hyperlink"/>
            <w:noProof/>
          </w:rPr>
          <w:t>10.1.3</w:t>
        </w:r>
        <w:r>
          <w:rPr>
            <w:rFonts w:asciiTheme="minorHAnsi" w:eastAsiaTheme="minorEastAsia" w:hAnsiTheme="minorHAnsi"/>
            <w:noProof/>
            <w:sz w:val="24"/>
            <w:szCs w:val="24"/>
            <w:lang w:eastAsia="nl-NL"/>
          </w:rPr>
          <w:tab/>
        </w:r>
        <w:r w:rsidRPr="007D3A76">
          <w:rPr>
            <w:rStyle w:val="Hyperlink"/>
            <w:noProof/>
          </w:rPr>
          <w:t>Compatibiliteit</w:t>
        </w:r>
        <w:r>
          <w:rPr>
            <w:noProof/>
            <w:webHidden/>
          </w:rPr>
          <w:tab/>
        </w:r>
        <w:r>
          <w:rPr>
            <w:noProof/>
            <w:webHidden/>
          </w:rPr>
          <w:fldChar w:fldCharType="begin"/>
        </w:r>
        <w:r>
          <w:rPr>
            <w:noProof/>
            <w:webHidden/>
          </w:rPr>
          <w:instrText xml:space="preserve"> PAGEREF _Toc225262682 \h </w:instrText>
        </w:r>
        <w:r>
          <w:rPr>
            <w:noProof/>
            <w:webHidden/>
          </w:rPr>
        </w:r>
        <w:r>
          <w:rPr>
            <w:noProof/>
            <w:webHidden/>
          </w:rPr>
          <w:fldChar w:fldCharType="separate"/>
        </w:r>
        <w:r>
          <w:rPr>
            <w:noProof/>
            <w:webHidden/>
          </w:rPr>
          <w:t>54</w:t>
        </w:r>
        <w:r>
          <w:rPr>
            <w:noProof/>
            <w:webHidden/>
          </w:rPr>
          <w:fldChar w:fldCharType="end"/>
        </w:r>
      </w:hyperlink>
    </w:p>
    <w:p w14:paraId="47365EFF" w14:textId="1F164C2C" w:rsidR="00E5045A" w:rsidRDefault="00E5045A">
      <w:pPr>
        <w:pStyle w:val="Inhopg3"/>
        <w:tabs>
          <w:tab w:val="left" w:pos="1440"/>
          <w:tab w:val="right" w:leader="dot" w:pos="9062"/>
        </w:tabs>
        <w:rPr>
          <w:rFonts w:asciiTheme="minorHAnsi" w:eastAsiaTheme="minorEastAsia" w:hAnsiTheme="minorHAnsi"/>
          <w:noProof/>
          <w:sz w:val="24"/>
          <w:szCs w:val="24"/>
          <w:lang w:eastAsia="nl-NL"/>
        </w:rPr>
      </w:pPr>
      <w:hyperlink w:anchor="_Toc225262683" w:history="1">
        <w:r w:rsidRPr="007D3A76">
          <w:rPr>
            <w:rStyle w:val="Hyperlink"/>
            <w:noProof/>
          </w:rPr>
          <w:t>10.1.4</w:t>
        </w:r>
        <w:r>
          <w:rPr>
            <w:rFonts w:asciiTheme="minorHAnsi" w:eastAsiaTheme="minorEastAsia" w:hAnsiTheme="minorHAnsi"/>
            <w:noProof/>
            <w:sz w:val="24"/>
            <w:szCs w:val="24"/>
            <w:lang w:eastAsia="nl-NL"/>
          </w:rPr>
          <w:tab/>
        </w:r>
        <w:r w:rsidRPr="007D3A76">
          <w:rPr>
            <w:rStyle w:val="Hyperlink"/>
            <w:noProof/>
          </w:rPr>
          <w:t>Bruikbaarheid/ Interactiecapaciteit</w:t>
        </w:r>
        <w:r>
          <w:rPr>
            <w:noProof/>
            <w:webHidden/>
          </w:rPr>
          <w:tab/>
        </w:r>
        <w:r>
          <w:rPr>
            <w:noProof/>
            <w:webHidden/>
          </w:rPr>
          <w:fldChar w:fldCharType="begin"/>
        </w:r>
        <w:r>
          <w:rPr>
            <w:noProof/>
            <w:webHidden/>
          </w:rPr>
          <w:instrText xml:space="preserve"> PAGEREF _Toc225262683 \h </w:instrText>
        </w:r>
        <w:r>
          <w:rPr>
            <w:noProof/>
            <w:webHidden/>
          </w:rPr>
        </w:r>
        <w:r>
          <w:rPr>
            <w:noProof/>
            <w:webHidden/>
          </w:rPr>
          <w:fldChar w:fldCharType="separate"/>
        </w:r>
        <w:r>
          <w:rPr>
            <w:noProof/>
            <w:webHidden/>
          </w:rPr>
          <w:t>54</w:t>
        </w:r>
        <w:r>
          <w:rPr>
            <w:noProof/>
            <w:webHidden/>
          </w:rPr>
          <w:fldChar w:fldCharType="end"/>
        </w:r>
      </w:hyperlink>
    </w:p>
    <w:p w14:paraId="0BE747DD" w14:textId="6594D559" w:rsidR="00E5045A" w:rsidRDefault="00E5045A">
      <w:pPr>
        <w:pStyle w:val="Inhopg3"/>
        <w:tabs>
          <w:tab w:val="left" w:pos="1440"/>
          <w:tab w:val="right" w:leader="dot" w:pos="9062"/>
        </w:tabs>
        <w:rPr>
          <w:rFonts w:asciiTheme="minorHAnsi" w:eastAsiaTheme="minorEastAsia" w:hAnsiTheme="minorHAnsi"/>
          <w:noProof/>
          <w:sz w:val="24"/>
          <w:szCs w:val="24"/>
          <w:lang w:eastAsia="nl-NL"/>
        </w:rPr>
      </w:pPr>
      <w:hyperlink w:anchor="_Toc225262684" w:history="1">
        <w:r w:rsidRPr="007D3A76">
          <w:rPr>
            <w:rStyle w:val="Hyperlink"/>
            <w:noProof/>
          </w:rPr>
          <w:t>10.1.5</w:t>
        </w:r>
        <w:r>
          <w:rPr>
            <w:rFonts w:asciiTheme="minorHAnsi" w:eastAsiaTheme="minorEastAsia" w:hAnsiTheme="minorHAnsi"/>
            <w:noProof/>
            <w:sz w:val="24"/>
            <w:szCs w:val="24"/>
            <w:lang w:eastAsia="nl-NL"/>
          </w:rPr>
          <w:tab/>
        </w:r>
        <w:r w:rsidRPr="007D3A76">
          <w:rPr>
            <w:rStyle w:val="Hyperlink"/>
            <w:noProof/>
          </w:rPr>
          <w:t>Betrouwbaarheid</w:t>
        </w:r>
        <w:r>
          <w:rPr>
            <w:noProof/>
            <w:webHidden/>
          </w:rPr>
          <w:tab/>
        </w:r>
        <w:r>
          <w:rPr>
            <w:noProof/>
            <w:webHidden/>
          </w:rPr>
          <w:fldChar w:fldCharType="begin"/>
        </w:r>
        <w:r>
          <w:rPr>
            <w:noProof/>
            <w:webHidden/>
          </w:rPr>
          <w:instrText xml:space="preserve"> PAGEREF _Toc225262684 \h </w:instrText>
        </w:r>
        <w:r>
          <w:rPr>
            <w:noProof/>
            <w:webHidden/>
          </w:rPr>
        </w:r>
        <w:r>
          <w:rPr>
            <w:noProof/>
            <w:webHidden/>
          </w:rPr>
          <w:fldChar w:fldCharType="separate"/>
        </w:r>
        <w:r>
          <w:rPr>
            <w:noProof/>
            <w:webHidden/>
          </w:rPr>
          <w:t>55</w:t>
        </w:r>
        <w:r>
          <w:rPr>
            <w:noProof/>
            <w:webHidden/>
          </w:rPr>
          <w:fldChar w:fldCharType="end"/>
        </w:r>
      </w:hyperlink>
    </w:p>
    <w:p w14:paraId="42BC99FD" w14:textId="6A7335DD" w:rsidR="00E5045A" w:rsidRDefault="00E5045A">
      <w:pPr>
        <w:pStyle w:val="Inhopg3"/>
        <w:tabs>
          <w:tab w:val="left" w:pos="1440"/>
          <w:tab w:val="right" w:leader="dot" w:pos="9062"/>
        </w:tabs>
        <w:rPr>
          <w:rFonts w:asciiTheme="minorHAnsi" w:eastAsiaTheme="minorEastAsia" w:hAnsiTheme="minorHAnsi"/>
          <w:noProof/>
          <w:sz w:val="24"/>
          <w:szCs w:val="24"/>
          <w:lang w:eastAsia="nl-NL"/>
        </w:rPr>
      </w:pPr>
      <w:hyperlink w:anchor="_Toc225262685" w:history="1">
        <w:r w:rsidRPr="007D3A76">
          <w:rPr>
            <w:rStyle w:val="Hyperlink"/>
            <w:noProof/>
          </w:rPr>
          <w:t>10.1.6</w:t>
        </w:r>
        <w:r>
          <w:rPr>
            <w:rFonts w:asciiTheme="minorHAnsi" w:eastAsiaTheme="minorEastAsia" w:hAnsiTheme="minorHAnsi"/>
            <w:noProof/>
            <w:sz w:val="24"/>
            <w:szCs w:val="24"/>
            <w:lang w:eastAsia="nl-NL"/>
          </w:rPr>
          <w:tab/>
        </w:r>
        <w:r w:rsidRPr="007D3A76">
          <w:rPr>
            <w:rStyle w:val="Hyperlink"/>
            <w:noProof/>
          </w:rPr>
          <w:t>Beveiliging</w:t>
        </w:r>
        <w:r>
          <w:rPr>
            <w:noProof/>
            <w:webHidden/>
          </w:rPr>
          <w:tab/>
        </w:r>
        <w:r>
          <w:rPr>
            <w:noProof/>
            <w:webHidden/>
          </w:rPr>
          <w:fldChar w:fldCharType="begin"/>
        </w:r>
        <w:r>
          <w:rPr>
            <w:noProof/>
            <w:webHidden/>
          </w:rPr>
          <w:instrText xml:space="preserve"> PAGEREF _Toc225262685 \h </w:instrText>
        </w:r>
        <w:r>
          <w:rPr>
            <w:noProof/>
            <w:webHidden/>
          </w:rPr>
        </w:r>
        <w:r>
          <w:rPr>
            <w:noProof/>
            <w:webHidden/>
          </w:rPr>
          <w:fldChar w:fldCharType="separate"/>
        </w:r>
        <w:r>
          <w:rPr>
            <w:noProof/>
            <w:webHidden/>
          </w:rPr>
          <w:t>55</w:t>
        </w:r>
        <w:r>
          <w:rPr>
            <w:noProof/>
            <w:webHidden/>
          </w:rPr>
          <w:fldChar w:fldCharType="end"/>
        </w:r>
      </w:hyperlink>
    </w:p>
    <w:p w14:paraId="586C5B4C" w14:textId="7C24670B" w:rsidR="00E5045A" w:rsidRDefault="00E5045A">
      <w:pPr>
        <w:pStyle w:val="Inhopg3"/>
        <w:tabs>
          <w:tab w:val="left" w:pos="1440"/>
          <w:tab w:val="right" w:leader="dot" w:pos="9062"/>
        </w:tabs>
        <w:rPr>
          <w:rFonts w:asciiTheme="minorHAnsi" w:eastAsiaTheme="minorEastAsia" w:hAnsiTheme="minorHAnsi"/>
          <w:noProof/>
          <w:sz w:val="24"/>
          <w:szCs w:val="24"/>
          <w:lang w:eastAsia="nl-NL"/>
        </w:rPr>
      </w:pPr>
      <w:hyperlink w:anchor="_Toc225262686" w:history="1">
        <w:r w:rsidRPr="007D3A76">
          <w:rPr>
            <w:rStyle w:val="Hyperlink"/>
            <w:noProof/>
          </w:rPr>
          <w:t>10.1.7</w:t>
        </w:r>
        <w:r>
          <w:rPr>
            <w:rFonts w:asciiTheme="minorHAnsi" w:eastAsiaTheme="minorEastAsia" w:hAnsiTheme="minorHAnsi"/>
            <w:noProof/>
            <w:sz w:val="24"/>
            <w:szCs w:val="24"/>
            <w:lang w:eastAsia="nl-NL"/>
          </w:rPr>
          <w:tab/>
        </w:r>
        <w:r w:rsidRPr="007D3A76">
          <w:rPr>
            <w:rStyle w:val="Hyperlink"/>
            <w:noProof/>
          </w:rPr>
          <w:t>Onderhoudbaarheid</w:t>
        </w:r>
        <w:r>
          <w:rPr>
            <w:noProof/>
            <w:webHidden/>
          </w:rPr>
          <w:tab/>
        </w:r>
        <w:r>
          <w:rPr>
            <w:noProof/>
            <w:webHidden/>
          </w:rPr>
          <w:fldChar w:fldCharType="begin"/>
        </w:r>
        <w:r>
          <w:rPr>
            <w:noProof/>
            <w:webHidden/>
          </w:rPr>
          <w:instrText xml:space="preserve"> PAGEREF _Toc225262686 \h </w:instrText>
        </w:r>
        <w:r>
          <w:rPr>
            <w:noProof/>
            <w:webHidden/>
          </w:rPr>
        </w:r>
        <w:r>
          <w:rPr>
            <w:noProof/>
            <w:webHidden/>
          </w:rPr>
          <w:fldChar w:fldCharType="separate"/>
        </w:r>
        <w:r>
          <w:rPr>
            <w:noProof/>
            <w:webHidden/>
          </w:rPr>
          <w:t>55</w:t>
        </w:r>
        <w:r>
          <w:rPr>
            <w:noProof/>
            <w:webHidden/>
          </w:rPr>
          <w:fldChar w:fldCharType="end"/>
        </w:r>
      </w:hyperlink>
    </w:p>
    <w:p w14:paraId="4FF74B06" w14:textId="4B9C9ADE" w:rsidR="00E5045A" w:rsidRDefault="00E5045A">
      <w:pPr>
        <w:pStyle w:val="Inhopg3"/>
        <w:tabs>
          <w:tab w:val="left" w:pos="1440"/>
          <w:tab w:val="right" w:leader="dot" w:pos="9062"/>
        </w:tabs>
        <w:rPr>
          <w:rFonts w:asciiTheme="minorHAnsi" w:eastAsiaTheme="minorEastAsia" w:hAnsiTheme="minorHAnsi"/>
          <w:noProof/>
          <w:sz w:val="24"/>
          <w:szCs w:val="24"/>
          <w:lang w:eastAsia="nl-NL"/>
        </w:rPr>
      </w:pPr>
      <w:hyperlink w:anchor="_Toc225262687" w:history="1">
        <w:r w:rsidRPr="007D3A76">
          <w:rPr>
            <w:rStyle w:val="Hyperlink"/>
            <w:noProof/>
          </w:rPr>
          <w:t>10.1.8</w:t>
        </w:r>
        <w:r>
          <w:rPr>
            <w:rFonts w:asciiTheme="minorHAnsi" w:eastAsiaTheme="minorEastAsia" w:hAnsiTheme="minorHAnsi"/>
            <w:noProof/>
            <w:sz w:val="24"/>
            <w:szCs w:val="24"/>
            <w:lang w:eastAsia="nl-NL"/>
          </w:rPr>
          <w:tab/>
        </w:r>
        <w:r w:rsidRPr="007D3A76">
          <w:rPr>
            <w:rStyle w:val="Hyperlink"/>
            <w:noProof/>
          </w:rPr>
          <w:t>Flexibiliteit/ Overdraagbaarheid</w:t>
        </w:r>
        <w:r>
          <w:rPr>
            <w:noProof/>
            <w:webHidden/>
          </w:rPr>
          <w:tab/>
        </w:r>
        <w:r>
          <w:rPr>
            <w:noProof/>
            <w:webHidden/>
          </w:rPr>
          <w:fldChar w:fldCharType="begin"/>
        </w:r>
        <w:r>
          <w:rPr>
            <w:noProof/>
            <w:webHidden/>
          </w:rPr>
          <w:instrText xml:space="preserve"> PAGEREF _Toc225262687 \h </w:instrText>
        </w:r>
        <w:r>
          <w:rPr>
            <w:noProof/>
            <w:webHidden/>
          </w:rPr>
        </w:r>
        <w:r>
          <w:rPr>
            <w:noProof/>
            <w:webHidden/>
          </w:rPr>
          <w:fldChar w:fldCharType="separate"/>
        </w:r>
        <w:r>
          <w:rPr>
            <w:noProof/>
            <w:webHidden/>
          </w:rPr>
          <w:t>55</w:t>
        </w:r>
        <w:r>
          <w:rPr>
            <w:noProof/>
            <w:webHidden/>
          </w:rPr>
          <w:fldChar w:fldCharType="end"/>
        </w:r>
      </w:hyperlink>
    </w:p>
    <w:p w14:paraId="5D060BE8" w14:textId="32F3147E" w:rsidR="00E5045A" w:rsidRDefault="00E5045A">
      <w:pPr>
        <w:pStyle w:val="Inhopg3"/>
        <w:tabs>
          <w:tab w:val="left" w:pos="1440"/>
          <w:tab w:val="right" w:leader="dot" w:pos="9062"/>
        </w:tabs>
        <w:rPr>
          <w:rFonts w:asciiTheme="minorHAnsi" w:eastAsiaTheme="minorEastAsia" w:hAnsiTheme="minorHAnsi"/>
          <w:noProof/>
          <w:sz w:val="24"/>
          <w:szCs w:val="24"/>
          <w:lang w:eastAsia="nl-NL"/>
        </w:rPr>
      </w:pPr>
      <w:hyperlink w:anchor="_Toc225262688" w:history="1">
        <w:r w:rsidRPr="007D3A76">
          <w:rPr>
            <w:rStyle w:val="Hyperlink"/>
            <w:noProof/>
          </w:rPr>
          <w:t>10.1.9</w:t>
        </w:r>
        <w:r>
          <w:rPr>
            <w:rFonts w:asciiTheme="minorHAnsi" w:eastAsiaTheme="minorEastAsia" w:hAnsiTheme="minorHAnsi"/>
            <w:noProof/>
            <w:sz w:val="24"/>
            <w:szCs w:val="24"/>
            <w:lang w:eastAsia="nl-NL"/>
          </w:rPr>
          <w:tab/>
        </w:r>
        <w:r w:rsidRPr="007D3A76">
          <w:rPr>
            <w:rStyle w:val="Hyperlink"/>
            <w:noProof/>
          </w:rPr>
          <w:t>Safety</w:t>
        </w:r>
        <w:r>
          <w:rPr>
            <w:noProof/>
            <w:webHidden/>
          </w:rPr>
          <w:tab/>
        </w:r>
        <w:r>
          <w:rPr>
            <w:noProof/>
            <w:webHidden/>
          </w:rPr>
          <w:fldChar w:fldCharType="begin"/>
        </w:r>
        <w:r>
          <w:rPr>
            <w:noProof/>
            <w:webHidden/>
          </w:rPr>
          <w:instrText xml:space="preserve"> PAGEREF _Toc225262688 \h </w:instrText>
        </w:r>
        <w:r>
          <w:rPr>
            <w:noProof/>
            <w:webHidden/>
          </w:rPr>
        </w:r>
        <w:r>
          <w:rPr>
            <w:noProof/>
            <w:webHidden/>
          </w:rPr>
          <w:fldChar w:fldCharType="separate"/>
        </w:r>
        <w:r>
          <w:rPr>
            <w:noProof/>
            <w:webHidden/>
          </w:rPr>
          <w:t>56</w:t>
        </w:r>
        <w:r>
          <w:rPr>
            <w:noProof/>
            <w:webHidden/>
          </w:rPr>
          <w:fldChar w:fldCharType="end"/>
        </w:r>
      </w:hyperlink>
    </w:p>
    <w:p w14:paraId="4C039E3E" w14:textId="0AC78158" w:rsidR="00E5045A" w:rsidRDefault="00E5045A">
      <w:pPr>
        <w:pStyle w:val="Inhopg2"/>
        <w:tabs>
          <w:tab w:val="left" w:pos="960"/>
          <w:tab w:val="right" w:leader="dot" w:pos="9062"/>
        </w:tabs>
        <w:rPr>
          <w:rFonts w:asciiTheme="minorHAnsi" w:eastAsiaTheme="minorEastAsia" w:hAnsiTheme="minorHAnsi"/>
          <w:noProof/>
          <w:sz w:val="24"/>
          <w:szCs w:val="24"/>
          <w:lang w:eastAsia="nl-NL"/>
        </w:rPr>
      </w:pPr>
      <w:hyperlink w:anchor="_Toc225262689" w:history="1">
        <w:r w:rsidRPr="007D3A76">
          <w:rPr>
            <w:rStyle w:val="Hyperlink"/>
            <w:noProof/>
          </w:rPr>
          <w:t>10.2</w:t>
        </w:r>
        <w:r>
          <w:rPr>
            <w:rFonts w:asciiTheme="minorHAnsi" w:eastAsiaTheme="minorEastAsia" w:hAnsiTheme="minorHAnsi"/>
            <w:noProof/>
            <w:sz w:val="24"/>
            <w:szCs w:val="24"/>
            <w:lang w:eastAsia="nl-NL"/>
          </w:rPr>
          <w:tab/>
        </w:r>
        <w:r w:rsidRPr="007D3A76">
          <w:rPr>
            <w:rStyle w:val="Hyperlink"/>
            <w:noProof/>
          </w:rPr>
          <w:t>Kwaliteitsscenario’s</w:t>
        </w:r>
        <w:r>
          <w:rPr>
            <w:noProof/>
            <w:webHidden/>
          </w:rPr>
          <w:tab/>
        </w:r>
        <w:r>
          <w:rPr>
            <w:noProof/>
            <w:webHidden/>
          </w:rPr>
          <w:fldChar w:fldCharType="begin"/>
        </w:r>
        <w:r>
          <w:rPr>
            <w:noProof/>
            <w:webHidden/>
          </w:rPr>
          <w:instrText xml:space="preserve"> PAGEREF _Toc225262689 \h </w:instrText>
        </w:r>
        <w:r>
          <w:rPr>
            <w:noProof/>
            <w:webHidden/>
          </w:rPr>
        </w:r>
        <w:r>
          <w:rPr>
            <w:noProof/>
            <w:webHidden/>
          </w:rPr>
          <w:fldChar w:fldCharType="separate"/>
        </w:r>
        <w:r>
          <w:rPr>
            <w:noProof/>
            <w:webHidden/>
          </w:rPr>
          <w:t>56</w:t>
        </w:r>
        <w:r>
          <w:rPr>
            <w:noProof/>
            <w:webHidden/>
          </w:rPr>
          <w:fldChar w:fldCharType="end"/>
        </w:r>
      </w:hyperlink>
    </w:p>
    <w:p w14:paraId="41DA9DFE" w14:textId="4C85B6A9" w:rsidR="00E5045A" w:rsidRDefault="00E5045A">
      <w:pPr>
        <w:pStyle w:val="Inhopg1"/>
        <w:tabs>
          <w:tab w:val="left" w:pos="720"/>
          <w:tab w:val="right" w:leader="dot" w:pos="9062"/>
        </w:tabs>
        <w:rPr>
          <w:rFonts w:asciiTheme="minorHAnsi" w:eastAsiaTheme="minorEastAsia" w:hAnsiTheme="minorHAnsi"/>
          <w:noProof/>
          <w:sz w:val="24"/>
          <w:szCs w:val="24"/>
          <w:lang w:eastAsia="nl-NL"/>
        </w:rPr>
      </w:pPr>
      <w:hyperlink w:anchor="_Toc225262690" w:history="1">
        <w:r w:rsidRPr="007D3A76">
          <w:rPr>
            <w:rStyle w:val="Hyperlink"/>
            <w:noProof/>
          </w:rPr>
          <w:t>11.</w:t>
        </w:r>
        <w:r>
          <w:rPr>
            <w:rFonts w:asciiTheme="minorHAnsi" w:eastAsiaTheme="minorEastAsia" w:hAnsiTheme="minorHAnsi"/>
            <w:noProof/>
            <w:sz w:val="24"/>
            <w:szCs w:val="24"/>
            <w:lang w:eastAsia="nl-NL"/>
          </w:rPr>
          <w:tab/>
        </w:r>
        <w:r w:rsidRPr="007D3A76">
          <w:rPr>
            <w:rStyle w:val="Hyperlink"/>
            <w:noProof/>
          </w:rPr>
          <w:t>Risico’s en “Technical Debt”</w:t>
        </w:r>
        <w:r>
          <w:rPr>
            <w:noProof/>
            <w:webHidden/>
          </w:rPr>
          <w:tab/>
        </w:r>
        <w:r>
          <w:rPr>
            <w:noProof/>
            <w:webHidden/>
          </w:rPr>
          <w:fldChar w:fldCharType="begin"/>
        </w:r>
        <w:r>
          <w:rPr>
            <w:noProof/>
            <w:webHidden/>
          </w:rPr>
          <w:instrText xml:space="preserve"> PAGEREF _Toc225262690 \h </w:instrText>
        </w:r>
        <w:r>
          <w:rPr>
            <w:noProof/>
            <w:webHidden/>
          </w:rPr>
        </w:r>
        <w:r>
          <w:rPr>
            <w:noProof/>
            <w:webHidden/>
          </w:rPr>
          <w:fldChar w:fldCharType="separate"/>
        </w:r>
        <w:r>
          <w:rPr>
            <w:noProof/>
            <w:webHidden/>
          </w:rPr>
          <w:t>58</w:t>
        </w:r>
        <w:r>
          <w:rPr>
            <w:noProof/>
            <w:webHidden/>
          </w:rPr>
          <w:fldChar w:fldCharType="end"/>
        </w:r>
      </w:hyperlink>
    </w:p>
    <w:p w14:paraId="7AEC0192" w14:textId="3AF8D794" w:rsidR="00E5045A" w:rsidRDefault="00E5045A">
      <w:pPr>
        <w:pStyle w:val="Inhopg1"/>
        <w:tabs>
          <w:tab w:val="left" w:pos="720"/>
          <w:tab w:val="right" w:leader="dot" w:pos="9062"/>
        </w:tabs>
        <w:rPr>
          <w:rFonts w:asciiTheme="minorHAnsi" w:eastAsiaTheme="minorEastAsia" w:hAnsiTheme="minorHAnsi"/>
          <w:noProof/>
          <w:sz w:val="24"/>
          <w:szCs w:val="24"/>
          <w:lang w:eastAsia="nl-NL"/>
        </w:rPr>
      </w:pPr>
      <w:hyperlink w:anchor="_Toc225262691" w:history="1">
        <w:r w:rsidRPr="007D3A76">
          <w:rPr>
            <w:rStyle w:val="Hyperlink"/>
            <w:noProof/>
          </w:rPr>
          <w:t>12.</w:t>
        </w:r>
        <w:r>
          <w:rPr>
            <w:rFonts w:asciiTheme="minorHAnsi" w:eastAsiaTheme="minorEastAsia" w:hAnsiTheme="minorHAnsi"/>
            <w:noProof/>
            <w:sz w:val="24"/>
            <w:szCs w:val="24"/>
            <w:lang w:eastAsia="nl-NL"/>
          </w:rPr>
          <w:tab/>
        </w:r>
        <w:r w:rsidRPr="007D3A76">
          <w:rPr>
            <w:rStyle w:val="Hyperlink"/>
            <w:noProof/>
          </w:rPr>
          <w:t>Woordenlijst</w:t>
        </w:r>
        <w:r>
          <w:rPr>
            <w:noProof/>
            <w:webHidden/>
          </w:rPr>
          <w:tab/>
        </w:r>
        <w:r>
          <w:rPr>
            <w:noProof/>
            <w:webHidden/>
          </w:rPr>
          <w:fldChar w:fldCharType="begin"/>
        </w:r>
        <w:r>
          <w:rPr>
            <w:noProof/>
            <w:webHidden/>
          </w:rPr>
          <w:instrText xml:space="preserve"> PAGEREF _Toc225262691 \h </w:instrText>
        </w:r>
        <w:r>
          <w:rPr>
            <w:noProof/>
            <w:webHidden/>
          </w:rPr>
        </w:r>
        <w:r>
          <w:rPr>
            <w:noProof/>
            <w:webHidden/>
          </w:rPr>
          <w:fldChar w:fldCharType="separate"/>
        </w:r>
        <w:r>
          <w:rPr>
            <w:noProof/>
            <w:webHidden/>
          </w:rPr>
          <w:t>61</w:t>
        </w:r>
        <w:r>
          <w:rPr>
            <w:noProof/>
            <w:webHidden/>
          </w:rPr>
          <w:fldChar w:fldCharType="end"/>
        </w:r>
      </w:hyperlink>
    </w:p>
    <w:p w14:paraId="3428A3D8" w14:textId="4B05383F" w:rsidR="009276E2" w:rsidRPr="00BF5845" w:rsidRDefault="4AF59D40" w:rsidP="00DD3B68">
      <w:pPr>
        <w:pStyle w:val="Inhopg1"/>
        <w:tabs>
          <w:tab w:val="left" w:pos="720"/>
          <w:tab w:val="right" w:leader="dot" w:pos="9060"/>
        </w:tabs>
        <w:rPr>
          <w:rFonts w:eastAsiaTheme="majorEastAsia" w:cstheme="majorBidi"/>
          <w:b/>
          <w:color w:val="3C4491"/>
          <w:sz w:val="32"/>
          <w:szCs w:val="32"/>
        </w:rPr>
      </w:pPr>
      <w:r w:rsidRPr="00BF5845">
        <w:fldChar w:fldCharType="end"/>
      </w:r>
    </w:p>
    <w:p w14:paraId="73940133" w14:textId="77777777" w:rsidR="00DE77B5" w:rsidRDefault="00DE77B5">
      <w:pPr>
        <w:rPr>
          <w:ins w:id="2" w:author="Peter Jansen" w:date="2026-02-24T11:36:00Z" w16du:dateUtc="2026-02-24T10:36:00Z"/>
          <w:rFonts w:eastAsiaTheme="majorEastAsia" w:cstheme="majorBidi"/>
          <w:b/>
          <w:color w:val="3C4491"/>
          <w:sz w:val="32"/>
          <w:szCs w:val="32"/>
        </w:rPr>
      </w:pPr>
      <w:ins w:id="3" w:author="Peter Jansen" w:date="2026-02-24T11:36:00Z" w16du:dateUtc="2026-02-24T10:36:00Z">
        <w:r>
          <w:br w:type="page"/>
        </w:r>
      </w:ins>
    </w:p>
    <w:p w14:paraId="04AFDA3E" w14:textId="0F8EC7CF" w:rsidR="00A64646" w:rsidRPr="00BF5845" w:rsidRDefault="00B67EEF" w:rsidP="00850D11">
      <w:pPr>
        <w:pStyle w:val="Kop1"/>
      </w:pPr>
      <w:bookmarkStart w:id="4" w:name="_Toc225262523"/>
      <w:r w:rsidRPr="00BF5845">
        <w:lastRenderedPageBreak/>
        <w:t>Introductie en Doelen</w:t>
      </w:r>
      <w:bookmarkEnd w:id="4"/>
    </w:p>
    <w:p w14:paraId="741AF2FD" w14:textId="17662FC7" w:rsidR="26F8EC49" w:rsidRPr="00BF5845" w:rsidRDefault="26F8EC49" w:rsidP="26F8EC49"/>
    <w:p w14:paraId="6EF9D45C" w14:textId="344045CD" w:rsidR="26F8EC49" w:rsidRPr="00BF5845" w:rsidRDefault="26F8EC49" w:rsidP="26F8EC49"/>
    <w:p w14:paraId="57EE456C" w14:textId="001B6ECF" w:rsidR="32DFD24B" w:rsidRPr="00BF5845" w:rsidRDefault="0195D465" w:rsidP="26F8EC49">
      <w:pPr>
        <w:pStyle w:val="Kop2"/>
      </w:pPr>
      <w:bookmarkStart w:id="5" w:name="_Toc225262524"/>
      <w:r w:rsidRPr="00BF5845">
        <w:t>Introductie</w:t>
      </w:r>
      <w:bookmarkEnd w:id="5"/>
    </w:p>
    <w:p w14:paraId="2538AAF7" w14:textId="74E6E845" w:rsidR="7F0B33E5" w:rsidRPr="00BF5845" w:rsidRDefault="7F0B33E5" w:rsidP="26F8EC49">
      <w:r w:rsidRPr="00BF5845">
        <w:t xml:space="preserve">Binnen DHD vormt de ETL‑keten een cruciale schakel in het verwerken, verrijken en beschikbaar stellen van data afkomstig uit </w:t>
      </w:r>
      <w:del w:id="6" w:author="Peter Jansen" w:date="2026-02-15T23:01:00Z" w16du:dateUtc="2026-02-15T22:01:00Z">
        <w:r w:rsidRPr="00BF5845" w:rsidDel="002402E3">
          <w:delText>ziekenhuizen en andere bronsystemen</w:delText>
        </w:r>
      </w:del>
      <w:ins w:id="7" w:author="Peter Jansen" w:date="2026-02-15T23:01:00Z" w16du:dateUtc="2026-02-15T22:01:00Z">
        <w:r w:rsidR="002402E3">
          <w:t>zo</w:t>
        </w:r>
      </w:ins>
      <w:ins w:id="8" w:author="Peter Jansen" w:date="2026-02-15T23:02:00Z" w16du:dateUtc="2026-02-15T22:02:00Z">
        <w:r w:rsidR="002402E3">
          <w:t>rginstellingen</w:t>
        </w:r>
      </w:ins>
      <w:r w:rsidRPr="00BF5845">
        <w:t>. De bestaande ETL‑omgevingen</w:t>
      </w:r>
      <w:r w:rsidR="009D50BC" w:rsidRPr="00BF5845">
        <w:t xml:space="preserve">, </w:t>
      </w:r>
      <w:r w:rsidRPr="00BF5845">
        <w:t xml:space="preserve">met name de </w:t>
      </w:r>
      <w:proofErr w:type="spellStart"/>
      <w:r w:rsidRPr="00BF5845">
        <w:t>Datahub</w:t>
      </w:r>
      <w:proofErr w:type="spellEnd"/>
      <w:r w:rsidRPr="00BF5845">
        <w:t xml:space="preserve"> (gebaseerd op </w:t>
      </w:r>
      <w:commentRangeStart w:id="9"/>
      <w:r w:rsidRPr="00BF5845">
        <w:t>Talend</w:t>
      </w:r>
      <w:r w:rsidR="00CE1834">
        <w:t>/SQL</w:t>
      </w:r>
      <w:r w:rsidRPr="00BF5845">
        <w:t xml:space="preserve">) </w:t>
      </w:r>
      <w:commentRangeEnd w:id="9"/>
      <w:r w:rsidR="00CD523A" w:rsidRPr="00BF5845">
        <w:rPr>
          <w:rStyle w:val="Verwijzingopmerking"/>
          <w:sz w:val="22"/>
          <w:szCs w:val="20"/>
        </w:rPr>
        <w:commentReference w:id="9"/>
      </w:r>
      <w:r w:rsidRPr="00BF5845">
        <w:t>en de LBZ‑straat (C#/SQL)</w:t>
      </w:r>
      <w:r w:rsidR="009D50BC" w:rsidRPr="00BF5845">
        <w:t>,</w:t>
      </w:r>
      <w:r w:rsidR="487E5B91" w:rsidRPr="00BF5845">
        <w:t xml:space="preserve"> </w:t>
      </w:r>
      <w:r w:rsidRPr="00BF5845">
        <w:t>vertonen uiteenlopende technische en operationele knelpunten. Uit interne analyses blijkt dat deze omgevingen onvoldoende schaalbaar zijn, gevoelig zijn voor performanceproblemen en sterk leunen op specialistische kennis die beperkt beschikbaar is binnen de organisatie</w:t>
      </w:r>
    </w:p>
    <w:p w14:paraId="0223A85C" w14:textId="1FDD8DBF" w:rsidR="26F8EC49" w:rsidRPr="00BF5845" w:rsidRDefault="26F8EC49" w:rsidP="26F8EC49"/>
    <w:p w14:paraId="3ECD9B57" w14:textId="3A6C9936" w:rsidR="7F65BC46" w:rsidRPr="00BF5845" w:rsidRDefault="7F65BC46" w:rsidP="26F8EC49">
      <w:r w:rsidRPr="00BF5845">
        <w:t>De voornaamste doelen van deze architectuur zijn:</w:t>
      </w:r>
    </w:p>
    <w:p w14:paraId="3AEC248D" w14:textId="53E144C4" w:rsidR="7F65BC46" w:rsidRPr="00BF5845" w:rsidRDefault="7F65BC46" w:rsidP="004D21E0">
      <w:pPr>
        <w:pStyle w:val="Lijstalinea"/>
        <w:numPr>
          <w:ilvl w:val="0"/>
          <w:numId w:val="6"/>
        </w:numPr>
      </w:pPr>
      <w:r w:rsidRPr="00BF5845">
        <w:t>Standaardiseren van de fundamenten van alle ETL‑straten door adoptie van een modulaire, herbruikbare en uniforme architectuur.</w:t>
      </w:r>
    </w:p>
    <w:p w14:paraId="7188BC44" w14:textId="1309FD60" w:rsidR="165447A1" w:rsidRPr="00BF5845" w:rsidRDefault="165447A1" w:rsidP="004D21E0">
      <w:pPr>
        <w:pStyle w:val="Lijstalinea"/>
        <w:numPr>
          <w:ilvl w:val="0"/>
          <w:numId w:val="6"/>
        </w:numPr>
      </w:pPr>
      <w:r w:rsidRPr="00BF5845">
        <w:t>Technische vernieuwing met v</w:t>
      </w:r>
      <w:r w:rsidR="7F65BC46" w:rsidRPr="00BF5845">
        <w:t xml:space="preserve">ermindering van </w:t>
      </w:r>
      <w:proofErr w:type="spellStart"/>
      <w:r w:rsidR="7F65BC46" w:rsidRPr="00BF5845">
        <w:t>vendor</w:t>
      </w:r>
      <w:proofErr w:type="spellEnd"/>
      <w:r w:rsidR="7F65BC46" w:rsidRPr="00BF5845">
        <w:t xml:space="preserve"> </w:t>
      </w:r>
      <w:proofErr w:type="spellStart"/>
      <w:r w:rsidR="7F65BC46" w:rsidRPr="00BF5845">
        <w:t>lock</w:t>
      </w:r>
      <w:proofErr w:type="spellEnd"/>
      <w:r w:rsidR="7F65BC46" w:rsidRPr="00BF5845">
        <w:t xml:space="preserve">‑in en brede inzetbaarheid van </w:t>
      </w:r>
      <w:r w:rsidR="6B806D83" w:rsidRPr="00BF5845">
        <w:t>(highcode/</w:t>
      </w:r>
      <w:proofErr w:type="spellStart"/>
      <w:r w:rsidR="6B806D83" w:rsidRPr="00BF5845">
        <w:t>procode</w:t>
      </w:r>
      <w:proofErr w:type="spellEnd"/>
      <w:r w:rsidR="6B806D83" w:rsidRPr="00BF5845">
        <w:t xml:space="preserve">) </w:t>
      </w:r>
      <w:r w:rsidR="7F65BC46" w:rsidRPr="00BF5845">
        <w:t>ontwikkeltools</w:t>
      </w:r>
      <w:r w:rsidR="0F315528" w:rsidRPr="00BF5845">
        <w:t xml:space="preserve"> als belangrijk</w:t>
      </w:r>
      <w:r w:rsidR="579BA2CB" w:rsidRPr="00BF5845">
        <w:t>ste drivers.</w:t>
      </w:r>
    </w:p>
    <w:p w14:paraId="04AF52D6" w14:textId="7DBE0D35" w:rsidR="00E2773D" w:rsidRPr="00BF5845" w:rsidRDefault="00E2773D" w:rsidP="00E2773D"/>
    <w:p w14:paraId="2AD54A7A" w14:textId="0B4DB697" w:rsidR="009B34C4" w:rsidRPr="00BF5845" w:rsidRDefault="00B67EEF">
      <w:pPr>
        <w:pStyle w:val="Kop2"/>
      </w:pPr>
      <w:bookmarkStart w:id="10" w:name="_Toc225262525"/>
      <w:proofErr w:type="spellStart"/>
      <w:r w:rsidRPr="00BF5845">
        <w:t>Requirements</w:t>
      </w:r>
      <w:r w:rsidR="0056626D" w:rsidRPr="00BF5845">
        <w:t>o</w:t>
      </w:r>
      <w:r w:rsidRPr="00BF5845">
        <w:t>verzicht</w:t>
      </w:r>
      <w:bookmarkEnd w:id="10"/>
      <w:proofErr w:type="spellEnd"/>
    </w:p>
    <w:p w14:paraId="505612BE" w14:textId="7EB748A2" w:rsidR="1BBD379B" w:rsidRPr="00BF5845" w:rsidRDefault="1BBD379B" w:rsidP="26F8EC49">
      <w:r w:rsidRPr="00BF5845">
        <w:t xml:space="preserve">De belangrijkste </w:t>
      </w:r>
      <w:r w:rsidR="0056626D" w:rsidRPr="00BF5845">
        <w:t>eisen</w:t>
      </w:r>
      <w:r w:rsidRPr="00BF5845">
        <w:t xml:space="preserve"> voor deze architectuur zijn:</w:t>
      </w:r>
    </w:p>
    <w:p w14:paraId="338CB53A" w14:textId="6262A27B" w:rsidR="6F8B4B6C" w:rsidRPr="00BF5845" w:rsidRDefault="6F8B4B6C" w:rsidP="004D21E0">
      <w:pPr>
        <w:pStyle w:val="Lijstalinea"/>
        <w:numPr>
          <w:ilvl w:val="0"/>
          <w:numId w:val="5"/>
        </w:numPr>
      </w:pPr>
      <w:r w:rsidRPr="00BF5845">
        <w:t>Ondersteuning van meerdere ETL‑scenario’s en datastromen binnen één uniforme architectuur.</w:t>
      </w:r>
    </w:p>
    <w:p w14:paraId="3EBB09AD" w14:textId="397DB649" w:rsidR="6F8B4B6C" w:rsidRPr="00BF5845" w:rsidRDefault="6F8B4B6C" w:rsidP="004D21E0">
      <w:pPr>
        <w:pStyle w:val="Lijstalinea"/>
        <w:numPr>
          <w:ilvl w:val="0"/>
          <w:numId w:val="5"/>
        </w:numPr>
      </w:pPr>
      <w:r w:rsidRPr="00BF5845">
        <w:t xml:space="preserve">Gebruik van open‑source </w:t>
      </w:r>
      <w:proofErr w:type="spellStart"/>
      <w:r w:rsidRPr="00BF5845">
        <w:t>tooling</w:t>
      </w:r>
      <w:proofErr w:type="spellEnd"/>
      <w:r w:rsidRPr="00BF5845">
        <w:t xml:space="preserve"> en moderne </w:t>
      </w:r>
      <w:proofErr w:type="spellStart"/>
      <w:r w:rsidRPr="00BF5845">
        <w:t>cloud</w:t>
      </w:r>
      <w:proofErr w:type="spellEnd"/>
      <w:r w:rsidRPr="00BF5845">
        <w:t xml:space="preserve">‑technologie ter voorkoming van </w:t>
      </w:r>
      <w:proofErr w:type="spellStart"/>
      <w:r w:rsidRPr="00BF5845">
        <w:t>vendor</w:t>
      </w:r>
      <w:proofErr w:type="spellEnd"/>
      <w:r w:rsidRPr="00BF5845">
        <w:t xml:space="preserve"> </w:t>
      </w:r>
      <w:proofErr w:type="spellStart"/>
      <w:r w:rsidRPr="00BF5845">
        <w:t>lock</w:t>
      </w:r>
      <w:proofErr w:type="spellEnd"/>
      <w:r w:rsidRPr="00BF5845">
        <w:t>‑in.</w:t>
      </w:r>
    </w:p>
    <w:p w14:paraId="4EE5E6FB" w14:textId="307B0DEB" w:rsidR="6F8B4B6C" w:rsidRPr="00BF5845" w:rsidRDefault="6F8B4B6C" w:rsidP="004D21E0">
      <w:pPr>
        <w:pStyle w:val="Lijstalinea"/>
        <w:numPr>
          <w:ilvl w:val="0"/>
          <w:numId w:val="5"/>
        </w:numPr>
      </w:pPr>
      <w:r w:rsidRPr="00BF5845">
        <w:t>Inzet van een modulaire architectuur voor opslag, transformatie en levering</w:t>
      </w:r>
      <w:r w:rsidR="4AEF3AD7" w:rsidRPr="00BF5845">
        <w:t>, die aansluit bij moderne best-</w:t>
      </w:r>
      <w:proofErr w:type="spellStart"/>
      <w:r w:rsidR="4AEF3AD7" w:rsidRPr="00BF5845">
        <w:t>practices</w:t>
      </w:r>
      <w:proofErr w:type="spellEnd"/>
      <w:r w:rsidR="4AEF3AD7" w:rsidRPr="00BF5845">
        <w:t>.</w:t>
      </w:r>
    </w:p>
    <w:p w14:paraId="6069510D" w14:textId="4490ED13" w:rsidR="008F6097" w:rsidRPr="00BF5845" w:rsidDel="00237C15" w:rsidRDefault="008F6097" w:rsidP="004D21E0">
      <w:pPr>
        <w:pStyle w:val="Lijstalinea"/>
        <w:numPr>
          <w:ilvl w:val="0"/>
          <w:numId w:val="5"/>
        </w:numPr>
        <w:rPr>
          <w:del w:id="11" w:author="Peter Jansen" w:date="2026-03-05T11:21:00Z" w16du:dateUtc="2026-03-05T10:21:00Z"/>
        </w:rPr>
      </w:pPr>
      <w:del w:id="12" w:author="Peter Jansen" w:date="2026-03-05T11:21:00Z" w16du:dateUtc="2026-03-05T10:21:00Z">
        <w:r w:rsidDel="00237C15">
          <w:delText xml:space="preserve">Snel aanpasbaar en </w:delText>
        </w:r>
        <w:r w:rsidR="00C249B3" w:rsidDel="00237C15">
          <w:delText>uit te breiden</w:delText>
        </w:r>
        <w:r w:rsidDel="00237C15">
          <w:delText xml:space="preserve"> voor </w:delText>
        </w:r>
        <w:r w:rsidR="006810E7" w:rsidDel="00237C15">
          <w:delText>nieuwe of gewijzigde data aanleveringen.</w:delText>
        </w:r>
      </w:del>
    </w:p>
    <w:p w14:paraId="09173CCE" w14:textId="444550CA" w:rsidR="1F2E3ED7" w:rsidRPr="00BF5845" w:rsidRDefault="1F2E3ED7" w:rsidP="004D21E0">
      <w:pPr>
        <w:pStyle w:val="Lijstalinea"/>
        <w:numPr>
          <w:ilvl w:val="0"/>
          <w:numId w:val="5"/>
        </w:numPr>
        <w:rPr>
          <w:del w:id="13" w:author="Peter Jansen" w:date="2026-02-10T14:57:00Z" w16du:dateUtc="2026-02-10T13:57:00Z"/>
        </w:rPr>
      </w:pPr>
      <w:del w:id="14" w:author="Peter Jansen" w:date="2026-02-10T14:57:00Z" w16du:dateUtc="2026-02-10T13:57:00Z">
        <w:r w:rsidRPr="00BF5845">
          <w:delText>Metadata gedreven verwerking.</w:delText>
        </w:r>
      </w:del>
    </w:p>
    <w:p w14:paraId="1C302BA9" w14:textId="65BB680F" w:rsidR="26F8EC49" w:rsidRPr="00BF5845" w:rsidRDefault="26F8EC49" w:rsidP="26F8EC49"/>
    <w:p w14:paraId="53275299" w14:textId="0D09918D" w:rsidR="00A64646" w:rsidRPr="00BF5845" w:rsidRDefault="01885BD5">
      <w:pPr>
        <w:pStyle w:val="Kop2"/>
      </w:pPr>
      <w:bookmarkStart w:id="15" w:name="_Toc225262526"/>
      <w:r w:rsidRPr="00BF5845">
        <w:t>Kwaliteit</w:t>
      </w:r>
      <w:r w:rsidR="0BCAB67E" w:rsidRPr="00BF5845">
        <w:t>sd</w:t>
      </w:r>
      <w:r w:rsidRPr="00BF5845">
        <w:t>oelen</w:t>
      </w:r>
      <w:bookmarkEnd w:id="15"/>
    </w:p>
    <w:p w14:paraId="7390D9D8" w14:textId="6924FA87" w:rsidR="000F6E2A" w:rsidRDefault="00DD42BE" w:rsidP="004532F4">
      <w:r>
        <w:t>De ETL-straat:</w:t>
      </w:r>
    </w:p>
    <w:p w14:paraId="7ED2EE87" w14:textId="4D8C8962" w:rsidR="0088210E" w:rsidRDefault="00DD42BE" w:rsidP="006A2072">
      <w:pPr>
        <w:pStyle w:val="Lijstalinea"/>
        <w:numPr>
          <w:ilvl w:val="0"/>
          <w:numId w:val="111"/>
        </w:numPr>
      </w:pPr>
      <w:commentRangeStart w:id="16"/>
      <w:r>
        <w:t>Heeft uitstekende autorisatie en authenticatie</w:t>
      </w:r>
      <w:commentRangeEnd w:id="16"/>
      <w:r w:rsidR="003C1A72">
        <w:rPr>
          <w:rStyle w:val="Verwijzingopmerking"/>
          <w:sz w:val="22"/>
          <w:szCs w:val="20"/>
        </w:rPr>
        <w:commentReference w:id="16"/>
      </w:r>
      <w:r w:rsidR="00242814">
        <w:t xml:space="preserve">, </w:t>
      </w:r>
      <w:r w:rsidR="006A2072">
        <w:t>i</w:t>
      </w:r>
      <w:r w:rsidR="0088210E">
        <w:t xml:space="preserve">nterne medewerkers hebben toegang </w:t>
      </w:r>
      <w:r w:rsidR="00837325">
        <w:t>o.b.v.</w:t>
      </w:r>
      <w:r w:rsidR="0088210E">
        <w:t xml:space="preserve"> </w:t>
      </w:r>
      <w:proofErr w:type="spellStart"/>
      <w:r w:rsidR="0088210E">
        <w:t>need-to-know</w:t>
      </w:r>
      <w:proofErr w:type="spellEnd"/>
    </w:p>
    <w:p w14:paraId="6EE14B29" w14:textId="17388C60" w:rsidR="00DD42BE" w:rsidRDefault="00DD42BE" w:rsidP="00DD42BE">
      <w:pPr>
        <w:pStyle w:val="Lijstalinea"/>
        <w:numPr>
          <w:ilvl w:val="0"/>
          <w:numId w:val="111"/>
        </w:numPr>
      </w:pPr>
      <w:r>
        <w:t>Heeft een hoge beschikbaarhei</w:t>
      </w:r>
      <w:r w:rsidR="00360132">
        <w:t>d</w:t>
      </w:r>
      <w:r w:rsidR="004B13AF">
        <w:t xml:space="preserve">, zodat </w:t>
      </w:r>
      <w:r w:rsidR="006D6966">
        <w:t xml:space="preserve">aanleverende partijen niet worden gehinderd in </w:t>
      </w:r>
      <w:r w:rsidR="00541A2F">
        <w:t xml:space="preserve">het halen van </w:t>
      </w:r>
      <w:r w:rsidR="006D6966">
        <w:t xml:space="preserve">hun </w:t>
      </w:r>
      <w:r w:rsidR="00541A2F">
        <w:t>aanlever</w:t>
      </w:r>
      <w:r w:rsidR="006D6966">
        <w:t xml:space="preserve">deadlines </w:t>
      </w:r>
      <w:r w:rsidR="009D2A1B">
        <w:t xml:space="preserve">(i.e. in bepaalde periodes is maximaal een half uur downtijd </w:t>
      </w:r>
      <w:r w:rsidR="00384654">
        <w:t>tussen werkuren</w:t>
      </w:r>
      <w:r w:rsidR="00702EAB">
        <w:t xml:space="preserve"> </w:t>
      </w:r>
      <w:r w:rsidR="009D2A1B">
        <w:t>gewenst)</w:t>
      </w:r>
    </w:p>
    <w:p w14:paraId="3EBFA061" w14:textId="74908197" w:rsidR="00242814" w:rsidRDefault="00DD42BE" w:rsidP="00DD42BE">
      <w:pPr>
        <w:pStyle w:val="Lijstalinea"/>
        <w:numPr>
          <w:ilvl w:val="0"/>
          <w:numId w:val="111"/>
        </w:numPr>
      </w:pPr>
      <w:commentRangeStart w:id="17"/>
      <w:r>
        <w:t>Is gemakkelijk te monitoren</w:t>
      </w:r>
      <w:r w:rsidR="000834B5">
        <w:t xml:space="preserve"> en heeft</w:t>
      </w:r>
      <w:r w:rsidR="00242814">
        <w:t xml:space="preserve"> snelle en volledige </w:t>
      </w:r>
      <w:proofErr w:type="spellStart"/>
      <w:r w:rsidR="00242814">
        <w:t>logging</w:t>
      </w:r>
      <w:proofErr w:type="spellEnd"/>
      <w:r w:rsidR="00AD171D">
        <w:t>.</w:t>
      </w:r>
      <w:commentRangeEnd w:id="17"/>
      <w:r w:rsidR="00242814">
        <w:rPr>
          <w:rStyle w:val="Verwijzingopmerking"/>
          <w:sz w:val="22"/>
          <w:szCs w:val="20"/>
        </w:rPr>
        <w:commentReference w:id="17"/>
      </w:r>
    </w:p>
    <w:p w14:paraId="5E7E3698" w14:textId="530C4D1A" w:rsidR="00242814" w:rsidRDefault="00242814" w:rsidP="00DD42BE">
      <w:pPr>
        <w:pStyle w:val="Lijstalinea"/>
        <w:numPr>
          <w:ilvl w:val="0"/>
          <w:numId w:val="111"/>
        </w:numPr>
      </w:pPr>
      <w:r>
        <w:t>Is gemakkelijk te onderhouden</w:t>
      </w:r>
      <w:r w:rsidR="00197E24">
        <w:t xml:space="preserve"> zonder dat de klant hier veel hinder van ondervindt</w:t>
      </w:r>
      <w:r w:rsidR="00BC3C2A">
        <w:t xml:space="preserve">, zodat zo min mogelijk </w:t>
      </w:r>
      <w:proofErr w:type="spellStart"/>
      <w:r w:rsidR="00BC3C2A">
        <w:t>technical</w:t>
      </w:r>
      <w:proofErr w:type="spellEnd"/>
      <w:r w:rsidR="00BC3C2A">
        <w:t xml:space="preserve"> </w:t>
      </w:r>
      <w:proofErr w:type="spellStart"/>
      <w:r w:rsidR="00BC3C2A">
        <w:t>debt</w:t>
      </w:r>
      <w:proofErr w:type="spellEnd"/>
      <w:r w:rsidR="00BC3C2A">
        <w:t xml:space="preserve"> ontstaat</w:t>
      </w:r>
      <w:r w:rsidR="00AD171D">
        <w:t>.</w:t>
      </w:r>
    </w:p>
    <w:p w14:paraId="6B2DC9FD" w14:textId="77777777" w:rsidR="00242814" w:rsidRDefault="00242814" w:rsidP="00242814">
      <w:pPr>
        <w:pStyle w:val="Lijstalinea"/>
        <w:numPr>
          <w:ilvl w:val="0"/>
          <w:numId w:val="111"/>
        </w:numPr>
      </w:pPr>
      <w:r>
        <w:t>Heeft goede h</w:t>
      </w:r>
      <w:r w:rsidRPr="00D92C6C">
        <w:t>erstartbaarheid: ETL-jobs moeten opnieuw gestart kunnen worden vanaf een checkpoint zonder dataverlies.</w:t>
      </w:r>
    </w:p>
    <w:p w14:paraId="7DF25701" w14:textId="53F9639D" w:rsidR="00042F61" w:rsidRDefault="00042F61" w:rsidP="00242814">
      <w:pPr>
        <w:pStyle w:val="Lijstalinea"/>
        <w:numPr>
          <w:ilvl w:val="0"/>
          <w:numId w:val="111"/>
        </w:numPr>
      </w:pPr>
      <w:r w:rsidRPr="00042F61">
        <w:t xml:space="preserve">De releaseprocedure moet herstelbaar </w:t>
      </w:r>
      <w:r w:rsidR="001818F0">
        <w:t>zijn om verstoringen te minimaliseren</w:t>
      </w:r>
      <w:r w:rsidRPr="00042F61">
        <w:t>.</w:t>
      </w:r>
    </w:p>
    <w:p w14:paraId="2FE312ED" w14:textId="77777777" w:rsidR="00242814" w:rsidRDefault="00242814" w:rsidP="00242814">
      <w:pPr>
        <w:pStyle w:val="Lijstalinea"/>
        <w:numPr>
          <w:ilvl w:val="0"/>
          <w:numId w:val="111"/>
        </w:numPr>
      </w:pPr>
      <w:r>
        <w:t>Is een oplossing die goed in de markt ligt en eenvoudig te begrijpen is, zodat de werving van nieuw personeel zo laagdrempelig mogelijk is en</w:t>
      </w:r>
      <w:commentRangeStart w:id="18"/>
      <w:r>
        <w:t xml:space="preserve"> tijdelijk personeel inzetbaar is zonder lange inwerktermijn.  </w:t>
      </w:r>
      <w:commentRangeEnd w:id="18"/>
      <w:r>
        <w:rPr>
          <w:rStyle w:val="Verwijzingopmerking"/>
          <w:sz w:val="22"/>
          <w:szCs w:val="20"/>
        </w:rPr>
        <w:commentReference w:id="18"/>
      </w:r>
    </w:p>
    <w:p w14:paraId="4A60B6B9" w14:textId="18E59CE3" w:rsidR="00242814" w:rsidRDefault="008B5C3B" w:rsidP="00DD42BE">
      <w:pPr>
        <w:pStyle w:val="Lijstalinea"/>
        <w:numPr>
          <w:ilvl w:val="0"/>
          <w:numId w:val="111"/>
        </w:numPr>
      </w:pPr>
      <w:r>
        <w:t>Heeft een goede performance en is goed schaalbaar voor grote</w:t>
      </w:r>
      <w:ins w:id="19" w:author="Petra Geels" w:date="2026-02-26T13:58:00Z" w16du:dateUtc="2026-02-26T12:58:00Z">
        <w:r>
          <w:t xml:space="preserve"> </w:t>
        </w:r>
        <w:r w:rsidR="0093088D">
          <w:t>hoeveelheden bestanden en grote</w:t>
        </w:r>
      </w:ins>
      <w:r>
        <w:t xml:space="preserve"> bestanden met veel </w:t>
      </w:r>
      <w:proofErr w:type="spellStart"/>
      <w:r>
        <w:t>validaties</w:t>
      </w:r>
      <w:proofErr w:type="spellEnd"/>
      <w:r w:rsidR="00AD171D">
        <w:t>.</w:t>
      </w:r>
    </w:p>
    <w:p w14:paraId="0892106B" w14:textId="57DE2355" w:rsidR="00242814" w:rsidRPr="00BF5845" w:rsidRDefault="00B2756A" w:rsidP="00242814">
      <w:pPr>
        <w:pStyle w:val="Lijstalinea"/>
        <w:numPr>
          <w:ilvl w:val="0"/>
          <w:numId w:val="111"/>
        </w:numPr>
      </w:pPr>
      <w:r>
        <w:lastRenderedPageBreak/>
        <w:t>Is s</w:t>
      </w:r>
      <w:commentRangeStart w:id="20"/>
      <w:r w:rsidR="00242814">
        <w:t>nel aanpasbaar en uit te breiden voor nieuwe of gewijzigde data aanleveringen</w:t>
      </w:r>
      <w:commentRangeEnd w:id="20"/>
      <w:r w:rsidR="00242814">
        <w:rPr>
          <w:rStyle w:val="Verwijzingopmerking"/>
          <w:sz w:val="22"/>
          <w:szCs w:val="20"/>
        </w:rPr>
        <w:commentReference w:id="20"/>
      </w:r>
      <w:r w:rsidR="00AD171D">
        <w:t>.</w:t>
      </w:r>
    </w:p>
    <w:p w14:paraId="6C07C0CB" w14:textId="77777777" w:rsidR="00242814" w:rsidRDefault="00242814" w:rsidP="00B2756A"/>
    <w:p w14:paraId="2F97CDDC" w14:textId="77777777" w:rsidR="000F6E2A" w:rsidRDefault="000F6E2A" w:rsidP="004532F4"/>
    <w:p w14:paraId="2CC9E7DD" w14:textId="137FF99E" w:rsidR="0011297D" w:rsidDel="006D6045" w:rsidRDefault="0011297D" w:rsidP="004532F4">
      <w:pPr>
        <w:rPr>
          <w:del w:id="21" w:author="Peter Jansen" w:date="2026-03-05T11:23:00Z" w16du:dateUtc="2026-03-05T10:23:00Z"/>
        </w:rPr>
      </w:pPr>
      <w:commentRangeStart w:id="22"/>
      <w:commentRangeStart w:id="23"/>
      <w:del w:id="24" w:author="Peter Jansen" w:date="2026-03-05T11:23:00Z" w16du:dateUtc="2026-03-05T10:23:00Z">
        <w:r w:rsidDel="006D6045">
          <w:delText>De ETL</w:delText>
        </w:r>
        <w:r w:rsidR="005A3666" w:rsidDel="006D6045">
          <w:delText>-Straat</w:delText>
        </w:r>
        <w:r w:rsidDel="006D6045">
          <w:delText xml:space="preserve"> </w:delText>
        </w:r>
        <w:bookmarkStart w:id="25" w:name="_Toc223618648"/>
        <w:bookmarkStart w:id="26" w:name="_Toc223618807"/>
        <w:bookmarkStart w:id="27" w:name="_Toc224034754"/>
        <w:bookmarkStart w:id="28" w:name="_Toc224549364"/>
        <w:bookmarkStart w:id="29" w:name="_Toc224810082"/>
        <w:bookmarkStart w:id="30" w:name="_Toc224832461"/>
        <w:bookmarkStart w:id="31" w:name="_Toc225262527"/>
        <w:bookmarkEnd w:id="25"/>
        <w:bookmarkEnd w:id="26"/>
        <w:bookmarkEnd w:id="27"/>
        <w:bookmarkEnd w:id="28"/>
        <w:bookmarkEnd w:id="29"/>
        <w:bookmarkEnd w:id="30"/>
        <w:bookmarkEnd w:id="31"/>
      </w:del>
    </w:p>
    <w:p w14:paraId="44E6A7B5" w14:textId="4A75438D" w:rsidR="00C92D58" w:rsidDel="006D6045" w:rsidRDefault="0025062A" w:rsidP="00CD523A">
      <w:pPr>
        <w:pStyle w:val="Lijstalinea"/>
        <w:numPr>
          <w:ilvl w:val="0"/>
          <w:numId w:val="64"/>
        </w:numPr>
        <w:rPr>
          <w:del w:id="32" w:author="Peter Jansen" w:date="2026-03-05T11:23:00Z" w16du:dateUtc="2026-03-05T10:23:00Z"/>
        </w:rPr>
      </w:pPr>
      <w:commentRangeStart w:id="33"/>
      <w:commentRangeStart w:id="34"/>
      <w:commentRangeStart w:id="35"/>
      <w:del w:id="36" w:author="Peter Jansen" w:date="2026-03-05T11:23:00Z" w16du:dateUtc="2026-03-05T10:23:00Z">
        <w:r w:rsidDel="006D6045">
          <w:delText>Heeft u</w:delText>
        </w:r>
        <w:r w:rsidR="00C92D58" w:rsidDel="006D6045">
          <w:delText>itstekende a</w:delText>
        </w:r>
        <w:r w:rsidR="006B22A6" w:rsidRPr="006B22A6" w:rsidDel="006D6045">
          <w:delText xml:space="preserve">utorisatie en authenticatie: </w:delText>
        </w:r>
        <w:bookmarkStart w:id="37" w:name="_Toc223618649"/>
        <w:bookmarkStart w:id="38" w:name="_Toc223618808"/>
        <w:bookmarkStart w:id="39" w:name="_Toc224034755"/>
        <w:bookmarkStart w:id="40" w:name="_Toc224549365"/>
        <w:bookmarkStart w:id="41" w:name="_Toc224810083"/>
        <w:bookmarkStart w:id="42" w:name="_Toc224832462"/>
        <w:bookmarkStart w:id="43" w:name="_Toc225262528"/>
        <w:bookmarkEnd w:id="37"/>
        <w:bookmarkEnd w:id="38"/>
        <w:bookmarkEnd w:id="39"/>
        <w:bookmarkEnd w:id="40"/>
        <w:bookmarkEnd w:id="41"/>
        <w:bookmarkEnd w:id="42"/>
        <w:bookmarkEnd w:id="43"/>
      </w:del>
    </w:p>
    <w:p w14:paraId="07C1EF56" w14:textId="68C3391B" w:rsidR="006B22A6" w:rsidDel="006D6045" w:rsidRDefault="006B22A6" w:rsidP="00C92D58">
      <w:pPr>
        <w:pStyle w:val="Lijstalinea"/>
        <w:numPr>
          <w:ilvl w:val="1"/>
          <w:numId w:val="64"/>
        </w:numPr>
        <w:rPr>
          <w:del w:id="44" w:author="Peter Jansen" w:date="2026-03-05T11:23:00Z" w16du:dateUtc="2026-03-05T10:23:00Z"/>
        </w:rPr>
      </w:pPr>
      <w:del w:id="45" w:author="Peter Jansen" w:date="2026-03-05T11:23:00Z" w16du:dateUtc="2026-03-05T10:23:00Z">
        <w:r w:rsidRPr="006B22A6" w:rsidDel="006D6045">
          <w:delText xml:space="preserve">Alleen geautoriseerde </w:delText>
        </w:r>
        <w:r w:rsidR="00C92D58" w:rsidDel="006D6045">
          <w:delText>ontwikkelaars</w:delText>
        </w:r>
        <w:r w:rsidRPr="006B22A6" w:rsidDel="006D6045">
          <w:delText xml:space="preserve"> kunnen ETL-</w:delText>
        </w:r>
        <w:r w:rsidR="00C92D58" w:rsidDel="006D6045">
          <w:delText>code</w:delText>
        </w:r>
        <w:r w:rsidRPr="006B22A6" w:rsidDel="006D6045">
          <w:delText xml:space="preserve"> aanpassen of uitvoeren</w:delText>
        </w:r>
        <w:bookmarkStart w:id="46" w:name="_Toc223618650"/>
        <w:bookmarkStart w:id="47" w:name="_Toc223618809"/>
        <w:bookmarkStart w:id="48" w:name="_Toc224034756"/>
        <w:bookmarkStart w:id="49" w:name="_Toc224549366"/>
        <w:bookmarkStart w:id="50" w:name="_Toc224810084"/>
        <w:bookmarkStart w:id="51" w:name="_Toc224832463"/>
        <w:bookmarkStart w:id="52" w:name="_Toc225262529"/>
        <w:bookmarkEnd w:id="46"/>
        <w:bookmarkEnd w:id="47"/>
        <w:bookmarkEnd w:id="48"/>
        <w:bookmarkEnd w:id="49"/>
        <w:bookmarkEnd w:id="50"/>
        <w:bookmarkEnd w:id="51"/>
        <w:bookmarkEnd w:id="52"/>
      </w:del>
    </w:p>
    <w:p w14:paraId="0D90B6DF" w14:textId="40D07AF0" w:rsidR="000C429A" w:rsidDel="006D6045" w:rsidRDefault="000C429A" w:rsidP="00C92D58">
      <w:pPr>
        <w:pStyle w:val="Lijstalinea"/>
        <w:numPr>
          <w:ilvl w:val="1"/>
          <w:numId w:val="64"/>
        </w:numPr>
        <w:rPr>
          <w:del w:id="53" w:author="Peter Jansen" w:date="2026-03-05T11:23:00Z" w16du:dateUtc="2026-03-05T10:23:00Z"/>
        </w:rPr>
      </w:pPr>
      <w:del w:id="54" w:author="Peter Jansen" w:date="2026-03-05T11:23:00Z" w16du:dateUtc="2026-03-05T10:23:00Z">
        <w:r w:rsidDel="006D6045">
          <w:delText>Alleen geautoriseerde DHD-ers kunnen data aanpassen (hoort dit bij ETL?)</w:delText>
        </w:r>
        <w:bookmarkStart w:id="55" w:name="_Toc223618651"/>
        <w:bookmarkStart w:id="56" w:name="_Toc223618810"/>
        <w:bookmarkStart w:id="57" w:name="_Toc224034757"/>
        <w:bookmarkStart w:id="58" w:name="_Toc224549367"/>
        <w:bookmarkStart w:id="59" w:name="_Toc224810085"/>
        <w:bookmarkStart w:id="60" w:name="_Toc224832464"/>
        <w:bookmarkStart w:id="61" w:name="_Toc225262530"/>
        <w:bookmarkEnd w:id="55"/>
        <w:bookmarkEnd w:id="56"/>
        <w:bookmarkEnd w:id="57"/>
        <w:bookmarkEnd w:id="58"/>
        <w:bookmarkEnd w:id="59"/>
        <w:bookmarkEnd w:id="60"/>
        <w:bookmarkEnd w:id="61"/>
      </w:del>
    </w:p>
    <w:p w14:paraId="73B885BA" w14:textId="790F6FED" w:rsidR="006B22A6" w:rsidDel="006D6045" w:rsidRDefault="006B22A6" w:rsidP="00C92D58">
      <w:pPr>
        <w:pStyle w:val="Lijstalinea"/>
        <w:numPr>
          <w:ilvl w:val="1"/>
          <w:numId w:val="64"/>
        </w:numPr>
        <w:rPr>
          <w:del w:id="62" w:author="Peter Jansen" w:date="2026-03-05T11:23:00Z" w16du:dateUtc="2026-03-05T10:23:00Z"/>
        </w:rPr>
      </w:pPr>
      <w:del w:id="63" w:author="Peter Jansen" w:date="2026-03-05T11:23:00Z" w16du:dateUtc="2026-03-05T10:23:00Z">
        <w:r w:rsidDel="006D6045">
          <w:delText xml:space="preserve">Alleen </w:delText>
        </w:r>
        <w:r w:rsidR="00C92D58" w:rsidDel="006D6045">
          <w:delText xml:space="preserve">gemachtigde gebruikers kunnen data aanleveren voor </w:delText>
        </w:r>
        <w:r w:rsidR="00BD2E72" w:rsidDel="006D6045">
          <w:delText xml:space="preserve">de specifieke registratie en </w:delText>
        </w:r>
        <w:r w:rsidR="00573770" w:rsidDel="006D6045">
          <w:delText>instelling</w:delText>
        </w:r>
      </w:del>
      <w:ins w:id="64" w:author="Petra Geels" w:date="2026-02-16T16:49:00Z" w16du:dateUtc="2026-02-16T15:49:00Z">
        <w:del w:id="65" w:author="Peter Jansen" w:date="2026-03-05T11:23:00Z" w16du:dateUtc="2026-03-05T10:23:00Z">
          <w:r w:rsidR="00F35B88" w:rsidDel="006D6045">
            <w:delText xml:space="preserve"> (aanlevermodule)</w:delText>
          </w:r>
        </w:del>
      </w:ins>
      <w:bookmarkStart w:id="66" w:name="_Toc223618652"/>
      <w:bookmarkStart w:id="67" w:name="_Toc223618811"/>
      <w:bookmarkStart w:id="68" w:name="_Toc224034758"/>
      <w:bookmarkStart w:id="69" w:name="_Toc224549368"/>
      <w:bookmarkStart w:id="70" w:name="_Toc224810086"/>
      <w:bookmarkStart w:id="71" w:name="_Toc224832465"/>
      <w:bookmarkStart w:id="72" w:name="_Toc225262531"/>
      <w:bookmarkEnd w:id="66"/>
      <w:bookmarkEnd w:id="67"/>
      <w:bookmarkEnd w:id="68"/>
      <w:bookmarkEnd w:id="69"/>
      <w:bookmarkEnd w:id="70"/>
      <w:bookmarkEnd w:id="71"/>
      <w:bookmarkEnd w:id="72"/>
      <w:commentRangeEnd w:id="33"/>
      <w:del w:id="73" w:author="Peter Jansen" w:date="2026-03-05T11:23:00Z" w16du:dateUtc="2026-03-05T10:23:00Z">
        <w:r w:rsidDel="006D6045">
          <w:rPr>
            <w:rStyle w:val="Verwijzingopmerking"/>
            <w:sz w:val="22"/>
            <w:szCs w:val="20"/>
          </w:rPr>
          <w:commentReference w:id="33"/>
        </w:r>
        <w:commentRangeEnd w:id="34"/>
        <w:r w:rsidDel="006D6045">
          <w:rPr>
            <w:rStyle w:val="Verwijzingopmerking"/>
            <w:sz w:val="22"/>
            <w:szCs w:val="20"/>
          </w:rPr>
          <w:commentReference w:id="34"/>
        </w:r>
        <w:commentRangeEnd w:id="35"/>
        <w:r w:rsidDel="006D6045">
          <w:rPr>
            <w:rStyle w:val="Verwijzingopmerking"/>
            <w:sz w:val="22"/>
            <w:szCs w:val="20"/>
          </w:rPr>
          <w:commentReference w:id="35"/>
        </w:r>
      </w:del>
    </w:p>
    <w:p w14:paraId="12405296" w14:textId="324E320E" w:rsidR="007046D6" w:rsidRPr="00BF5845" w:rsidDel="006D6045" w:rsidRDefault="001C3CB0" w:rsidP="00CD523A">
      <w:pPr>
        <w:pStyle w:val="Lijstalinea"/>
        <w:numPr>
          <w:ilvl w:val="0"/>
          <w:numId w:val="64"/>
        </w:numPr>
        <w:rPr>
          <w:del w:id="74" w:author="Peter Jansen" w:date="2026-03-05T11:23:00Z" w16du:dateUtc="2026-03-05T10:23:00Z"/>
        </w:rPr>
      </w:pPr>
      <w:commentRangeStart w:id="75"/>
      <w:commentRangeStart w:id="76"/>
      <w:del w:id="77" w:author="Peter Jansen" w:date="2026-03-05T11:23:00Z" w16du:dateUtc="2026-03-05T10:23:00Z">
        <w:r w:rsidDel="006D6045">
          <w:delText>H</w:delText>
        </w:r>
        <w:r w:rsidR="0025062A" w:rsidDel="006D6045">
          <w:delText>eeft een h</w:delText>
        </w:r>
        <w:r w:rsidDel="006D6045">
          <w:delText>oge beschikbaarheid:</w:delText>
        </w:r>
        <w:r w:rsidR="00C82738" w:rsidDel="006D6045">
          <w:delText xml:space="preserve"> na vastlopen van de ETL/een bestand is de straat weer </w:delText>
        </w:r>
        <w:r w:rsidR="00C715B8" w:rsidDel="006D6045">
          <w:delText>up-and-running na max 30</w:delText>
        </w:r>
        <w:r w:rsidR="002303FD" w:rsidDel="006D6045">
          <w:delText>/60</w:delText>
        </w:r>
        <w:r w:rsidR="00C715B8" w:rsidDel="006D6045">
          <w:delText xml:space="preserve">??? </w:delText>
        </w:r>
        <w:r w:rsidR="009A0055" w:rsidDel="006D6045">
          <w:delText>M</w:delText>
        </w:r>
        <w:r w:rsidR="00C715B8" w:rsidDel="006D6045">
          <w:delText>inuten</w:delText>
        </w:r>
        <w:bookmarkStart w:id="78" w:name="_Toc223618653"/>
        <w:bookmarkStart w:id="79" w:name="_Toc223618812"/>
        <w:bookmarkStart w:id="80" w:name="_Toc224034759"/>
        <w:bookmarkStart w:id="81" w:name="_Toc224549369"/>
        <w:bookmarkStart w:id="82" w:name="_Toc224810087"/>
        <w:bookmarkStart w:id="83" w:name="_Toc224832466"/>
        <w:bookmarkStart w:id="84" w:name="_Toc225262532"/>
        <w:bookmarkEnd w:id="78"/>
        <w:bookmarkEnd w:id="79"/>
        <w:bookmarkEnd w:id="80"/>
        <w:bookmarkEnd w:id="81"/>
        <w:bookmarkEnd w:id="82"/>
        <w:bookmarkEnd w:id="83"/>
        <w:bookmarkEnd w:id="84"/>
        <w:commentRangeEnd w:id="75"/>
        <w:r w:rsidRPr="00BF5845" w:rsidDel="006D6045">
          <w:rPr>
            <w:rStyle w:val="Verwijzingopmerking"/>
            <w:sz w:val="22"/>
            <w:szCs w:val="20"/>
          </w:rPr>
          <w:commentReference w:id="75"/>
        </w:r>
        <w:commentRangeEnd w:id="76"/>
        <w:r w:rsidRPr="00BF5845" w:rsidDel="006D6045">
          <w:rPr>
            <w:rStyle w:val="Verwijzingopmerking"/>
            <w:sz w:val="22"/>
            <w:szCs w:val="20"/>
          </w:rPr>
          <w:commentReference w:id="76"/>
        </w:r>
      </w:del>
    </w:p>
    <w:p w14:paraId="065C1C02" w14:textId="3A30B246" w:rsidR="009A0055" w:rsidDel="006D6045" w:rsidRDefault="0025062A" w:rsidP="00CD523A">
      <w:pPr>
        <w:pStyle w:val="Lijstalinea"/>
        <w:numPr>
          <w:ilvl w:val="0"/>
          <w:numId w:val="64"/>
        </w:numPr>
        <w:rPr>
          <w:del w:id="85" w:author="Peter Jansen" w:date="2026-03-05T11:23:00Z" w16du:dateUtc="2026-03-05T10:23:00Z"/>
        </w:rPr>
      </w:pPr>
      <w:del w:id="86" w:author="Peter Jansen" w:date="2026-03-05T11:23:00Z" w16du:dateUtc="2026-03-05T10:23:00Z">
        <w:r w:rsidDel="006D6045">
          <w:delText>Is g</w:delText>
        </w:r>
        <w:r w:rsidR="0069627B" w:rsidDel="006D6045">
          <w:delText>oed te monitoren</w:delText>
        </w:r>
        <w:r w:rsidR="00C0259F" w:rsidDel="006D6045">
          <w:delText xml:space="preserve">, </w:delText>
        </w:r>
        <w:r w:rsidR="00BA72A9" w:rsidDel="006D6045">
          <w:delText>eventue</w:delText>
        </w:r>
        <w:r w:rsidR="00162D90" w:rsidDel="006D6045">
          <w:delText>el vastlopen of andere errors zijn binnen 1?? Minuut bij een DHD-er die hier actie op kan nemen</w:delText>
        </w:r>
        <w:bookmarkStart w:id="87" w:name="_Toc223618654"/>
        <w:bookmarkStart w:id="88" w:name="_Toc223618813"/>
        <w:bookmarkStart w:id="89" w:name="_Toc224034760"/>
        <w:bookmarkStart w:id="90" w:name="_Toc224549370"/>
        <w:bookmarkStart w:id="91" w:name="_Toc224810088"/>
        <w:bookmarkStart w:id="92" w:name="_Toc224832467"/>
        <w:bookmarkStart w:id="93" w:name="_Toc225262533"/>
        <w:bookmarkEnd w:id="87"/>
        <w:bookmarkEnd w:id="88"/>
        <w:bookmarkEnd w:id="89"/>
        <w:bookmarkEnd w:id="90"/>
        <w:bookmarkEnd w:id="91"/>
        <w:bookmarkEnd w:id="92"/>
        <w:bookmarkEnd w:id="93"/>
      </w:del>
    </w:p>
    <w:p w14:paraId="096B1D4D" w14:textId="74C42959" w:rsidR="00FF5FD4" w:rsidDel="006D6045" w:rsidRDefault="0025062A" w:rsidP="00CD523A">
      <w:pPr>
        <w:pStyle w:val="Lijstalinea"/>
        <w:numPr>
          <w:ilvl w:val="0"/>
          <w:numId w:val="64"/>
        </w:numPr>
        <w:rPr>
          <w:del w:id="94" w:author="Peter Jansen" w:date="2026-03-05T11:23:00Z" w16du:dateUtc="2026-03-05T10:23:00Z"/>
        </w:rPr>
      </w:pPr>
      <w:del w:id="95" w:author="Peter Jansen" w:date="2026-03-05T11:23:00Z" w16du:dateUtc="2026-03-05T10:23:00Z">
        <w:r w:rsidDel="006D6045">
          <w:delText>Heeft s</w:delText>
        </w:r>
        <w:r w:rsidR="00FE3EF6" w:rsidDel="006D6045">
          <w:delText xml:space="preserve">nelle en </w:delText>
        </w:r>
        <w:r w:rsidR="006362A1" w:rsidDel="006D6045">
          <w:delText>volledige</w:delText>
        </w:r>
        <w:r w:rsidR="00FE3EF6" w:rsidDel="006D6045">
          <w:delText xml:space="preserve"> </w:delText>
        </w:r>
        <w:commentRangeStart w:id="96"/>
        <w:commentRangeStart w:id="97"/>
        <w:r w:rsidR="00FE3EF6" w:rsidDel="006D6045">
          <w:delText>l</w:delText>
        </w:r>
        <w:r w:rsidR="00A80007" w:rsidDel="006D6045">
          <w:delText>ogging over het proces en over inhoudelijke validaties</w:delText>
        </w:r>
        <w:commentRangeEnd w:id="96"/>
        <w:r w:rsidR="00142465" w:rsidDel="006D6045">
          <w:rPr>
            <w:rStyle w:val="Verwijzingopmerking"/>
            <w:sz w:val="22"/>
            <w:szCs w:val="20"/>
          </w:rPr>
          <w:commentReference w:id="96"/>
        </w:r>
        <w:commentRangeEnd w:id="97"/>
        <w:r w:rsidDel="006D6045">
          <w:rPr>
            <w:rStyle w:val="Verwijzingopmerking"/>
            <w:sz w:val="22"/>
            <w:szCs w:val="20"/>
          </w:rPr>
          <w:commentReference w:id="97"/>
        </w:r>
        <w:r w:rsidR="00FE3EF6" w:rsidDel="006D6045">
          <w:delText>.</w:delText>
        </w:r>
        <w:bookmarkStart w:id="98" w:name="_Toc223618655"/>
        <w:bookmarkStart w:id="99" w:name="_Toc223618814"/>
        <w:bookmarkStart w:id="100" w:name="_Toc224034761"/>
        <w:bookmarkStart w:id="101" w:name="_Toc224549371"/>
        <w:bookmarkStart w:id="102" w:name="_Toc224810089"/>
        <w:bookmarkStart w:id="103" w:name="_Toc224832468"/>
        <w:bookmarkStart w:id="104" w:name="_Toc225262534"/>
        <w:bookmarkEnd w:id="98"/>
        <w:bookmarkEnd w:id="99"/>
        <w:bookmarkEnd w:id="100"/>
        <w:bookmarkEnd w:id="101"/>
        <w:bookmarkEnd w:id="102"/>
        <w:bookmarkEnd w:id="103"/>
        <w:bookmarkEnd w:id="104"/>
      </w:del>
    </w:p>
    <w:p w14:paraId="089D5DE8" w14:textId="18D39E43" w:rsidR="00A80007" w:rsidDel="006D6045" w:rsidRDefault="00FE3EF6" w:rsidP="00FF5FD4">
      <w:pPr>
        <w:pStyle w:val="Lijstalinea"/>
        <w:numPr>
          <w:ilvl w:val="1"/>
          <w:numId w:val="64"/>
        </w:numPr>
        <w:rPr>
          <w:del w:id="105" w:author="Peter Jansen" w:date="2026-03-05T11:23:00Z" w16du:dateUtc="2026-03-05T10:23:00Z"/>
        </w:rPr>
      </w:pPr>
      <w:del w:id="106" w:author="Peter Jansen" w:date="2026-03-05T11:23:00Z" w16du:dateUtc="2026-03-05T10:23:00Z">
        <w:r w:rsidDel="006D6045">
          <w:delText>Te</w:delText>
        </w:r>
        <w:r w:rsidR="00A80007" w:rsidDel="006D6045">
          <w:delText xml:space="preserve">rugkoppeling aan de klant is </w:delText>
        </w:r>
        <w:r w:rsidDel="006D6045">
          <w:delText>binnen …?</w:delText>
        </w:r>
        <w:bookmarkStart w:id="107" w:name="_Toc223618656"/>
        <w:bookmarkStart w:id="108" w:name="_Toc223618815"/>
        <w:bookmarkStart w:id="109" w:name="_Toc224034762"/>
        <w:bookmarkStart w:id="110" w:name="_Toc224549372"/>
        <w:bookmarkStart w:id="111" w:name="_Toc224810090"/>
        <w:bookmarkStart w:id="112" w:name="_Toc224832469"/>
        <w:bookmarkStart w:id="113" w:name="_Toc225262535"/>
        <w:bookmarkEnd w:id="107"/>
        <w:bookmarkEnd w:id="108"/>
        <w:bookmarkEnd w:id="109"/>
        <w:bookmarkEnd w:id="110"/>
        <w:bookmarkEnd w:id="111"/>
        <w:bookmarkEnd w:id="112"/>
        <w:bookmarkEnd w:id="113"/>
      </w:del>
    </w:p>
    <w:p w14:paraId="2865FC7C" w14:textId="1447FA38" w:rsidR="00FF5FD4" w:rsidDel="006D6045" w:rsidRDefault="0059692A" w:rsidP="00FF5FD4">
      <w:pPr>
        <w:pStyle w:val="Lijstalinea"/>
        <w:numPr>
          <w:ilvl w:val="1"/>
          <w:numId w:val="64"/>
        </w:numPr>
        <w:rPr>
          <w:del w:id="114" w:author="Peter Jansen" w:date="2026-03-05T11:23:00Z" w16du:dateUtc="2026-03-05T10:23:00Z"/>
        </w:rPr>
      </w:pPr>
      <w:commentRangeStart w:id="115"/>
      <w:del w:id="116" w:author="Peter Jansen" w:date="2026-03-05T11:23:00Z" w16du:dateUtc="2026-03-05T10:23:00Z">
        <w:r w:rsidDel="006D6045">
          <w:delText xml:space="preserve">Het is altijd terug te halen wat er met de data gebeurd is, van binnenkomst tot </w:delText>
        </w:r>
        <w:r w:rsidR="00F10558" w:rsidDel="006D6045">
          <w:delText>opslag</w:delText>
        </w:r>
        <w:bookmarkStart w:id="117" w:name="_Toc223618657"/>
        <w:bookmarkStart w:id="118" w:name="_Toc223618816"/>
        <w:bookmarkStart w:id="119" w:name="_Toc224034763"/>
        <w:bookmarkStart w:id="120" w:name="_Toc224549373"/>
        <w:bookmarkStart w:id="121" w:name="_Toc224810091"/>
        <w:bookmarkStart w:id="122" w:name="_Toc224832470"/>
        <w:bookmarkStart w:id="123" w:name="_Toc225262536"/>
        <w:bookmarkEnd w:id="117"/>
        <w:bookmarkEnd w:id="118"/>
        <w:bookmarkEnd w:id="119"/>
        <w:bookmarkEnd w:id="120"/>
        <w:bookmarkEnd w:id="121"/>
        <w:bookmarkEnd w:id="122"/>
        <w:bookmarkEnd w:id="123"/>
        <w:commentRangeEnd w:id="115"/>
        <w:r w:rsidDel="006D6045">
          <w:rPr>
            <w:rStyle w:val="Verwijzingopmerking"/>
            <w:sz w:val="22"/>
            <w:szCs w:val="20"/>
          </w:rPr>
          <w:commentReference w:id="115"/>
        </w:r>
      </w:del>
    </w:p>
    <w:p w14:paraId="785971AB" w14:textId="1739DCD9" w:rsidR="006B22A6" w:rsidDel="006D6045" w:rsidRDefault="0025062A" w:rsidP="00CD523A">
      <w:pPr>
        <w:pStyle w:val="Lijstalinea"/>
        <w:numPr>
          <w:ilvl w:val="0"/>
          <w:numId w:val="64"/>
        </w:numPr>
        <w:rPr>
          <w:del w:id="124" w:author="Peter Jansen" w:date="2026-03-05T11:23:00Z" w16du:dateUtc="2026-03-05T10:23:00Z"/>
        </w:rPr>
      </w:pPr>
      <w:del w:id="125" w:author="Peter Jansen" w:date="2026-03-05T11:23:00Z" w16du:dateUtc="2026-03-05T10:23:00Z">
        <w:r w:rsidDel="006D6045">
          <w:delText>Is gemakkelijk te onderhouden</w:delText>
        </w:r>
        <w:r w:rsidR="00EC01CA" w:rsidDel="006D6045">
          <w:delText xml:space="preserve">: updates zijn </w:delText>
        </w:r>
        <w:r w:rsidR="0090033A" w:rsidDel="006D6045">
          <w:delText xml:space="preserve">gemakkelijk uit te voeren zonder dat de klant dit merkt (zodat we </w:delText>
        </w:r>
        <w:r w:rsidR="00FB754C" w:rsidDel="006D6045">
          <w:delText>geen technical debt krijgen van updates</w:delText>
        </w:r>
        <w:r w:rsidR="0090033A" w:rsidDel="006D6045">
          <w:delText>)</w:delText>
        </w:r>
        <w:bookmarkStart w:id="126" w:name="_Toc223618658"/>
        <w:bookmarkStart w:id="127" w:name="_Toc223618817"/>
        <w:bookmarkStart w:id="128" w:name="_Toc224034764"/>
        <w:bookmarkStart w:id="129" w:name="_Toc224549374"/>
        <w:bookmarkStart w:id="130" w:name="_Toc224810092"/>
        <w:bookmarkStart w:id="131" w:name="_Toc224832471"/>
        <w:bookmarkStart w:id="132" w:name="_Toc225262537"/>
        <w:bookmarkEnd w:id="126"/>
        <w:bookmarkEnd w:id="127"/>
        <w:bookmarkEnd w:id="128"/>
        <w:bookmarkEnd w:id="129"/>
        <w:bookmarkEnd w:id="130"/>
        <w:bookmarkEnd w:id="131"/>
        <w:bookmarkEnd w:id="132"/>
      </w:del>
    </w:p>
    <w:p w14:paraId="0DF1FF06" w14:textId="4861CA6C" w:rsidR="00D92C6C" w:rsidDel="006D6045" w:rsidRDefault="0025062A" w:rsidP="00CD523A">
      <w:pPr>
        <w:pStyle w:val="Lijstalinea"/>
        <w:numPr>
          <w:ilvl w:val="0"/>
          <w:numId w:val="64"/>
        </w:numPr>
        <w:rPr>
          <w:del w:id="133" w:author="Peter Jansen" w:date="2026-03-05T11:23:00Z" w16du:dateUtc="2026-03-05T10:23:00Z"/>
        </w:rPr>
      </w:pPr>
      <w:del w:id="134" w:author="Peter Jansen" w:date="2026-03-05T11:23:00Z" w16du:dateUtc="2026-03-05T10:23:00Z">
        <w:r w:rsidDel="006D6045">
          <w:delText>Heeft g</w:delText>
        </w:r>
        <w:r w:rsidR="00DB357E" w:rsidDel="006D6045">
          <w:delText>oede h</w:delText>
        </w:r>
        <w:r w:rsidR="00D92C6C" w:rsidRPr="00D92C6C" w:rsidDel="006D6045">
          <w:delText>erstartbaarheid: ETL-jobs moeten opnieuw gestart kunnen worden vanaf een checkpoint zonder dataverlies.</w:delText>
        </w:r>
        <w:bookmarkStart w:id="135" w:name="_Toc223618659"/>
        <w:bookmarkStart w:id="136" w:name="_Toc223618818"/>
        <w:bookmarkStart w:id="137" w:name="_Toc224034765"/>
        <w:bookmarkStart w:id="138" w:name="_Toc224549375"/>
        <w:bookmarkStart w:id="139" w:name="_Toc224810093"/>
        <w:bookmarkStart w:id="140" w:name="_Toc224832472"/>
        <w:bookmarkStart w:id="141" w:name="_Toc225262538"/>
        <w:bookmarkEnd w:id="135"/>
        <w:bookmarkEnd w:id="136"/>
        <w:bookmarkEnd w:id="137"/>
        <w:bookmarkEnd w:id="138"/>
        <w:bookmarkEnd w:id="139"/>
        <w:bookmarkEnd w:id="140"/>
        <w:bookmarkEnd w:id="141"/>
      </w:del>
    </w:p>
    <w:p w14:paraId="0FCFAAA4" w14:textId="2B10530F" w:rsidR="003F7FD9" w:rsidDel="006D6045" w:rsidRDefault="0025062A" w:rsidP="00CD523A">
      <w:pPr>
        <w:pStyle w:val="Lijstalinea"/>
        <w:numPr>
          <w:ilvl w:val="0"/>
          <w:numId w:val="64"/>
        </w:numPr>
        <w:rPr>
          <w:del w:id="142" w:author="Peter Jansen" w:date="2026-03-05T11:23:00Z" w16du:dateUtc="2026-03-05T10:23:00Z"/>
        </w:rPr>
      </w:pPr>
      <w:del w:id="143" w:author="Peter Jansen" w:date="2026-03-05T11:23:00Z" w16du:dateUtc="2026-03-05T10:23:00Z">
        <w:r w:rsidDel="006D6045">
          <w:delText>Heeft e</w:delText>
        </w:r>
        <w:r w:rsidR="003F7FD9" w:rsidDel="006D6045">
          <w:delText>en goede performance</w:delText>
        </w:r>
        <w:r w:rsidR="00B13C9A" w:rsidDel="006D6045">
          <w:delText xml:space="preserve"> </w:delText>
        </w:r>
        <w:r w:rsidR="001709C0" w:rsidDel="006D6045">
          <w:delText xml:space="preserve">en is goed schaalbaar </w:delText>
        </w:r>
        <w:r w:rsidR="00B13C9A" w:rsidDel="006D6045">
          <w:delText xml:space="preserve">voor grote bestanden </w:delText>
        </w:r>
        <w:r w:rsidR="008A1FE0" w:rsidDel="006D6045">
          <w:delText>met veel validaties</w:delText>
        </w:r>
        <w:r w:rsidR="001709C0" w:rsidDel="006D6045">
          <w:delText>.</w:delText>
        </w:r>
        <w:r w:rsidR="003A50D3" w:rsidDel="006D6045">
          <w:delText xml:space="preserve"> </w:delText>
        </w:r>
        <w:r w:rsidR="001709C0" w:rsidDel="006D6045">
          <w:delText>M</w:delText>
        </w:r>
        <w:r w:rsidR="00B13C9A" w:rsidDel="006D6045">
          <w:delText>inimale eis</w:delText>
        </w:r>
        <w:r w:rsidR="001709C0" w:rsidDel="006D6045">
          <w:delText xml:space="preserve"> nu</w:delText>
        </w:r>
        <w:r w:rsidR="003A50D3" w:rsidDel="006D6045">
          <w:delText xml:space="preserve">: een bestand van 419396 records met 340 basis en 15 </w:delText>
        </w:r>
        <w:r w:rsidR="00677A19" w:rsidDel="006D6045">
          <w:delText>complexe</w:delText>
        </w:r>
        <w:r w:rsidR="003A50D3" w:rsidDel="006D6045">
          <w:delText xml:space="preserve"> validaties</w:delText>
        </w:r>
        <w:r w:rsidR="00A41AE2" w:rsidDel="006D6045">
          <w:delText xml:space="preserve"> wordt binnen 15 minuten verwerkt</w:delText>
        </w:r>
        <w:bookmarkStart w:id="144" w:name="_Toc223618660"/>
        <w:bookmarkStart w:id="145" w:name="_Toc223618819"/>
        <w:bookmarkStart w:id="146" w:name="_Toc224034766"/>
        <w:bookmarkStart w:id="147" w:name="_Toc224549376"/>
        <w:bookmarkStart w:id="148" w:name="_Toc224810094"/>
        <w:bookmarkStart w:id="149" w:name="_Toc224832473"/>
        <w:bookmarkStart w:id="150" w:name="_Toc225262539"/>
        <w:bookmarkEnd w:id="144"/>
        <w:bookmarkEnd w:id="145"/>
        <w:bookmarkEnd w:id="146"/>
        <w:bookmarkEnd w:id="147"/>
        <w:bookmarkEnd w:id="148"/>
        <w:bookmarkEnd w:id="149"/>
        <w:bookmarkEnd w:id="150"/>
      </w:del>
    </w:p>
    <w:p w14:paraId="6D192E0E" w14:textId="3DC48183" w:rsidR="00E81673" w:rsidDel="006D6045" w:rsidRDefault="0025062A" w:rsidP="00CD523A">
      <w:pPr>
        <w:pStyle w:val="Lijstalinea"/>
        <w:numPr>
          <w:ilvl w:val="0"/>
          <w:numId w:val="64"/>
        </w:numPr>
        <w:rPr>
          <w:del w:id="151" w:author="Peter Jansen" w:date="2026-03-05T11:23:00Z" w16du:dateUtc="2026-03-05T10:23:00Z"/>
        </w:rPr>
      </w:pPr>
      <w:del w:id="152" w:author="Peter Jansen" w:date="2026-03-05T11:23:00Z" w16du:dateUtc="2026-03-05T10:23:00Z">
        <w:r w:rsidDel="006D6045">
          <w:delText>Is e</w:delText>
        </w:r>
        <w:r w:rsidR="00E81673" w:rsidDel="006D6045">
          <w:delText>en oplossing</w:delText>
        </w:r>
        <w:r w:rsidR="00F80DD1" w:rsidDel="006D6045">
          <w:delText xml:space="preserve"> die</w:delText>
        </w:r>
        <w:r w:rsidDel="006D6045">
          <w:delText xml:space="preserve"> </w:delText>
        </w:r>
        <w:r w:rsidR="0090379D" w:rsidDel="006D6045">
          <w:delText>goed in de markt ligt e</w:delText>
        </w:r>
        <w:r w:rsidR="002E2A08" w:rsidDel="006D6045">
          <w:delText xml:space="preserve">n </w:delText>
        </w:r>
        <w:r w:rsidR="00F10915" w:rsidDel="006D6045">
          <w:delText xml:space="preserve">eenvoudig te begrijpen is, zodat </w:delText>
        </w:r>
        <w:r w:rsidR="003C3766" w:rsidDel="006D6045">
          <w:delText xml:space="preserve">de werving van nieuw personeel </w:delText>
        </w:r>
        <w:r w:rsidR="005058F0" w:rsidDel="006D6045">
          <w:delText xml:space="preserve">zo laagdrempelig mogelijk is en tijdelijk personeel </w:delText>
        </w:r>
        <w:r w:rsidR="00F7757A" w:rsidDel="006D6045">
          <w:delText xml:space="preserve">inzetbaar is zonder lange inwerktermijn. </w:delText>
        </w:r>
        <w:r w:rsidR="00F80DD1" w:rsidDel="006D6045">
          <w:delText xml:space="preserve"> </w:delText>
        </w:r>
        <w:bookmarkStart w:id="153" w:name="_Toc223618661"/>
        <w:bookmarkStart w:id="154" w:name="_Toc223618820"/>
        <w:bookmarkStart w:id="155" w:name="_Toc224034767"/>
        <w:bookmarkStart w:id="156" w:name="_Toc224549377"/>
        <w:bookmarkStart w:id="157" w:name="_Toc224810095"/>
        <w:bookmarkStart w:id="158" w:name="_Toc224832474"/>
        <w:bookmarkStart w:id="159" w:name="_Toc225262540"/>
        <w:bookmarkEnd w:id="153"/>
        <w:bookmarkEnd w:id="154"/>
        <w:bookmarkEnd w:id="155"/>
        <w:bookmarkEnd w:id="156"/>
        <w:bookmarkEnd w:id="157"/>
        <w:bookmarkEnd w:id="158"/>
        <w:bookmarkEnd w:id="159"/>
      </w:del>
    </w:p>
    <w:p w14:paraId="2B6D4833" w14:textId="70F2FD7B" w:rsidR="007F6E43" w:rsidRPr="00BF5845" w:rsidDel="006D6045" w:rsidRDefault="007F6E43" w:rsidP="00CD523A">
      <w:pPr>
        <w:pStyle w:val="Lijstalinea"/>
        <w:numPr>
          <w:ilvl w:val="0"/>
          <w:numId w:val="64"/>
        </w:numPr>
        <w:rPr>
          <w:del w:id="160" w:author="Peter Jansen" w:date="2026-03-05T11:23:00Z" w16du:dateUtc="2026-03-05T10:23:00Z"/>
        </w:rPr>
      </w:pPr>
      <w:del w:id="161" w:author="Peter Jansen" w:date="2026-03-05T11:23:00Z" w16du:dateUtc="2026-03-05T10:23:00Z">
        <w:r w:rsidDel="006D6045">
          <w:delText>Release naar productie is terug te draaien binnen 5 minuten</w:delText>
        </w:r>
        <w:bookmarkStart w:id="162" w:name="_Toc223618662"/>
        <w:bookmarkStart w:id="163" w:name="_Toc223618821"/>
        <w:bookmarkStart w:id="164" w:name="_Toc224034768"/>
        <w:bookmarkStart w:id="165" w:name="_Toc224549378"/>
        <w:bookmarkStart w:id="166" w:name="_Toc224810096"/>
        <w:bookmarkStart w:id="167" w:name="_Toc224832475"/>
        <w:bookmarkStart w:id="168" w:name="_Toc225262541"/>
        <w:bookmarkEnd w:id="162"/>
        <w:bookmarkEnd w:id="163"/>
        <w:bookmarkEnd w:id="164"/>
        <w:bookmarkEnd w:id="165"/>
        <w:bookmarkEnd w:id="166"/>
        <w:bookmarkEnd w:id="167"/>
        <w:bookmarkEnd w:id="168"/>
      </w:del>
    </w:p>
    <w:p w14:paraId="45335D07" w14:textId="35F61894" w:rsidR="00BF31EF" w:rsidRPr="00BF5845" w:rsidDel="006D6045" w:rsidRDefault="00BF31EF" w:rsidP="00CD523A">
      <w:pPr>
        <w:pStyle w:val="Lijstalinea"/>
        <w:numPr>
          <w:ilvl w:val="0"/>
          <w:numId w:val="64"/>
        </w:numPr>
        <w:rPr>
          <w:del w:id="169" w:author="Peter Jansen" w:date="2026-03-05T11:23:00Z" w16du:dateUtc="2026-03-05T10:23:00Z"/>
        </w:rPr>
      </w:pPr>
      <w:del w:id="170" w:author="Peter Jansen" w:date="2026-03-05T11:23:00Z" w16du:dateUtc="2026-03-05T10:23:00Z">
        <w:r w:rsidDel="006D6045">
          <w:delText>Snel aanpasbaar en uit te breiden voor nieuwe of gewijzigde data aanleveringen</w:delText>
        </w:r>
        <w:bookmarkStart w:id="171" w:name="_Toc223618663"/>
        <w:bookmarkStart w:id="172" w:name="_Toc223618822"/>
        <w:bookmarkStart w:id="173" w:name="_Toc224034769"/>
        <w:bookmarkStart w:id="174" w:name="_Toc224549379"/>
        <w:bookmarkStart w:id="175" w:name="_Toc224810097"/>
        <w:bookmarkStart w:id="176" w:name="_Toc224832476"/>
        <w:bookmarkStart w:id="177" w:name="_Toc225262542"/>
        <w:bookmarkEnd w:id="171"/>
        <w:bookmarkEnd w:id="172"/>
        <w:bookmarkEnd w:id="173"/>
        <w:bookmarkEnd w:id="174"/>
        <w:bookmarkEnd w:id="175"/>
        <w:bookmarkEnd w:id="176"/>
        <w:bookmarkEnd w:id="177"/>
        <w:commentRangeEnd w:id="22"/>
        <w:r w:rsidR="003A60C1" w:rsidRPr="00BF5845" w:rsidDel="006D6045">
          <w:rPr>
            <w:rStyle w:val="Verwijzingopmerking"/>
            <w:sz w:val="22"/>
            <w:szCs w:val="20"/>
          </w:rPr>
          <w:commentReference w:id="22"/>
        </w:r>
        <w:commentRangeEnd w:id="23"/>
        <w:r w:rsidRPr="00BF5845" w:rsidDel="006D6045">
          <w:rPr>
            <w:rStyle w:val="Verwijzingopmerking"/>
            <w:sz w:val="22"/>
            <w:szCs w:val="20"/>
          </w:rPr>
          <w:commentReference w:id="23"/>
        </w:r>
      </w:del>
    </w:p>
    <w:p w14:paraId="7971C6CC" w14:textId="6460E784" w:rsidR="26F8EC49" w:rsidRPr="00BF5845" w:rsidDel="006D6045" w:rsidRDefault="26F8EC49" w:rsidP="26F8EC49">
      <w:pPr>
        <w:rPr>
          <w:del w:id="178" w:author="Peter Jansen" w:date="2026-03-05T11:23:00Z" w16du:dateUtc="2026-03-05T10:23:00Z"/>
        </w:rPr>
      </w:pPr>
      <w:bookmarkStart w:id="179" w:name="_Toc223618664"/>
      <w:bookmarkStart w:id="180" w:name="_Toc223618823"/>
      <w:bookmarkStart w:id="181" w:name="_Toc224034770"/>
      <w:bookmarkStart w:id="182" w:name="_Toc224549380"/>
      <w:bookmarkStart w:id="183" w:name="_Toc224810098"/>
      <w:bookmarkStart w:id="184" w:name="_Toc224832477"/>
      <w:bookmarkStart w:id="185" w:name="_Toc225262543"/>
      <w:bookmarkEnd w:id="179"/>
      <w:bookmarkEnd w:id="180"/>
      <w:bookmarkEnd w:id="181"/>
      <w:bookmarkEnd w:id="182"/>
      <w:bookmarkEnd w:id="183"/>
      <w:bookmarkEnd w:id="184"/>
      <w:bookmarkEnd w:id="185"/>
    </w:p>
    <w:p w14:paraId="305141E0" w14:textId="43DDC19D" w:rsidR="009B34C4" w:rsidRPr="00BF5845" w:rsidRDefault="01885BD5" w:rsidP="006440CC">
      <w:pPr>
        <w:pStyle w:val="Kop2"/>
      </w:pPr>
      <w:bookmarkStart w:id="186" w:name="_Toc225262544"/>
      <w:r w:rsidRPr="00BF5845">
        <w:t>Belanghebbenden</w:t>
      </w:r>
      <w:bookmarkEnd w:id="186"/>
    </w:p>
    <w:p w14:paraId="4EB3EBF6" w14:textId="557A2832" w:rsidR="526A32C1" w:rsidRPr="00BF5845" w:rsidRDefault="526A32C1" w:rsidP="26F8EC49">
      <w:r w:rsidRPr="00BF5845">
        <w:t xml:space="preserve">De volgende belanghebbenden </w:t>
      </w:r>
      <w:r w:rsidR="46DAA1A8" w:rsidRPr="00BF5845">
        <w:t>zijn betrokken bij de uitvoering van het project</w:t>
      </w:r>
    </w:p>
    <w:p w14:paraId="1995E2D7" w14:textId="4DBB1026" w:rsidR="46DAA1A8" w:rsidRPr="00BF5845" w:rsidRDefault="46DAA1A8" w:rsidP="004D21E0">
      <w:pPr>
        <w:pStyle w:val="Lijstalinea"/>
        <w:numPr>
          <w:ilvl w:val="0"/>
          <w:numId w:val="4"/>
        </w:numPr>
      </w:pPr>
      <w:r w:rsidRPr="00BF5845">
        <w:t>Projectteam ETL‑Vervanging – verantwoordelijk</w:t>
      </w:r>
      <w:r w:rsidR="29880838" w:rsidRPr="00BF5845">
        <w:t xml:space="preserve"> voor de uitvoering van het project</w:t>
      </w:r>
      <w:r w:rsidR="0B037DEC" w:rsidRPr="00BF5845">
        <w:t>. Hierin zijn de onderstaande rollen betrokken:</w:t>
      </w:r>
    </w:p>
    <w:p w14:paraId="2526A67B" w14:textId="6DB8BD7C" w:rsidR="006440CC" w:rsidRPr="00BF5845" w:rsidRDefault="71DE4FFA" w:rsidP="004D21E0">
      <w:pPr>
        <w:pStyle w:val="Lijstalinea"/>
        <w:numPr>
          <w:ilvl w:val="0"/>
          <w:numId w:val="4"/>
        </w:numPr>
        <w:rPr>
          <w:szCs w:val="22"/>
        </w:rPr>
      </w:pPr>
      <w:commentRangeStart w:id="187"/>
      <w:del w:id="188" w:author="Peter Jansen" w:date="2026-03-05T11:25:00Z" w16du:dateUtc="2026-03-05T10:25:00Z">
        <w:r w:rsidRPr="00BF5845" w:rsidDel="00A64F92">
          <w:delText xml:space="preserve">Productowners </w:delText>
        </w:r>
        <w:commentRangeEnd w:id="187"/>
        <w:r w:rsidR="00552029" w:rsidDel="00A64F92">
          <w:rPr>
            <w:rStyle w:val="Verwijzingopmerking"/>
            <w:sz w:val="22"/>
            <w:szCs w:val="20"/>
          </w:rPr>
          <w:commentReference w:id="187"/>
        </w:r>
      </w:del>
      <w:ins w:id="189" w:author="Peter Jansen" w:date="2026-03-05T11:25:00Z" w16du:dateUtc="2026-03-05T10:25:00Z">
        <w:r w:rsidR="00A64F92">
          <w:t xml:space="preserve">Producteigenaren </w:t>
        </w:r>
      </w:ins>
      <w:r w:rsidRPr="00BF5845">
        <w:t>– verantwoordelijk voor klantcontact en productgerichte implementaties.</w:t>
      </w:r>
    </w:p>
    <w:p w14:paraId="3C7A2D13" w14:textId="7B4D3C36" w:rsidR="006440CC" w:rsidRPr="00BF5845" w:rsidRDefault="71DE4FFA" w:rsidP="004D21E0">
      <w:pPr>
        <w:pStyle w:val="Lijstalinea"/>
        <w:numPr>
          <w:ilvl w:val="0"/>
          <w:numId w:val="4"/>
        </w:numPr>
        <w:rPr>
          <w:szCs w:val="22"/>
        </w:rPr>
      </w:pPr>
      <w:r w:rsidRPr="00BF5845">
        <w:t>Architecten – verantwoordelijk voor het opstellen en (laten) toetsen van de architectuur.</w:t>
      </w:r>
    </w:p>
    <w:p w14:paraId="069D21E0" w14:textId="0849DE96" w:rsidR="006440CC" w:rsidRPr="00BF5845" w:rsidRDefault="71DE4FFA" w:rsidP="004D21E0">
      <w:pPr>
        <w:pStyle w:val="Lijstalinea"/>
        <w:numPr>
          <w:ilvl w:val="0"/>
          <w:numId w:val="4"/>
        </w:numPr>
        <w:rPr>
          <w:szCs w:val="22"/>
        </w:rPr>
      </w:pPr>
      <w:r w:rsidRPr="00BF5845">
        <w:t xml:space="preserve">Data Engineers – verantwoordelijk voor modellering, transformaties en </w:t>
      </w:r>
      <w:proofErr w:type="spellStart"/>
      <w:r w:rsidRPr="00BF5845">
        <w:t>pipelines</w:t>
      </w:r>
      <w:proofErr w:type="spellEnd"/>
      <w:r w:rsidRPr="00BF5845">
        <w:t>.</w:t>
      </w:r>
    </w:p>
    <w:p w14:paraId="4CE0393E" w14:textId="3856C7A1" w:rsidR="006440CC" w:rsidRPr="00BF5845" w:rsidRDefault="71DE4FFA" w:rsidP="004D21E0">
      <w:pPr>
        <w:pStyle w:val="Lijstalinea"/>
        <w:numPr>
          <w:ilvl w:val="0"/>
          <w:numId w:val="4"/>
        </w:numPr>
        <w:rPr>
          <w:szCs w:val="22"/>
        </w:rPr>
      </w:pPr>
      <w:r w:rsidRPr="00BF5845">
        <w:t xml:space="preserve">Beheer &amp; Operations – betrokken bij betrouwbaarheid, monitoring en </w:t>
      </w:r>
      <w:proofErr w:type="spellStart"/>
      <w:r w:rsidRPr="00BF5845">
        <w:t>lifecycle</w:t>
      </w:r>
      <w:proofErr w:type="spellEnd"/>
      <w:r w:rsidRPr="00BF5845">
        <w:t xml:space="preserve"> management.</w:t>
      </w:r>
    </w:p>
    <w:p w14:paraId="00535681" w14:textId="0F5D80BE" w:rsidR="006440CC" w:rsidRPr="00BF5845" w:rsidRDefault="006440CC" w:rsidP="006440CC"/>
    <w:p w14:paraId="7A4B1C99" w14:textId="6D918D69" w:rsidR="3947AE72" w:rsidRPr="00BF5845" w:rsidRDefault="3947AE72">
      <w:r w:rsidRPr="00BF5845">
        <w:t>Het project rapporteert aan een stuurgroep die het algemene toezicht bewaakt, strategische beslissingen neemt en de voortgang van het project periodiek evalueert. Deze stuurgroep fungeert als het belangrijkste escalatie- en besluitvormingsorgaan, waarbij zij sturing geeft aan het projectteam en erop toeziet dat de beoogde doelstellingen binnen de gestelde kaders worden gerealiseerd. Op die manier wordt geborgd dat het project niet alleen aan de inhoudelijke eisen voldoet, maar ook aansluit bij de bredere organisatiedoelstellingen.</w:t>
      </w:r>
    </w:p>
    <w:p w14:paraId="173A8E5D" w14:textId="5B88B848" w:rsidR="00E825FC" w:rsidRDefault="00E825FC">
      <w:r>
        <w:lastRenderedPageBreak/>
        <w:br w:type="page"/>
      </w:r>
    </w:p>
    <w:p w14:paraId="4AFCD672" w14:textId="68F2905C" w:rsidR="006440CC" w:rsidRPr="00BF5845" w:rsidRDefault="017F1403" w:rsidP="006440CC">
      <w:pPr>
        <w:pStyle w:val="Kop1"/>
      </w:pPr>
      <w:bookmarkStart w:id="190" w:name="_Toc225262545"/>
      <w:r w:rsidRPr="00BF5845">
        <w:lastRenderedPageBreak/>
        <w:t>Architectuur </w:t>
      </w:r>
      <w:r w:rsidR="7952D4A8" w:rsidRPr="00BF5845">
        <w:t>kaders</w:t>
      </w:r>
      <w:bookmarkEnd w:id="190"/>
    </w:p>
    <w:p w14:paraId="7DAD8E65" w14:textId="020E66DD" w:rsidR="26F8EC49" w:rsidRPr="00BF5845" w:rsidRDefault="26F8EC49" w:rsidP="26F8EC49"/>
    <w:p w14:paraId="658C88E8" w14:textId="21AE0A71" w:rsidR="07027CAE" w:rsidRPr="00BF5845" w:rsidRDefault="07027CAE" w:rsidP="26F8EC49">
      <w:r w:rsidRPr="00BF5845">
        <w:t xml:space="preserve">De architectuur van het ETL‑vervangingsproject kent diverse </w:t>
      </w:r>
      <w:r w:rsidR="7FD1EF87" w:rsidRPr="00BF5845">
        <w:t xml:space="preserve">kaders waarbinnen deze moet worden vormgegeven. </w:t>
      </w:r>
      <w:r w:rsidR="73925B9F" w:rsidRPr="00BF5845">
        <w:t>Deze z</w:t>
      </w:r>
      <w:r w:rsidRPr="00BF5845">
        <w:t xml:space="preserve">ijn </w:t>
      </w:r>
      <w:r w:rsidR="36B48242" w:rsidRPr="00BF5845">
        <w:t>ingegeven of bepaald</w:t>
      </w:r>
      <w:r w:rsidRPr="00BF5845">
        <w:t xml:space="preserve"> door zowel interne als externe stakeholders.</w:t>
      </w:r>
    </w:p>
    <w:p w14:paraId="0AE159E8" w14:textId="77777777" w:rsidR="26F8EC49" w:rsidRPr="00BF5845" w:rsidRDefault="26F8EC49" w:rsidP="26F8EC49"/>
    <w:p w14:paraId="72CC7A57" w14:textId="3DAE3456" w:rsidR="00554F99" w:rsidRPr="00BF5845" w:rsidRDefault="00554F99" w:rsidP="00554F99">
      <w:pPr>
        <w:pStyle w:val="Kop2"/>
      </w:pPr>
      <w:bookmarkStart w:id="191" w:name="_Toc225262546"/>
      <w:r>
        <w:t>DHD Referentiearchitectuur</w:t>
      </w:r>
      <w:bookmarkEnd w:id="191"/>
    </w:p>
    <w:p w14:paraId="65C39904" w14:textId="67C85360" w:rsidR="07027CAE" w:rsidRPr="00BF5845" w:rsidRDefault="07027CAE">
      <w:r w:rsidRPr="00BF5845">
        <w:t>Een van de meest bepalende kaders is de</w:t>
      </w:r>
      <w:r w:rsidR="7C9BCB42" w:rsidRPr="00BF5845">
        <w:t xml:space="preserve"> </w:t>
      </w:r>
      <w:proofErr w:type="spellStart"/>
      <w:r w:rsidR="7C9BCB42" w:rsidRPr="00BF5845">
        <w:t>enterprise</w:t>
      </w:r>
      <w:proofErr w:type="spellEnd"/>
      <w:r w:rsidRPr="00BF5845">
        <w:t xml:space="preserve"> referentiearchitectuur van DHD, waarin principes als </w:t>
      </w:r>
      <w:proofErr w:type="spellStart"/>
      <w:r w:rsidRPr="00BF5845">
        <w:t>modulariteit</w:t>
      </w:r>
      <w:proofErr w:type="spellEnd"/>
      <w:r w:rsidRPr="00BF5845">
        <w:t xml:space="preserve">, herbruikbaarheid en uniformiteit centraal staan. Dit betekent dat de gekozen oplossing moet aansluiten bij deze uitgangspunten, bijvoorbeeld door het hanteren </w:t>
      </w:r>
      <w:commentRangeStart w:id="192"/>
      <w:r w:rsidRPr="00BF5845">
        <w:t>van een modulaire opzet</w:t>
      </w:r>
      <w:commentRangeEnd w:id="192"/>
      <w:r w:rsidR="003B1F45">
        <w:rPr>
          <w:rStyle w:val="Verwijzingopmerking"/>
          <w:sz w:val="22"/>
          <w:szCs w:val="20"/>
        </w:rPr>
        <w:commentReference w:id="192"/>
      </w:r>
      <w:ins w:id="193" w:author="Peter Jansen" w:date="2026-02-17T16:01:00Z" w16du:dateUtc="2026-02-17T15:01:00Z">
        <w:r w:rsidR="003B1F45">
          <w:t xml:space="preserve"> </w:t>
        </w:r>
      </w:ins>
      <w:ins w:id="194" w:author="Peter Jansen" w:date="2026-02-17T16:01:00Z">
        <w:r w:rsidR="003B1F45" w:rsidRPr="003B1F45">
          <w:t>en generiek</w:t>
        </w:r>
      </w:ins>
      <w:ins w:id="195" w:author="Peter Jansen" w:date="2026-02-17T16:01:00Z" w16du:dateUtc="2026-02-17T15:01:00Z">
        <w:r w:rsidR="00B71E3D">
          <w:t xml:space="preserve">e </w:t>
        </w:r>
      </w:ins>
      <w:ins w:id="196" w:author="Peter Jansen" w:date="2026-02-17T16:01:00Z">
        <w:r w:rsidR="003B1F45" w:rsidRPr="003B1F45">
          <w:t>(aanlevering onafhankelijk</w:t>
        </w:r>
      </w:ins>
      <w:ins w:id="197" w:author="Peter Jansen" w:date="2026-02-17T16:01:00Z" w16du:dateUtc="2026-02-17T15:01:00Z">
        <w:r w:rsidR="00B71E3D">
          <w:t>e</w:t>
        </w:r>
      </w:ins>
      <w:ins w:id="198" w:author="Peter Jansen" w:date="2026-02-17T16:01:00Z">
        <w:r w:rsidR="003B1F45" w:rsidRPr="003B1F45">
          <w:t>) inzetbare modules</w:t>
        </w:r>
      </w:ins>
      <w:ins w:id="199" w:author="Peter Jansen" w:date="2026-02-17T16:01:00Z" w16du:dateUtc="2026-02-17T15:01:00Z">
        <w:r w:rsidR="00B71E3D">
          <w:t>.</w:t>
        </w:r>
      </w:ins>
      <w:del w:id="200" w:author="Peter Jansen" w:date="2026-02-10T14:57:00Z" w16du:dateUtc="2026-02-10T13:57:00Z">
        <w:r w:rsidRPr="00BF5845">
          <w:delText xml:space="preserve"> </w:delText>
        </w:r>
        <w:r w:rsidRPr="00E6169A">
          <w:rPr>
            <w:strike/>
          </w:rPr>
          <w:delText>en het faciliteren van metadata-gedreven verwerking</w:delText>
        </w:r>
        <w:r w:rsidRPr="00BF5845">
          <w:delText>.</w:delText>
        </w:r>
      </w:del>
    </w:p>
    <w:p w14:paraId="6032D1EB" w14:textId="77777777" w:rsidR="00CD298D" w:rsidRDefault="00CD298D"/>
    <w:p w14:paraId="1E09D854" w14:textId="1676E40F" w:rsidR="00CD298D" w:rsidRPr="00BF5845" w:rsidRDefault="00E40C4F">
      <w:r>
        <w:t>Dit project betreft met</w:t>
      </w:r>
      <w:r w:rsidR="00896992">
        <w:t xml:space="preserve"> name </w:t>
      </w:r>
      <w:r w:rsidR="009C2EB1">
        <w:t>veranderingen in</w:t>
      </w:r>
      <w:r w:rsidR="00896992">
        <w:t xml:space="preserve"> de Technologie Laag van </w:t>
      </w:r>
      <w:r w:rsidR="00317B0B">
        <w:t>de DHD referentie</w:t>
      </w:r>
      <w:r w:rsidR="00295C76">
        <w:t xml:space="preserve"> architectuur</w:t>
      </w:r>
      <w:r w:rsidR="00137B46">
        <w:t>.</w:t>
      </w:r>
      <w:r w:rsidR="00CD12D0">
        <w:t xml:space="preserve"> </w:t>
      </w:r>
      <w:r w:rsidR="00C948C1">
        <w:t xml:space="preserve">Er worden </w:t>
      </w:r>
      <w:r w:rsidR="004A15E0" w:rsidRPr="00894912">
        <w:t xml:space="preserve">geen nieuwe </w:t>
      </w:r>
      <w:r w:rsidR="00684467" w:rsidRPr="00894912">
        <w:t>b</w:t>
      </w:r>
      <w:r w:rsidR="00E75B65" w:rsidRPr="00894912">
        <w:t>edrijfs</w:t>
      </w:r>
      <w:r w:rsidR="00684467" w:rsidRPr="00894912">
        <w:t>pro</w:t>
      </w:r>
      <w:r w:rsidR="000F04F1" w:rsidRPr="00894912">
        <w:t>cessen</w:t>
      </w:r>
      <w:r w:rsidR="00E75B65">
        <w:t xml:space="preserve"> en objecten</w:t>
      </w:r>
      <w:r w:rsidR="00C948C1">
        <w:t xml:space="preserve"> </w:t>
      </w:r>
      <w:r w:rsidR="00E75B65">
        <w:t>geïntroduceerd</w:t>
      </w:r>
      <w:r w:rsidR="00556835">
        <w:t xml:space="preserve"> en ook de functionalite</w:t>
      </w:r>
      <w:r w:rsidR="00D56CD3">
        <w:t>iten beschreven in de applicatie la</w:t>
      </w:r>
      <w:r w:rsidR="00CD12D0">
        <w:t>a</w:t>
      </w:r>
      <w:r w:rsidR="00D56CD3">
        <w:t xml:space="preserve">g </w:t>
      </w:r>
      <w:r w:rsidR="00C948C1">
        <w:t>(zie onderstaand diagram)</w:t>
      </w:r>
      <w:r w:rsidR="00D56CD3">
        <w:t xml:space="preserve"> blijven</w:t>
      </w:r>
      <w:r w:rsidR="008C1CB4">
        <w:t xml:space="preserve"> bestaan, alleen de implementatie verandert.</w:t>
      </w:r>
    </w:p>
    <w:p w14:paraId="747DD654" w14:textId="554E685F" w:rsidR="26F8EC49" w:rsidRPr="00BF5845" w:rsidRDefault="26F8EC49" w:rsidP="26F8EC49"/>
    <w:p w14:paraId="5A166847" w14:textId="77777777" w:rsidR="008F4D41" w:rsidRPr="00BF5845" w:rsidRDefault="008F4D41" w:rsidP="26F8EC49"/>
    <w:p w14:paraId="6AA42712" w14:textId="77777777" w:rsidR="00FD3CA2" w:rsidRPr="00BF5845" w:rsidRDefault="00185002" w:rsidP="00FD3CA2">
      <w:pPr>
        <w:keepNext/>
      </w:pPr>
      <w:r w:rsidRPr="00BF5845">
        <w:rPr>
          <w:noProof/>
        </w:rPr>
        <w:drawing>
          <wp:inline distT="0" distB="0" distL="0" distR="0" wp14:anchorId="639D3032" wp14:editId="4542DD25">
            <wp:extent cx="5608320" cy="4598670"/>
            <wp:effectExtent l="0" t="0" r="0" b="0"/>
            <wp:docPr id="1498111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a:extLst>
                        <a:ext uri="{28A0092B-C50C-407E-A947-70E740481C1C}">
                          <a14:useLocalDpi xmlns:a14="http://schemas.microsoft.com/office/drawing/2010/main" val="0"/>
                        </a:ext>
                      </a:extLst>
                    </a:blip>
                    <a:srcRect l="2646" t="4169"/>
                    <a:stretch>
                      <a:fillRect/>
                    </a:stretch>
                  </pic:blipFill>
                  <pic:spPr bwMode="auto">
                    <a:xfrm>
                      <a:off x="0" y="0"/>
                      <a:ext cx="5608320" cy="4598670"/>
                    </a:xfrm>
                    <a:prstGeom prst="rect">
                      <a:avLst/>
                    </a:prstGeom>
                    <a:noFill/>
                    <a:ln>
                      <a:noFill/>
                    </a:ln>
                    <a:extLst>
                      <a:ext uri="{53640926-AAD7-44D8-BBD7-CCE9431645EC}">
                        <a14:shadowObscured xmlns:a14="http://schemas.microsoft.com/office/drawing/2010/main"/>
                      </a:ext>
                    </a:extLst>
                  </pic:spPr>
                </pic:pic>
              </a:graphicData>
            </a:graphic>
          </wp:inline>
        </w:drawing>
      </w:r>
    </w:p>
    <w:p w14:paraId="204EEB26" w14:textId="1F197406" w:rsidR="00185002" w:rsidRPr="00BF5845" w:rsidRDefault="00FD3CA2" w:rsidP="00FD3CA2">
      <w:pPr>
        <w:pStyle w:val="Bijschrift"/>
      </w:pPr>
      <w:r w:rsidRPr="00BF5845">
        <w:t xml:space="preserve">Figuur </w:t>
      </w:r>
      <w:r w:rsidR="00EA14BD">
        <w:fldChar w:fldCharType="begin"/>
      </w:r>
      <w:r w:rsidR="00EA14BD">
        <w:instrText xml:space="preserve"> SEQ Figuur \* ARABIC </w:instrText>
      </w:r>
      <w:r w:rsidR="00EA14BD">
        <w:fldChar w:fldCharType="separate"/>
      </w:r>
      <w:r w:rsidR="003A6600">
        <w:rPr>
          <w:noProof/>
        </w:rPr>
        <w:t>1</w:t>
      </w:r>
      <w:r w:rsidR="00EA14BD">
        <w:rPr>
          <w:noProof/>
        </w:rPr>
        <w:fldChar w:fldCharType="end"/>
      </w:r>
      <w:r w:rsidRPr="00BF5845">
        <w:t>: Referentie architectuur</w:t>
      </w:r>
      <w:r w:rsidR="0079574D">
        <w:t xml:space="preserve"> – Applicatie Functies</w:t>
      </w:r>
    </w:p>
    <w:p w14:paraId="2FA2415B" w14:textId="529B0113" w:rsidR="00B63259" w:rsidRPr="00B63259" w:rsidRDefault="00B63259">
      <w:r w:rsidRPr="00B63259">
        <w:lastRenderedPageBreak/>
        <w:t xml:space="preserve">De veranderingen </w:t>
      </w:r>
      <w:r w:rsidR="00706A7F">
        <w:t xml:space="preserve">betreffen in eerste instantie </w:t>
      </w:r>
      <w:r w:rsidR="001F47E1">
        <w:t>de</w:t>
      </w:r>
      <w:ins w:id="201" w:author="Peter Jansen" w:date="2026-02-19T15:52:00Z" w16du:dateUtc="2026-02-19T14:52:00Z">
        <w:r w:rsidR="001F47E1">
          <w:t xml:space="preserve"> </w:t>
        </w:r>
        <w:r w:rsidR="00AD360B">
          <w:t>software</w:t>
        </w:r>
        <w:r w:rsidR="007341B9">
          <w:t>ondersteuning van</w:t>
        </w:r>
      </w:ins>
      <w:r w:rsidR="001F47E1">
        <w:t xml:space="preserve"> </w:t>
      </w:r>
      <w:r w:rsidR="001F47E1" w:rsidRPr="00FD7101">
        <w:rPr>
          <w:b/>
          <w:rPrChange w:id="202" w:author="Peter Jansen" w:date="2026-02-19T15:59:00Z" w16du:dateUtc="2026-02-19T14:59:00Z">
            <w:rPr/>
          </w:rPrChange>
        </w:rPr>
        <w:t>applicatiefuncties</w:t>
      </w:r>
      <w:r w:rsidR="001F47E1">
        <w:t xml:space="preserve"> </w:t>
      </w:r>
      <w:r w:rsidR="00B154DA">
        <w:t xml:space="preserve">in </w:t>
      </w:r>
      <w:del w:id="203" w:author="Peter Jansen" w:date="2026-02-19T15:53:00Z" w16du:dateUtc="2026-02-19T14:53:00Z">
        <w:r w:rsidR="00B154DA">
          <w:delText>het</w:delText>
        </w:r>
      </w:del>
      <w:ins w:id="204" w:author="Peter Jansen" w:date="2026-02-19T15:53:00Z" w16du:dateUtc="2026-02-19T14:53:00Z">
        <w:r w:rsidR="00220948">
          <w:t>de</w:t>
        </w:r>
      </w:ins>
      <w:r w:rsidR="00B154DA">
        <w:t xml:space="preserve"> </w:t>
      </w:r>
      <w:r w:rsidR="00185549">
        <w:t>blok Verwerking</w:t>
      </w:r>
      <w:ins w:id="205" w:author="Peter Jansen" w:date="2026-02-19T15:53:00Z" w16du:dateUtc="2026-02-19T14:53:00Z">
        <w:r w:rsidR="00220948">
          <w:t xml:space="preserve"> </w:t>
        </w:r>
        <w:r w:rsidR="00F50EE0">
          <w:t>en Generatie.</w:t>
        </w:r>
      </w:ins>
      <w:r w:rsidR="00185549">
        <w:t xml:space="preserve"> </w:t>
      </w:r>
      <w:del w:id="206" w:author="Peter Jansen" w:date="2026-02-19T15:53:00Z" w16du:dateUtc="2026-02-19T14:53:00Z">
        <w:r w:rsidR="00185549">
          <w:delText xml:space="preserve">(ook wel </w:delText>
        </w:r>
        <w:r w:rsidR="000F7CD9">
          <w:delText>Ingestie).</w:delText>
        </w:r>
      </w:del>
      <w:del w:id="207" w:author="Peter Jansen" w:date="2026-02-19T15:56:00Z" w16du:dateUtc="2026-02-19T14:56:00Z">
        <w:r w:rsidR="00D2754C">
          <w:delText xml:space="preserve"> </w:delText>
        </w:r>
      </w:del>
      <w:r w:rsidR="00D2754C">
        <w:t xml:space="preserve">Dat betekent dat de oplossing </w:t>
      </w:r>
      <w:r w:rsidR="00363296">
        <w:t xml:space="preserve">zonder al te grote aanpassingen </w:t>
      </w:r>
      <w:r w:rsidR="00653911">
        <w:t>moet kunnen aansluiten op de</w:t>
      </w:r>
      <w:r w:rsidR="002B3FCB">
        <w:t xml:space="preserve"> huidige kanalen (</w:t>
      </w:r>
      <w:r w:rsidR="004342E5">
        <w:t xml:space="preserve">blok Verzameling) </w:t>
      </w:r>
      <w:r w:rsidR="00492710">
        <w:t>en de huidige</w:t>
      </w:r>
      <w:r w:rsidR="00D2171F">
        <w:t xml:space="preserve"> DWH</w:t>
      </w:r>
      <w:r w:rsidR="00425F5A">
        <w:t xml:space="preserve"> processen</w:t>
      </w:r>
      <w:r w:rsidR="003E71FB">
        <w:t xml:space="preserve"> (</w:t>
      </w:r>
      <w:del w:id="208" w:author="Peter Jansen" w:date="2026-02-19T15:55:00Z" w16du:dateUtc="2026-02-19T14:55:00Z">
        <w:r w:rsidR="00771638">
          <w:delText xml:space="preserve">grofweg </w:delText>
        </w:r>
      </w:del>
      <w:r w:rsidR="003E71FB">
        <w:t>blok Generatie</w:t>
      </w:r>
      <w:ins w:id="209" w:author="Peter Jansen" w:date="2026-02-19T15:55:00Z" w16du:dateUtc="2026-02-19T14:55:00Z">
        <w:r w:rsidR="00836D3D">
          <w:t>, hoewel deze nog</w:t>
        </w:r>
        <w:r w:rsidR="002F5E69">
          <w:t xml:space="preserve"> zich laten bedienen door</w:t>
        </w:r>
      </w:ins>
      <w:ins w:id="210" w:author="Peter Jansen" w:date="2026-02-19T15:56:00Z" w16du:dateUtc="2026-02-19T14:56:00Z">
        <w:r w:rsidR="006A7F1B">
          <w:t xml:space="preserve"> bestaande softwareondersteuning zoals </w:t>
        </w:r>
        <w:proofErr w:type="spellStart"/>
        <w:r w:rsidR="006A7F1B">
          <w:t>Synapse</w:t>
        </w:r>
      </w:ins>
      <w:proofErr w:type="spellEnd"/>
      <w:r w:rsidR="003E71FB">
        <w:t>)</w:t>
      </w:r>
      <w:r w:rsidR="002B6B60">
        <w:t>.</w:t>
      </w:r>
      <w:ins w:id="211" w:author="Peter Jansen" w:date="2026-02-19T15:56:00Z" w16du:dateUtc="2026-02-19T14:56:00Z">
        <w:r w:rsidR="00DA7ABB">
          <w:t xml:space="preserve"> Daarnaast z</w:t>
        </w:r>
      </w:ins>
      <w:ins w:id="212" w:author="Peter Jansen" w:date="2026-02-19T15:57:00Z" w16du:dateUtc="2026-02-19T14:57:00Z">
        <w:r w:rsidR="00D36EBD">
          <w:t xml:space="preserve">ullen de </w:t>
        </w:r>
        <w:r w:rsidR="00D36EBD" w:rsidRPr="00FD7101">
          <w:rPr>
            <w:b/>
            <w:rPrChange w:id="213" w:author="Peter Jansen" w:date="2026-02-19T15:59:00Z" w16du:dateUtc="2026-02-19T14:59:00Z">
              <w:rPr/>
            </w:rPrChange>
          </w:rPr>
          <w:t>processen</w:t>
        </w:r>
        <w:r w:rsidR="00D36EBD">
          <w:t xml:space="preserve"> die door </w:t>
        </w:r>
        <w:r w:rsidR="00B90275">
          <w:t>deze functies</w:t>
        </w:r>
        <w:r w:rsidR="00A95CA9">
          <w:t xml:space="preserve"> worden ondersteund, meer gevormd worden naar </w:t>
        </w:r>
        <w:proofErr w:type="spellStart"/>
        <w:r w:rsidR="0078295E">
          <w:t>defacto</w:t>
        </w:r>
        <w:proofErr w:type="spellEnd"/>
        <w:r w:rsidR="0078295E">
          <w:t xml:space="preserve"> </w:t>
        </w:r>
      </w:ins>
      <w:ins w:id="214" w:author="Peter Jansen" w:date="2026-02-19T15:58:00Z" w16du:dateUtc="2026-02-19T14:58:00Z">
        <w:r w:rsidR="00510886">
          <w:t>industriestandaards</w:t>
        </w:r>
      </w:ins>
      <w:ins w:id="215" w:author="Peter Jansen" w:date="2026-02-19T15:57:00Z" w16du:dateUtc="2026-02-19T14:57:00Z">
        <w:r w:rsidR="0078295E">
          <w:t xml:space="preserve"> voor dat</w:t>
        </w:r>
      </w:ins>
      <w:ins w:id="216" w:author="Peter Jansen" w:date="2026-02-19T15:58:00Z" w16du:dateUtc="2026-02-19T14:58:00Z">
        <w:r w:rsidR="0078295E">
          <w:t>a</w:t>
        </w:r>
        <w:r w:rsidR="00510886">
          <w:t xml:space="preserve"> processen.</w:t>
        </w:r>
      </w:ins>
    </w:p>
    <w:p w14:paraId="0F2B7A2A" w14:textId="77777777" w:rsidR="00B63259" w:rsidRDefault="00B63259">
      <w:pPr>
        <w:rPr>
          <w:highlight w:val="yellow"/>
        </w:rPr>
      </w:pPr>
    </w:p>
    <w:p w14:paraId="38368182" w14:textId="72D781AC" w:rsidR="00554F99" w:rsidRPr="00BF5845" w:rsidRDefault="00CF05EF" w:rsidP="00554F99">
      <w:pPr>
        <w:pStyle w:val="Kop2"/>
      </w:pPr>
      <w:bookmarkStart w:id="217" w:name="_Toc225262547"/>
      <w:r>
        <w:t>DHD Architectuur principes</w:t>
      </w:r>
      <w:bookmarkEnd w:id="217"/>
    </w:p>
    <w:p w14:paraId="3C57BC9A" w14:textId="4809BAD4" w:rsidR="00CF05EF" w:rsidRPr="00CF05EF" w:rsidRDefault="00730639" w:rsidP="009635BC">
      <w:r>
        <w:t>De 6 DHD architectuur</w:t>
      </w:r>
      <w:r w:rsidR="00B90E9F">
        <w:t xml:space="preserve">principes </w:t>
      </w:r>
      <w:r w:rsidR="00D70434">
        <w:t xml:space="preserve">moeten </w:t>
      </w:r>
      <w:r w:rsidR="00224193">
        <w:t xml:space="preserve">als volgt </w:t>
      </w:r>
      <w:r w:rsidR="00D70434">
        <w:t xml:space="preserve">worden </w:t>
      </w:r>
      <w:r w:rsidR="00E40B1C">
        <w:t>geïnterpreteerd</w:t>
      </w:r>
      <w:r w:rsidR="00D70434">
        <w:t xml:space="preserve"> voor dit project:</w:t>
      </w:r>
    </w:p>
    <w:p w14:paraId="5A32A930" w14:textId="6491700D" w:rsidR="00327A43" w:rsidRPr="0092249E" w:rsidRDefault="009635BC" w:rsidP="00E40B1C">
      <w:pPr>
        <w:pStyle w:val="Lijstalinea"/>
        <w:numPr>
          <w:ilvl w:val="0"/>
          <w:numId w:val="68"/>
        </w:numPr>
        <w:ind w:left="360"/>
        <w:rPr>
          <w:u w:val="single"/>
        </w:rPr>
      </w:pPr>
      <w:r w:rsidRPr="0092249E">
        <w:rPr>
          <w:u w:val="single"/>
        </w:rPr>
        <w:t>DHD levert veilige producten op basis van een generiek fundament</w:t>
      </w:r>
    </w:p>
    <w:p w14:paraId="045D31BD" w14:textId="21CCE2B8" w:rsidR="00E40B1C" w:rsidRDefault="00AA2BA4" w:rsidP="006B0B7B">
      <w:pPr>
        <w:pStyle w:val="Lijstalinea"/>
        <w:numPr>
          <w:ilvl w:val="0"/>
          <w:numId w:val="70"/>
        </w:numPr>
      </w:pPr>
      <w:r>
        <w:t>De</w:t>
      </w:r>
      <w:r w:rsidR="00127CB4">
        <w:t xml:space="preserve"> oplossing </w:t>
      </w:r>
      <w:r w:rsidR="00571C87">
        <w:t xml:space="preserve">dient minimaal </w:t>
      </w:r>
      <w:r w:rsidR="0092249E">
        <w:t xml:space="preserve">dezelfde mate van </w:t>
      </w:r>
      <w:r w:rsidR="00DA1AE7">
        <w:t xml:space="preserve">vertrouwelijkheid, integriteit en beschikbaarheid moeten leveren als de </w:t>
      </w:r>
      <w:r w:rsidR="009D238A">
        <w:t xml:space="preserve">bestaande </w:t>
      </w:r>
      <w:r w:rsidR="00827BEE">
        <w:t>straten</w:t>
      </w:r>
      <w:r w:rsidR="002D4E63">
        <w:t>.</w:t>
      </w:r>
    </w:p>
    <w:p w14:paraId="5EFE0E24" w14:textId="3B01336F" w:rsidR="002D4E63" w:rsidRDefault="00FE4CA0" w:rsidP="00696C4A">
      <w:pPr>
        <w:pStyle w:val="Lijstalinea"/>
        <w:numPr>
          <w:ilvl w:val="0"/>
          <w:numId w:val="70"/>
        </w:numPr>
      </w:pPr>
      <w:r>
        <w:t>H</w:t>
      </w:r>
      <w:r w:rsidR="002D4E63">
        <w:t xml:space="preserve">et project </w:t>
      </w:r>
      <w:r>
        <w:t xml:space="preserve">moet daarom </w:t>
      </w:r>
      <w:r w:rsidR="002D4E63">
        <w:t xml:space="preserve">een security </w:t>
      </w:r>
      <w:r w:rsidR="00C61DB7">
        <w:t xml:space="preserve">ontwerp en een infrastructuur ontwerp </w:t>
      </w:r>
      <w:r w:rsidR="00DC528D">
        <w:t>opleveren</w:t>
      </w:r>
      <w:r w:rsidR="00C61DB7">
        <w:t xml:space="preserve"> waarin dit gebor</w:t>
      </w:r>
      <w:r w:rsidR="00DC528D">
        <w:t>g</w:t>
      </w:r>
      <w:r w:rsidR="00C61DB7">
        <w:t>d wordt</w:t>
      </w:r>
      <w:r w:rsidR="0004642A">
        <w:t>.</w:t>
      </w:r>
    </w:p>
    <w:p w14:paraId="3D7F4D17" w14:textId="77777777" w:rsidR="0004642A" w:rsidRDefault="0004642A" w:rsidP="0004642A">
      <w:pPr>
        <w:pStyle w:val="Lijstalinea"/>
        <w:ind w:left="1080"/>
      </w:pPr>
    </w:p>
    <w:p w14:paraId="7C8A1F3A" w14:textId="332D1446" w:rsidR="009635BC" w:rsidRPr="00B77495" w:rsidRDefault="009635BC" w:rsidP="00E40B1C">
      <w:pPr>
        <w:pStyle w:val="Lijstalinea"/>
        <w:numPr>
          <w:ilvl w:val="0"/>
          <w:numId w:val="68"/>
        </w:numPr>
        <w:ind w:left="360"/>
        <w:rPr>
          <w:u w:val="single"/>
        </w:rPr>
      </w:pPr>
      <w:r w:rsidRPr="00B77495">
        <w:rPr>
          <w:u w:val="single"/>
        </w:rPr>
        <w:t>Kerncapaciteiten worden binnen DHD geborgd​</w:t>
      </w:r>
    </w:p>
    <w:p w14:paraId="532B86CE" w14:textId="4928C9CE" w:rsidR="0092249E" w:rsidRDefault="00E32A0C" w:rsidP="00E74086">
      <w:pPr>
        <w:pStyle w:val="Lijstalinea"/>
        <w:numPr>
          <w:ilvl w:val="1"/>
          <w:numId w:val="68"/>
        </w:numPr>
      </w:pPr>
      <w:r>
        <w:t xml:space="preserve">Aangezien Data Verwerking </w:t>
      </w:r>
      <w:r w:rsidR="00117813">
        <w:t>een van de kern</w:t>
      </w:r>
      <w:r w:rsidR="007B1B75">
        <w:t xml:space="preserve">functies is van DHD </w:t>
      </w:r>
      <w:r w:rsidR="00BE31BD">
        <w:t xml:space="preserve">moeten </w:t>
      </w:r>
      <w:r w:rsidR="00D20DB4">
        <w:t>alle nieuw geïntroduceerde technologieën:</w:t>
      </w:r>
    </w:p>
    <w:p w14:paraId="307A54C6" w14:textId="280B94C4" w:rsidR="004D093D" w:rsidRDefault="004D093D">
      <w:pPr>
        <w:pStyle w:val="Lijstalinea"/>
        <w:numPr>
          <w:ilvl w:val="2"/>
          <w:numId w:val="68"/>
        </w:numPr>
        <w:ind w:left="1080"/>
        <w:pPrChange w:id="218" w:author="Peter Jansen" w:date="2026-02-10T15:02:00Z" w16du:dateUtc="2026-02-10T14:02:00Z">
          <w:pPr>
            <w:pStyle w:val="Lijstalinea"/>
            <w:numPr>
              <w:ilvl w:val="2"/>
              <w:numId w:val="68"/>
            </w:numPr>
            <w:ind w:left="2340" w:hanging="360"/>
          </w:pPr>
        </w:pPrChange>
      </w:pPr>
      <w:r>
        <w:t xml:space="preserve">Kunnen worden toegepast </w:t>
      </w:r>
      <w:r w:rsidR="001C60E1">
        <w:t xml:space="preserve">door </w:t>
      </w:r>
      <w:r w:rsidR="002C35B5">
        <w:t xml:space="preserve">de huidige betrokken </w:t>
      </w:r>
      <w:r w:rsidR="001C60E1">
        <w:t>DHD medewerkers</w:t>
      </w:r>
      <w:r w:rsidR="002C35B5">
        <w:t xml:space="preserve"> (Data Engineers, maar ook IT Infra engineers)</w:t>
      </w:r>
    </w:p>
    <w:p w14:paraId="2448226D" w14:textId="7C10DE4F" w:rsidR="002C35B5" w:rsidRDefault="003C2728">
      <w:pPr>
        <w:pStyle w:val="Lijstalinea"/>
        <w:numPr>
          <w:ilvl w:val="2"/>
          <w:numId w:val="68"/>
        </w:numPr>
        <w:ind w:left="1080"/>
        <w:pPrChange w:id="219" w:author="Peter Jansen" w:date="2026-02-10T15:02:00Z" w16du:dateUtc="2026-02-10T14:02:00Z">
          <w:pPr>
            <w:pStyle w:val="Lijstalinea"/>
            <w:numPr>
              <w:ilvl w:val="2"/>
              <w:numId w:val="68"/>
            </w:numPr>
            <w:ind w:left="2336" w:hanging="357"/>
          </w:pPr>
        </w:pPrChange>
      </w:pPr>
      <w:r>
        <w:t xml:space="preserve">Zodanig gedocumenteerd zijn dat nieuwe engineers </w:t>
      </w:r>
      <w:r w:rsidR="001D6735">
        <w:t xml:space="preserve">snel </w:t>
      </w:r>
      <w:r w:rsidR="000B6A87">
        <w:t>met de technologie van start kunnen.</w:t>
      </w:r>
    </w:p>
    <w:p w14:paraId="7B958097" w14:textId="77777777" w:rsidR="00D20DB4" w:rsidRDefault="00D20DB4" w:rsidP="00D20DB4">
      <w:pPr>
        <w:pStyle w:val="Lijstalinea"/>
        <w:ind w:left="2340"/>
      </w:pPr>
    </w:p>
    <w:p w14:paraId="59DCDF24" w14:textId="629CD20C" w:rsidR="009635BC" w:rsidRPr="00B77495" w:rsidRDefault="009635BC" w:rsidP="00E40B1C">
      <w:pPr>
        <w:pStyle w:val="Lijstalinea"/>
        <w:numPr>
          <w:ilvl w:val="0"/>
          <w:numId w:val="68"/>
        </w:numPr>
        <w:ind w:left="360"/>
        <w:rPr>
          <w:u w:val="single"/>
        </w:rPr>
      </w:pPr>
      <w:r w:rsidRPr="00B77495">
        <w:rPr>
          <w:u w:val="single"/>
        </w:rPr>
        <w:t>Producten worden rechtstreeks gebaseerd op bronverzamelingen​</w:t>
      </w:r>
    </w:p>
    <w:p w14:paraId="0E9960C2" w14:textId="1A1EFD9A" w:rsidR="00E74086" w:rsidRDefault="00F06AB6" w:rsidP="00E74086">
      <w:pPr>
        <w:pStyle w:val="Lijstalinea"/>
        <w:numPr>
          <w:ilvl w:val="1"/>
          <w:numId w:val="68"/>
        </w:numPr>
      </w:pPr>
      <w:commentRangeStart w:id="220"/>
      <w:commentRangeStart w:id="221"/>
      <w:commentRangeStart w:id="222"/>
      <w:commentRangeStart w:id="223"/>
      <w:del w:id="224" w:author="Peter Jansen" w:date="2026-02-26T08:12:00Z" w16du:dateUtc="2026-02-26T07:12:00Z">
        <w:r w:rsidDel="00AC6B3B">
          <w:delText>Ho</w:delText>
        </w:r>
        <w:r w:rsidR="009770AB" w:rsidDel="00AC6B3B">
          <w:delText>ewel de</w:delText>
        </w:r>
      </w:del>
      <w:ins w:id="225" w:author="Peter Jansen" w:date="2026-02-26T08:12:00Z" w16du:dateUtc="2026-02-26T07:12:00Z">
        <w:r w:rsidR="00AC6B3B">
          <w:t>De</w:t>
        </w:r>
      </w:ins>
      <w:r w:rsidR="009770AB">
        <w:t xml:space="preserve"> nadruk voor dit project </w:t>
      </w:r>
      <w:r w:rsidR="00441AE9">
        <w:t>op dit moment ligt op de centrale verwerking van data</w:t>
      </w:r>
      <w:ins w:id="226" w:author="Peter Jansen" w:date="2026-02-26T08:13:00Z" w16du:dateUtc="2026-02-26T07:13:00Z">
        <w:r w:rsidR="00E23A95">
          <w:t xml:space="preserve">, het realiseren van dataproducten valt daarbij buiten scope. </w:t>
        </w:r>
      </w:ins>
      <w:ins w:id="227" w:author="Peter Jansen" w:date="2026-02-26T08:14:00Z" w16du:dateUtc="2026-02-26T07:14:00Z">
        <w:r w:rsidR="00E23A95">
          <w:t>De gekozen architectuur moet dit echter niet in de weg staan</w:t>
        </w:r>
      </w:ins>
      <w:del w:id="228" w:author="Peter Jansen" w:date="2026-02-26T08:14:00Z" w16du:dateUtc="2026-02-26T07:14:00Z">
        <w:r w:rsidR="002170AC" w:rsidDel="00E23A95">
          <w:delText xml:space="preserve"> </w:delText>
        </w:r>
      </w:del>
      <w:del w:id="229" w:author="Peter Jansen" w:date="2026-02-26T08:13:00Z" w16du:dateUtc="2026-02-26T07:13:00Z">
        <w:r w:rsidR="00C90100" w:rsidDel="00E23A95">
          <w:delText>zou</w:delText>
        </w:r>
        <w:r w:rsidR="002170AC" w:rsidDel="00E23A95">
          <w:delText xml:space="preserve"> de technologie </w:delText>
        </w:r>
        <w:r w:rsidR="00C90100" w:rsidDel="00E23A95">
          <w:delText xml:space="preserve">ook zoveel mogelijk </w:delText>
        </w:r>
        <w:r w:rsidR="00176D70" w:rsidDel="00E23A95">
          <w:delText>decentraal toepasbaar</w:delText>
        </w:r>
        <w:r w:rsidR="00C90100" w:rsidDel="00E23A95">
          <w:delText xml:space="preserve"> moeten kunnen zijn</w:delText>
        </w:r>
        <w:r w:rsidR="0062397B" w:rsidDel="00E23A95">
          <w:delText xml:space="preserve"> </w:delText>
        </w:r>
        <w:r w:rsidR="006F5BC0" w:rsidDel="00E23A95">
          <w:delText>(PLUGIN</w:delText>
        </w:r>
        <w:r w:rsidR="00FD0C85" w:rsidDel="00E23A95">
          <w:delText>)</w:delText>
        </w:r>
      </w:del>
      <w:r w:rsidR="00FD0C85">
        <w:t>.</w:t>
      </w:r>
      <w:commentRangeEnd w:id="220"/>
      <w:r w:rsidR="00C67CC5">
        <w:rPr>
          <w:rStyle w:val="Verwijzingopmerking"/>
          <w:sz w:val="22"/>
          <w:szCs w:val="20"/>
        </w:rPr>
        <w:commentReference w:id="220"/>
      </w:r>
      <w:commentRangeEnd w:id="221"/>
      <w:r>
        <w:rPr>
          <w:rStyle w:val="Verwijzingopmerking"/>
          <w:sz w:val="22"/>
          <w:szCs w:val="20"/>
        </w:rPr>
        <w:commentReference w:id="221"/>
      </w:r>
      <w:commentRangeEnd w:id="222"/>
      <w:r>
        <w:rPr>
          <w:rStyle w:val="Verwijzingopmerking"/>
          <w:sz w:val="22"/>
          <w:szCs w:val="20"/>
        </w:rPr>
        <w:commentReference w:id="222"/>
      </w:r>
      <w:commentRangeEnd w:id="223"/>
      <w:r>
        <w:rPr>
          <w:rStyle w:val="Verwijzingopmerking"/>
          <w:sz w:val="22"/>
          <w:szCs w:val="20"/>
        </w:rPr>
        <w:commentReference w:id="223"/>
      </w:r>
    </w:p>
    <w:p w14:paraId="4896BE59" w14:textId="77777777" w:rsidR="00E14C56" w:rsidRDefault="00E14C56" w:rsidP="00E14C56">
      <w:pPr>
        <w:pStyle w:val="Lijstalinea"/>
      </w:pPr>
    </w:p>
    <w:p w14:paraId="096957A6" w14:textId="60084BA3" w:rsidR="009635BC" w:rsidRPr="00B77495" w:rsidRDefault="009635BC" w:rsidP="00E40B1C">
      <w:pPr>
        <w:pStyle w:val="Lijstalinea"/>
        <w:numPr>
          <w:ilvl w:val="0"/>
          <w:numId w:val="68"/>
        </w:numPr>
        <w:ind w:left="360"/>
        <w:rPr>
          <w:u w:val="single"/>
        </w:rPr>
      </w:pPr>
      <w:r w:rsidRPr="00B77495">
        <w:rPr>
          <w:u w:val="single"/>
        </w:rPr>
        <w:t>DHD stuurt actief op het gebruik van informatiestandaarden​</w:t>
      </w:r>
    </w:p>
    <w:p w14:paraId="187BD717" w14:textId="3123DFE0" w:rsidR="00E74086" w:rsidRDefault="0090699B" w:rsidP="00B77495">
      <w:pPr>
        <w:pStyle w:val="Lijstalinea"/>
        <w:numPr>
          <w:ilvl w:val="1"/>
          <w:numId w:val="68"/>
        </w:numPr>
      </w:pPr>
      <w:r>
        <w:t>De oplossing</w:t>
      </w:r>
      <w:r w:rsidR="002E702F">
        <w:t>, als generieke component,</w:t>
      </w:r>
      <w:r>
        <w:t xml:space="preserve"> </w:t>
      </w:r>
      <w:r w:rsidR="004474C7">
        <w:t xml:space="preserve">moet </w:t>
      </w:r>
      <w:r w:rsidR="00715BF2">
        <w:t>geen aannames doen over</w:t>
      </w:r>
      <w:r w:rsidR="00C07B37">
        <w:t xml:space="preserve"> </w:t>
      </w:r>
      <w:r w:rsidR="00B10C98">
        <w:t xml:space="preserve">het formaat en standaarden waarin </w:t>
      </w:r>
      <w:r w:rsidR="007161D8">
        <w:t>data wordt aangeleverd</w:t>
      </w:r>
      <w:r w:rsidR="00B77495">
        <w:t>.</w:t>
      </w:r>
    </w:p>
    <w:p w14:paraId="2B053B82" w14:textId="4D1C8A79" w:rsidR="00002C3F" w:rsidRDefault="00002C3F" w:rsidP="00B77495">
      <w:pPr>
        <w:pStyle w:val="Lijstalinea"/>
        <w:numPr>
          <w:ilvl w:val="1"/>
          <w:numId w:val="68"/>
        </w:numPr>
      </w:pPr>
      <w:r>
        <w:t xml:space="preserve">De oplossing </w:t>
      </w:r>
      <w:r w:rsidR="00CD3D93">
        <w:t xml:space="preserve">gebruikt voor intern gebruik indien </w:t>
      </w:r>
      <w:r w:rsidR="00A55D7E">
        <w:t>van toepassing</w:t>
      </w:r>
      <w:r w:rsidR="000E1A2E">
        <w:t xml:space="preserve"> (open) standaarden.</w:t>
      </w:r>
    </w:p>
    <w:p w14:paraId="6083513A" w14:textId="77777777" w:rsidR="00E14C56" w:rsidRDefault="00E14C56" w:rsidP="00E14C56">
      <w:pPr>
        <w:pStyle w:val="Lijstalinea"/>
      </w:pPr>
    </w:p>
    <w:p w14:paraId="171D5111" w14:textId="77777777" w:rsidR="00B77495" w:rsidRPr="00B77495" w:rsidRDefault="009635BC" w:rsidP="00E40B1C">
      <w:pPr>
        <w:pStyle w:val="Lijstalinea"/>
        <w:numPr>
          <w:ilvl w:val="0"/>
          <w:numId w:val="68"/>
        </w:numPr>
        <w:ind w:left="360"/>
        <w:rPr>
          <w:u w:val="single"/>
        </w:rPr>
      </w:pPr>
      <w:r w:rsidRPr="00B77495">
        <w:rPr>
          <w:u w:val="single"/>
        </w:rPr>
        <w:t>Applicaties zijn opgebouwd uit herbruikbare bouwstenen</w:t>
      </w:r>
    </w:p>
    <w:p w14:paraId="2954408A" w14:textId="53AFEA53" w:rsidR="009635BC" w:rsidRDefault="00E61D9D" w:rsidP="00B77495">
      <w:pPr>
        <w:pStyle w:val="Lijstalinea"/>
        <w:numPr>
          <w:ilvl w:val="1"/>
          <w:numId w:val="68"/>
        </w:numPr>
      </w:pPr>
      <w:r>
        <w:t xml:space="preserve">De oplossing zelf </w:t>
      </w:r>
      <w:r w:rsidR="000F3485">
        <w:t>wordt een van de belangrijkste herbruikbare com</w:t>
      </w:r>
      <w:r w:rsidR="00A1692E">
        <w:t>ponenten in de DHD architectuur</w:t>
      </w:r>
      <w:r w:rsidR="00B77495">
        <w:t>.</w:t>
      </w:r>
      <w:r w:rsidR="009635BC">
        <w:t>​</w:t>
      </w:r>
    </w:p>
    <w:p w14:paraId="55080A96" w14:textId="7E612601" w:rsidR="002B106F" w:rsidRDefault="007152E5" w:rsidP="00B77495">
      <w:pPr>
        <w:pStyle w:val="Lijstalinea"/>
        <w:numPr>
          <w:ilvl w:val="1"/>
          <w:numId w:val="68"/>
        </w:numPr>
      </w:pPr>
      <w:r>
        <w:t xml:space="preserve">De oplossing moet </w:t>
      </w:r>
      <w:r w:rsidR="00752BD4">
        <w:t xml:space="preserve">daarom voor de kortere termijn </w:t>
      </w:r>
      <w:r w:rsidR="00295DA2">
        <w:t>zonder</w:t>
      </w:r>
      <w:r w:rsidR="00EB677F">
        <w:t xml:space="preserve"> </w:t>
      </w:r>
      <w:r w:rsidR="00C21672">
        <w:t>a</w:t>
      </w:r>
      <w:r w:rsidR="00BB2AA2">
        <w:t>l te grote aanpassin</w:t>
      </w:r>
      <w:r w:rsidR="00295DA2">
        <w:t xml:space="preserve">gen </w:t>
      </w:r>
      <w:r w:rsidR="008D5DD8">
        <w:t xml:space="preserve">kunnen aansluiten op de huidige kanalen en </w:t>
      </w:r>
      <w:r w:rsidR="005D5913">
        <w:t>DHW processen</w:t>
      </w:r>
    </w:p>
    <w:p w14:paraId="54CD6485" w14:textId="1D9A95AC" w:rsidR="002E4D3C" w:rsidRDefault="002E4D3C" w:rsidP="00B77495">
      <w:pPr>
        <w:pStyle w:val="Lijstalinea"/>
        <w:numPr>
          <w:ilvl w:val="1"/>
          <w:numId w:val="68"/>
        </w:numPr>
      </w:pPr>
      <w:commentRangeStart w:id="230"/>
      <w:commentRangeStart w:id="231"/>
      <w:r>
        <w:t>De oplossing moet ook open zijn</w:t>
      </w:r>
      <w:r w:rsidR="00230F66">
        <w:t>, voor de langere termijn,</w:t>
      </w:r>
      <w:r>
        <w:t xml:space="preserve"> </w:t>
      </w:r>
      <w:r w:rsidR="00C23023">
        <w:t>voor het ondersteunen van “DWH processen</w:t>
      </w:r>
      <w:r w:rsidR="00DD3A8A">
        <w:t>” (</w:t>
      </w:r>
      <w:r w:rsidR="004B5D34">
        <w:t>Gegevensselectie, Transformatie, Modelering)</w:t>
      </w:r>
      <w:r w:rsidR="003A61C9">
        <w:t>, m</w:t>
      </w:r>
      <w:ins w:id="232" w:author="Peter Jansen" w:date="2026-02-26T08:15:00Z" w16du:dateUtc="2026-02-26T07:15:00Z">
        <w:r w:rsidR="00CA7104">
          <w:t>.</w:t>
        </w:r>
      </w:ins>
      <w:r w:rsidR="003A61C9">
        <w:t>a</w:t>
      </w:r>
      <w:ins w:id="233" w:author="Peter Jansen" w:date="2026-02-26T08:15:00Z" w16du:dateUtc="2026-02-26T07:15:00Z">
        <w:r w:rsidR="00CA7104">
          <w:t>.</w:t>
        </w:r>
      </w:ins>
      <w:r w:rsidR="003A61C9">
        <w:t>w</w:t>
      </w:r>
      <w:ins w:id="234" w:author="Peter Jansen" w:date="2026-02-26T08:15:00Z" w16du:dateUtc="2026-02-26T07:15:00Z">
        <w:r w:rsidR="00CA7104">
          <w:t>.</w:t>
        </w:r>
      </w:ins>
      <w:r w:rsidR="003A61C9">
        <w:t xml:space="preserve"> het opbouwen van een</w:t>
      </w:r>
      <w:r w:rsidR="004B5D34">
        <w:t xml:space="preserve"> </w:t>
      </w:r>
      <w:r w:rsidR="00270746">
        <w:t>gouden laag</w:t>
      </w:r>
      <w:r w:rsidR="00655081">
        <w:t xml:space="preserve"> / </w:t>
      </w:r>
      <w:proofErr w:type="spellStart"/>
      <w:r w:rsidR="00655081">
        <w:t>lakehouse</w:t>
      </w:r>
      <w:proofErr w:type="spellEnd"/>
      <w:r w:rsidR="00655081">
        <w:t xml:space="preserve"> architectuur</w:t>
      </w:r>
      <w:r w:rsidR="00270746">
        <w:t>.</w:t>
      </w:r>
      <w:commentRangeEnd w:id="230"/>
      <w:r w:rsidR="006B3A4B">
        <w:rPr>
          <w:rStyle w:val="Verwijzingopmerking"/>
          <w:sz w:val="22"/>
          <w:szCs w:val="20"/>
        </w:rPr>
        <w:commentReference w:id="230"/>
      </w:r>
      <w:commentRangeEnd w:id="231"/>
      <w:r w:rsidR="00525B63">
        <w:rPr>
          <w:rStyle w:val="Verwijzingopmerking"/>
          <w:sz w:val="22"/>
          <w:szCs w:val="20"/>
        </w:rPr>
        <w:commentReference w:id="231"/>
      </w:r>
    </w:p>
    <w:p w14:paraId="4D0A7B74" w14:textId="77777777" w:rsidR="00E14C56" w:rsidRDefault="00E14C56" w:rsidP="00E14C56">
      <w:pPr>
        <w:pStyle w:val="Lijstalinea"/>
      </w:pPr>
    </w:p>
    <w:p w14:paraId="1D43418D" w14:textId="7E85787A" w:rsidR="00554F99" w:rsidRPr="00B77495" w:rsidRDefault="009635BC" w:rsidP="00E40B1C">
      <w:pPr>
        <w:pStyle w:val="Lijstalinea"/>
        <w:numPr>
          <w:ilvl w:val="0"/>
          <w:numId w:val="68"/>
        </w:numPr>
        <w:ind w:left="360"/>
        <w:rPr>
          <w:u w:val="single"/>
        </w:rPr>
      </w:pPr>
      <w:r w:rsidRPr="00B77495">
        <w:rPr>
          <w:u w:val="single"/>
        </w:rPr>
        <w:t>De IT-infrastructuur is standaard en wordt DHD-breed gebruikt​</w:t>
      </w:r>
    </w:p>
    <w:p w14:paraId="39697CF1" w14:textId="26237143" w:rsidR="00BE4AA8" w:rsidRDefault="00CB7F64" w:rsidP="00BE4AA8">
      <w:pPr>
        <w:pStyle w:val="Lijstalinea"/>
        <w:numPr>
          <w:ilvl w:val="1"/>
          <w:numId w:val="68"/>
        </w:numPr>
      </w:pPr>
      <w:r>
        <w:t>D</w:t>
      </w:r>
      <w:r w:rsidR="008A3104">
        <w:t xml:space="preserve">it project </w:t>
      </w:r>
      <w:r w:rsidR="002D1499">
        <w:t xml:space="preserve">onderzoekt </w:t>
      </w:r>
      <w:r w:rsidR="008B5F59">
        <w:t>expliciet nieuwe technologie</w:t>
      </w:r>
      <w:r w:rsidR="001E5E92">
        <w:t xml:space="preserve"> </w:t>
      </w:r>
      <w:r w:rsidR="006F6AF5">
        <w:t>die</w:t>
      </w:r>
      <w:r w:rsidR="001E5E92">
        <w:t xml:space="preserve"> generiek </w:t>
      </w:r>
      <w:r w:rsidR="006F6AF5">
        <w:t>inzetbaar is</w:t>
      </w:r>
      <w:r w:rsidR="00B77495">
        <w:t>.</w:t>
      </w:r>
      <w:r w:rsidR="00E5580C">
        <w:t xml:space="preserve"> </w:t>
      </w:r>
      <w:r w:rsidR="00517778">
        <w:t>Daarbij moet</w:t>
      </w:r>
      <w:r w:rsidR="007B2A4C">
        <w:t xml:space="preserve"> </w:t>
      </w:r>
      <w:r w:rsidR="00FD02FC">
        <w:t xml:space="preserve">elk </w:t>
      </w:r>
      <w:r w:rsidR="00483CA9">
        <w:t xml:space="preserve">introductie van een </w:t>
      </w:r>
      <w:r w:rsidR="009322CF">
        <w:t xml:space="preserve">nieuwe technologie </w:t>
      </w:r>
      <w:r w:rsidR="00741CAD">
        <w:t>(stel “de introductie van AKS”</w:t>
      </w:r>
      <w:r w:rsidR="00192511">
        <w:t>, ma</w:t>
      </w:r>
      <w:r w:rsidR="00F26624">
        <w:t xml:space="preserve">ar </w:t>
      </w:r>
      <w:r w:rsidR="00AC1611">
        <w:lastRenderedPageBreak/>
        <w:t xml:space="preserve">ook </w:t>
      </w:r>
      <w:r w:rsidR="00E402AD">
        <w:t xml:space="preserve">het kiezen van een andere technologie </w:t>
      </w:r>
      <w:r w:rsidR="00C62853">
        <w:t>dan standaard al gebruikt wordt</w:t>
      </w:r>
      <w:r w:rsidR="00E402AD">
        <w:t xml:space="preserve"> (stel “</w:t>
      </w:r>
      <w:proofErr w:type="spellStart"/>
      <w:r w:rsidR="00E402AD">
        <w:t>Github</w:t>
      </w:r>
      <w:proofErr w:type="spellEnd"/>
      <w:r w:rsidR="00E402AD">
        <w:t xml:space="preserve"> in plaats van </w:t>
      </w:r>
      <w:proofErr w:type="spellStart"/>
      <w:r w:rsidR="00E402AD">
        <w:t>Azure</w:t>
      </w:r>
      <w:proofErr w:type="spellEnd"/>
      <w:r w:rsidR="00E402AD">
        <w:t xml:space="preserve"> </w:t>
      </w:r>
      <w:proofErr w:type="spellStart"/>
      <w:r w:rsidR="00E402AD">
        <w:t>DevOps</w:t>
      </w:r>
      <w:proofErr w:type="spellEnd"/>
      <w:r w:rsidR="00E402AD">
        <w:t xml:space="preserve"> Git”) </w:t>
      </w:r>
      <w:r w:rsidR="0023293F">
        <w:t>worden onderbouwd</w:t>
      </w:r>
      <w:r w:rsidR="00BE4AA8">
        <w:t xml:space="preserve">. </w:t>
      </w:r>
    </w:p>
    <w:p w14:paraId="62F786E4" w14:textId="2FF04EC8" w:rsidR="00BE4AA8" w:rsidRDefault="00BE4AA8" w:rsidP="00BE4AA8">
      <w:pPr>
        <w:pStyle w:val="Lijstalinea"/>
        <w:numPr>
          <w:ilvl w:val="1"/>
          <w:numId w:val="68"/>
        </w:numPr>
      </w:pPr>
      <w:r>
        <w:t xml:space="preserve">Daarbij moet worden gekeken naar het waarom, </w:t>
      </w:r>
      <w:r w:rsidR="006F1843">
        <w:t>kennisimpact</w:t>
      </w:r>
      <w:r w:rsidR="00CE3252">
        <w:t>,</w:t>
      </w:r>
      <w:r>
        <w:t xml:space="preserve"> </w:t>
      </w:r>
      <w:r w:rsidR="008F3B5E">
        <w:t>j</w:t>
      </w:r>
      <w:r>
        <w:t xml:space="preserve">uridische / </w:t>
      </w:r>
      <w:r w:rsidR="006C599F">
        <w:t>l</w:t>
      </w:r>
      <w:r>
        <w:t>icentie impact</w:t>
      </w:r>
      <w:r w:rsidR="006C599F">
        <w:t>, enz.</w:t>
      </w:r>
    </w:p>
    <w:p w14:paraId="1610C872" w14:textId="397FA679" w:rsidR="006C599F" w:rsidRDefault="006C599F" w:rsidP="00BE4AA8">
      <w:pPr>
        <w:pStyle w:val="Lijstalinea"/>
        <w:numPr>
          <w:ilvl w:val="1"/>
          <w:numId w:val="68"/>
        </w:numPr>
      </w:pPr>
      <w:r>
        <w:t>Alle keuzes moeten worden goedgekeurd door de Architectuur board.</w:t>
      </w:r>
    </w:p>
    <w:p w14:paraId="07EADAD5" w14:textId="12F266BB" w:rsidR="07027CAE" w:rsidRPr="003A3940" w:rsidRDefault="07027CAE" w:rsidP="00E85E58">
      <w:pPr>
        <w:rPr>
          <w:highlight w:val="yellow"/>
        </w:rPr>
      </w:pPr>
    </w:p>
    <w:p w14:paraId="697E399F" w14:textId="4E22819D" w:rsidR="00026906" w:rsidRPr="00B96DBC" w:rsidRDefault="00026906" w:rsidP="00026906">
      <w:pPr>
        <w:pStyle w:val="Kop2"/>
      </w:pPr>
      <w:bookmarkStart w:id="235" w:name="_Toc225262548"/>
      <w:r w:rsidRPr="00B96DBC">
        <w:t>Overige architectuur kaders</w:t>
      </w:r>
      <w:bookmarkEnd w:id="235"/>
    </w:p>
    <w:p w14:paraId="0631F6E9" w14:textId="77777777" w:rsidR="00026906" w:rsidRPr="00BF5845" w:rsidRDefault="00026906" w:rsidP="00026906">
      <w:r w:rsidRPr="00BF5845">
        <w:t>Daarnaast moet de architectuur invulling kunnen geven aan de volgende eisen:</w:t>
      </w:r>
    </w:p>
    <w:p w14:paraId="45D9EF62" w14:textId="77777777" w:rsidR="00026906" w:rsidRDefault="00026906" w:rsidP="00026906"/>
    <w:p w14:paraId="7D55571C" w14:textId="02077FF6" w:rsidR="2C9CAD79" w:rsidRDefault="53E14FE8">
      <w:pPr>
        <w:pStyle w:val="Lijstalinea"/>
        <w:numPr>
          <w:ilvl w:val="0"/>
          <w:numId w:val="61"/>
        </w:numPr>
        <w:rPr>
          <w:ins w:id="236" w:author="Ronald Vollebregt" w:date="2026-03-03T08:26:00Z" w16du:dateUtc="2026-03-03T08:26:03Z"/>
          <w:rStyle w:val="Hyperlink"/>
          <w:rFonts w:ascii="Calibri" w:eastAsia="Calibri" w:hAnsi="Calibri" w:cs="Calibri"/>
          <w:szCs w:val="22"/>
        </w:rPr>
      </w:pPr>
      <w:ins w:id="237" w:author="Ronald Vollebregt" w:date="2026-03-03T08:25:00Z" w16du:dateUtc="2026-03-03T08:25:59Z">
        <w:r>
          <w:t xml:space="preserve">De oplossing moet voldoen aan de eisen </w:t>
        </w:r>
      </w:ins>
      <w:ins w:id="238" w:author="Ronald Vollebregt" w:date="2026-03-03T08:26:00Z" w16du:dateUtc="2026-03-03T08:26:02Z">
        <w:r>
          <w:t xml:space="preserve">beschreven in </w:t>
        </w:r>
      </w:ins>
      <w:r w:rsidR="2C9CAD79">
        <w:fldChar w:fldCharType="begin"/>
      </w:r>
      <w:r w:rsidR="2C9CAD79">
        <w:instrText xml:space="preserve">HYPERLINK "https://hospitaldata-my.sharepoint.com/:w:/r/personal/e_rozestraten_dhd_nl/_layouts/15/Doc.aspx?sourcedoc=%7B9EFA62E5-4122-4693-BC91-17B9FD894F0D%7D&amp;file=20240626%20ITO%20acceptatiecriteria.docx&amp;action=default&amp;mobileredirect=true" </w:instrText>
      </w:r>
      <w:r w:rsidR="2C9CAD79">
        <w:fldChar w:fldCharType="separate"/>
      </w:r>
      <w:ins w:id="239" w:author="Ronald Vollebregt" w:date="2026-03-03T08:26:00Z" w16du:dateUtc="2026-03-03T08:26:02Z">
        <w:r w:rsidRPr="14BE6614">
          <w:rPr>
            <w:rStyle w:val="Hyperlink"/>
            <w:rFonts w:ascii="Calibri" w:eastAsia="Calibri" w:hAnsi="Calibri" w:cs="Calibri"/>
          </w:rPr>
          <w:t>20240626 ITO acceptatiecriteria</w:t>
        </w:r>
      </w:ins>
      <w:r w:rsidR="2C9CAD79">
        <w:fldChar w:fldCharType="end"/>
      </w:r>
    </w:p>
    <w:p w14:paraId="752B3EAC" w14:textId="0BB0051B" w:rsidR="00FB0D0B" w:rsidRDefault="005824E2" w:rsidP="00026906">
      <w:pPr>
        <w:pStyle w:val="Lijstalinea"/>
        <w:numPr>
          <w:ilvl w:val="0"/>
          <w:numId w:val="61"/>
        </w:numPr>
      </w:pPr>
      <w:commentRangeStart w:id="240"/>
      <w:commentRangeStart w:id="241"/>
      <w:commentRangeStart w:id="242"/>
      <w:r>
        <w:t xml:space="preserve">De </w:t>
      </w:r>
      <w:proofErr w:type="spellStart"/>
      <w:r w:rsidR="00C47711">
        <w:t>total</w:t>
      </w:r>
      <w:proofErr w:type="spellEnd"/>
      <w:r w:rsidR="00C47711">
        <w:t xml:space="preserve"> </w:t>
      </w:r>
      <w:proofErr w:type="spellStart"/>
      <w:r w:rsidR="00C47711">
        <w:t>cost</w:t>
      </w:r>
      <w:proofErr w:type="spellEnd"/>
      <w:r w:rsidR="00C47711">
        <w:t xml:space="preserve"> of </w:t>
      </w:r>
      <w:proofErr w:type="spellStart"/>
      <w:r w:rsidR="00C47711">
        <w:t>ownership</w:t>
      </w:r>
      <w:proofErr w:type="spellEnd"/>
      <w:r w:rsidR="00C47711">
        <w:t xml:space="preserve"> </w:t>
      </w:r>
      <w:commentRangeEnd w:id="240"/>
      <w:r w:rsidR="00BA4A37">
        <w:rPr>
          <w:rStyle w:val="Verwijzingopmerking"/>
          <w:sz w:val="22"/>
          <w:szCs w:val="20"/>
        </w:rPr>
        <w:commentReference w:id="240"/>
      </w:r>
      <w:commentRangeEnd w:id="241"/>
      <w:r>
        <w:rPr>
          <w:rStyle w:val="Verwijzingopmerking"/>
          <w:sz w:val="22"/>
          <w:szCs w:val="20"/>
        </w:rPr>
        <w:commentReference w:id="241"/>
      </w:r>
      <w:commentRangeEnd w:id="242"/>
      <w:r w:rsidR="00130DF1">
        <w:rPr>
          <w:rStyle w:val="Verwijzingopmerking"/>
          <w:sz w:val="22"/>
          <w:szCs w:val="20"/>
        </w:rPr>
        <w:commentReference w:id="242"/>
      </w:r>
      <w:r w:rsidR="00980670">
        <w:t>(</w:t>
      </w:r>
      <w:r w:rsidR="00FB0D0B">
        <w:t>TCO</w:t>
      </w:r>
      <w:r w:rsidR="00980670">
        <w:t xml:space="preserve">) van de omgevingen </w:t>
      </w:r>
      <w:r w:rsidR="00683218">
        <w:t xml:space="preserve">moet </w:t>
      </w:r>
      <w:commentRangeStart w:id="243"/>
      <w:r w:rsidR="00683218">
        <w:t>min of meer gelijk blijven</w:t>
      </w:r>
      <w:commentRangeEnd w:id="243"/>
      <w:r w:rsidR="0078332A">
        <w:rPr>
          <w:rStyle w:val="Verwijzingopmerking"/>
          <w:sz w:val="22"/>
          <w:szCs w:val="20"/>
        </w:rPr>
        <w:commentReference w:id="243"/>
      </w:r>
    </w:p>
    <w:p w14:paraId="62506578" w14:textId="5C3AFDD9" w:rsidR="003A0CDC" w:rsidRDefault="00026906" w:rsidP="00026906">
      <w:pPr>
        <w:pStyle w:val="Lijstalinea"/>
        <w:numPr>
          <w:ilvl w:val="0"/>
          <w:numId w:val="61"/>
        </w:numPr>
        <w:rPr>
          <w:ins w:id="244" w:author="Petra Geels" w:date="2026-02-24T11:13:00Z" w16du:dateUtc="2026-02-24T10:13:00Z"/>
        </w:rPr>
      </w:pPr>
      <w:commentRangeStart w:id="245"/>
      <w:commentRangeStart w:id="246"/>
      <w:r>
        <w:t>Bij het verwerken van data in de ontvangstraat is het essentieel beveiliging en versleutelin</w:t>
      </w:r>
      <w:commentRangeEnd w:id="245"/>
      <w:r w:rsidR="00357BA7">
        <w:rPr>
          <w:rStyle w:val="Verwijzingopmerking"/>
          <w:sz w:val="22"/>
          <w:szCs w:val="20"/>
        </w:rPr>
        <w:commentReference w:id="245"/>
      </w:r>
      <w:r>
        <w:t xml:space="preserve">g toe te passen in alle fasen: extractie, transformatie en laden. Data dient versleuteld te worden tijdens opslag (at rest) en transport (in transit), bij voorkeur met sterke encryptiestandaarden zoals AES-256 en TLS 1.2 of hoger. </w:t>
      </w:r>
      <w:commentRangeEnd w:id="246"/>
      <w:r w:rsidR="00A34211">
        <w:rPr>
          <w:rStyle w:val="Verwijzingopmerking"/>
          <w:sz w:val="22"/>
          <w:szCs w:val="20"/>
        </w:rPr>
        <w:commentReference w:id="246"/>
      </w:r>
    </w:p>
    <w:p w14:paraId="4E01716D" w14:textId="1164C7C4" w:rsidR="00136345" w:rsidRDefault="00026906" w:rsidP="00026906">
      <w:pPr>
        <w:pStyle w:val="Lijstalinea"/>
        <w:numPr>
          <w:ilvl w:val="0"/>
          <w:numId w:val="61"/>
        </w:numPr>
        <w:rPr>
          <w:ins w:id="247" w:author="Petra Geels" w:date="2026-02-24T11:13:00Z" w16du:dateUtc="2026-02-24T10:13:00Z"/>
        </w:rPr>
      </w:pPr>
      <w:r>
        <w:t xml:space="preserve">De ontvangstraat moet ondersteuning bieden voor veilige authenticatie en toegangscontrole, evenals </w:t>
      </w:r>
      <w:commentRangeStart w:id="248"/>
      <w:commentRangeStart w:id="249"/>
      <w:r>
        <w:t xml:space="preserve">auditlogging </w:t>
      </w:r>
      <w:commentRangeEnd w:id="248"/>
      <w:r w:rsidR="005A06F1">
        <w:rPr>
          <w:rStyle w:val="Verwijzingopmerking"/>
          <w:sz w:val="22"/>
          <w:szCs w:val="20"/>
        </w:rPr>
        <w:commentReference w:id="248"/>
      </w:r>
      <w:commentRangeEnd w:id="249"/>
      <w:r w:rsidR="007D31D8">
        <w:rPr>
          <w:rStyle w:val="Verwijzingopmerking"/>
          <w:sz w:val="22"/>
          <w:szCs w:val="20"/>
        </w:rPr>
        <w:commentReference w:id="249"/>
      </w:r>
      <w:r>
        <w:t xml:space="preserve">voor monitoring en compliance. </w:t>
      </w:r>
    </w:p>
    <w:p w14:paraId="54C158EB" w14:textId="2A385429" w:rsidR="00026906" w:rsidRDefault="00026906" w:rsidP="00026906">
      <w:pPr>
        <w:pStyle w:val="Lijstalinea"/>
        <w:numPr>
          <w:ilvl w:val="0"/>
          <w:numId w:val="61"/>
        </w:numPr>
      </w:pPr>
      <w:r>
        <w:t xml:space="preserve">Daarnaast is het belangrijk dat gevoelige gegevens tijdens transformatie tijdelijk in geheugen worden verwerkt, zonder persistente opslag, en </w:t>
      </w:r>
      <w:commentRangeStart w:id="250"/>
      <w:commentRangeStart w:id="251"/>
      <w:commentRangeStart w:id="252"/>
      <w:r>
        <w:t xml:space="preserve">dat eventuele </w:t>
      </w:r>
      <w:proofErr w:type="spellStart"/>
      <w:r>
        <w:t>logging</w:t>
      </w:r>
      <w:proofErr w:type="spellEnd"/>
      <w:ins w:id="253" w:author="Peter Jansen" w:date="2026-02-17T16:04:00Z" w16du:dateUtc="2026-02-17T15:04:00Z">
        <w:r w:rsidR="00920327">
          <w:t>, los van verwerkingsverslagen,</w:t>
        </w:r>
      </w:ins>
      <w:r>
        <w:t xml:space="preserve"> geen vertrouwelijke informatie bevat.</w:t>
      </w:r>
      <w:commentRangeEnd w:id="250"/>
      <w:r w:rsidR="00A04DCD">
        <w:rPr>
          <w:rStyle w:val="Verwijzingopmerking"/>
          <w:sz w:val="22"/>
          <w:szCs w:val="20"/>
        </w:rPr>
        <w:commentReference w:id="250"/>
      </w:r>
      <w:commentRangeEnd w:id="251"/>
      <w:r>
        <w:rPr>
          <w:rStyle w:val="Verwijzingopmerking"/>
          <w:sz w:val="22"/>
          <w:szCs w:val="20"/>
        </w:rPr>
        <w:commentReference w:id="251"/>
      </w:r>
      <w:commentRangeEnd w:id="252"/>
      <w:r>
        <w:rPr>
          <w:rStyle w:val="Verwijzingopmerking"/>
          <w:sz w:val="22"/>
          <w:szCs w:val="20"/>
        </w:rPr>
        <w:commentReference w:id="252"/>
      </w:r>
    </w:p>
    <w:p w14:paraId="187D12CE" w14:textId="6AF3D8A2" w:rsidR="00026906" w:rsidRDefault="00026906" w:rsidP="00026906">
      <w:pPr>
        <w:pStyle w:val="Lijstalinea"/>
        <w:numPr>
          <w:ilvl w:val="0"/>
          <w:numId w:val="61"/>
        </w:numPr>
      </w:pPr>
      <w:r>
        <w:t xml:space="preserve">De ontvangstraat moet </w:t>
      </w:r>
      <w:ins w:id="254" w:author="Petra Geels" w:date="2026-02-24T11:32:00Z" w16du:dateUtc="2026-02-24T10:32:00Z">
        <w:r w:rsidR="000423AA">
          <w:t xml:space="preserve">faciliteiten bieden om te kunnen </w:t>
        </w:r>
      </w:ins>
      <w:r>
        <w:t>voldoen aan de van toepassing zijnde voorschriften uit de Algemene verordening gegevensbescherming (AVG). Dit is van toepassing op elke vorm van data die in het kader van het gebruik van de software of leverancier wordt verwerkt of wordt opgeslagen.</w:t>
      </w:r>
    </w:p>
    <w:p w14:paraId="11471DBD" w14:textId="77777777" w:rsidR="00026906" w:rsidRPr="00BF5845" w:rsidRDefault="00026906" w:rsidP="00026906">
      <w:pPr>
        <w:pStyle w:val="Lijstalinea"/>
        <w:numPr>
          <w:ilvl w:val="0"/>
          <w:numId w:val="61"/>
        </w:numPr>
      </w:pPr>
      <w:r>
        <w:t>De ontvangstraat biedt functionaliteit t.b.v. bescherming tegen injectie aanvallen (waaronder XXE-injectie, SQL-injectie, Shell-Injectie, Code-injectie, etc.)</w:t>
      </w:r>
    </w:p>
    <w:p w14:paraId="704C9846" w14:textId="77777777" w:rsidR="00026906" w:rsidRDefault="00026906" w:rsidP="00026906">
      <w:pPr>
        <w:pStyle w:val="Lijstalinea"/>
        <w:numPr>
          <w:ilvl w:val="0"/>
          <w:numId w:val="61"/>
        </w:numPr>
      </w:pPr>
      <w:r w:rsidRPr="00FA7ECF">
        <w:t xml:space="preserve">Diensten die de leverancier levert dienen óf in de </w:t>
      </w:r>
      <w:proofErr w:type="spellStart"/>
      <w:r w:rsidRPr="00FA7ECF">
        <w:t>Azure</w:t>
      </w:r>
      <w:proofErr w:type="spellEnd"/>
      <w:r w:rsidRPr="00FA7ECF">
        <w:t xml:space="preserve">-omgeving van DHD te worden gehost </w:t>
      </w:r>
      <w:commentRangeStart w:id="255"/>
      <w:r w:rsidRPr="00FA7ECF">
        <w:t>of in een omgeving die binnen de Europese Economische Ruimte (EER) valt</w:t>
      </w:r>
      <w:commentRangeEnd w:id="255"/>
      <w:r w:rsidR="00435913" w:rsidRPr="00FA7ECF">
        <w:rPr>
          <w:rStyle w:val="Verwijzingopmerking"/>
          <w:sz w:val="22"/>
          <w:szCs w:val="20"/>
        </w:rPr>
        <w:commentReference w:id="255"/>
      </w:r>
      <w:r w:rsidRPr="00FA7ECF">
        <w:t>.</w:t>
      </w:r>
    </w:p>
    <w:p w14:paraId="457AB39C" w14:textId="77777777" w:rsidR="00026906" w:rsidRDefault="00026906" w:rsidP="00026906"/>
    <w:p w14:paraId="0F493D05" w14:textId="141F4939" w:rsidR="00026906" w:rsidRPr="00266A8F" w:rsidDel="005A01CC" w:rsidRDefault="00026906" w:rsidP="00026906">
      <w:pPr>
        <w:pStyle w:val="Lijstalinea"/>
        <w:numPr>
          <w:ilvl w:val="0"/>
          <w:numId w:val="23"/>
        </w:numPr>
        <w:rPr>
          <w:del w:id="256" w:author="Peter Jansen" w:date="2026-02-10T14:59:00Z" w16du:dateUtc="2026-02-10T13:59:00Z"/>
          <w:strike/>
        </w:rPr>
      </w:pPr>
      <w:commentRangeStart w:id="257"/>
      <w:del w:id="258" w:author="Peter Jansen" w:date="2026-02-10T14:59:00Z" w16du:dateUtc="2026-02-10T13:59:00Z">
        <w:r w:rsidRPr="00266A8F" w:rsidDel="005A01CC">
          <w:rPr>
            <w:strike/>
          </w:rPr>
          <w:delText>Het moet mogelijk zijn het gehele ETL-proces (inclusief data-extractie, validaties, opslag) generiek in te richten. Dat houdt in dat er per nieuwe aanleverstroom/bestand/registratie geen nieuwe hardcoded logica, pipelines, of mappings hoeven worden gebouwd, maar dat deze via een vorm van configuratie kunnen worden toegevoegd.</w:delText>
        </w:r>
        <w:bookmarkStart w:id="259" w:name="_Toc222999353"/>
        <w:bookmarkStart w:id="260" w:name="_Toc222999831"/>
        <w:bookmarkStart w:id="261" w:name="_Toc223011176"/>
        <w:bookmarkStart w:id="262" w:name="_Toc223345689"/>
        <w:bookmarkStart w:id="263" w:name="_Toc223422734"/>
        <w:bookmarkStart w:id="264" w:name="_Toc223424620"/>
        <w:bookmarkStart w:id="265" w:name="_Toc223448650"/>
        <w:bookmarkStart w:id="266" w:name="_Toc223596149"/>
        <w:bookmarkStart w:id="267" w:name="_Toc223618670"/>
        <w:bookmarkStart w:id="268" w:name="_Toc223618829"/>
        <w:bookmarkStart w:id="269" w:name="_Toc224034776"/>
        <w:bookmarkStart w:id="270" w:name="_Toc224549386"/>
        <w:bookmarkStart w:id="271" w:name="_Toc224810104"/>
        <w:bookmarkStart w:id="272" w:name="_Toc224832483"/>
        <w:bookmarkStart w:id="273" w:name="_Toc225262549"/>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commentRangeEnd w:id="257"/>
        <w:r w:rsidR="00704E88" w:rsidRPr="00266A8F" w:rsidDel="005A01CC">
          <w:rPr>
            <w:rStyle w:val="Verwijzingopmerking"/>
            <w:strike/>
            <w:sz w:val="22"/>
            <w:szCs w:val="20"/>
          </w:rPr>
          <w:commentReference w:id="257"/>
        </w:r>
      </w:del>
    </w:p>
    <w:p w14:paraId="07B69806" w14:textId="03F3E20E" w:rsidR="00026906" w:rsidRPr="00266A8F" w:rsidDel="00133F79" w:rsidRDefault="00026906" w:rsidP="00026906">
      <w:pPr>
        <w:rPr>
          <w:del w:id="274" w:author="Peter Jansen" w:date="2026-02-26T08:37:00Z" w16du:dateUtc="2026-02-26T07:37:00Z"/>
        </w:rPr>
      </w:pPr>
      <w:bookmarkStart w:id="275" w:name="_Toc222999354"/>
      <w:bookmarkStart w:id="276" w:name="_Toc222999832"/>
      <w:bookmarkStart w:id="277" w:name="_Toc223011177"/>
      <w:bookmarkStart w:id="278" w:name="_Toc223345690"/>
      <w:bookmarkStart w:id="279" w:name="_Toc223422735"/>
      <w:bookmarkStart w:id="280" w:name="_Toc223424621"/>
      <w:bookmarkStart w:id="281" w:name="_Toc223448651"/>
      <w:bookmarkStart w:id="282" w:name="_Toc223596150"/>
      <w:bookmarkStart w:id="283" w:name="_Toc223618671"/>
      <w:bookmarkStart w:id="284" w:name="_Toc223618830"/>
      <w:bookmarkStart w:id="285" w:name="_Toc224034777"/>
      <w:bookmarkStart w:id="286" w:name="_Toc224549387"/>
      <w:bookmarkStart w:id="287" w:name="_Toc224810105"/>
      <w:bookmarkStart w:id="288" w:name="_Toc224832484"/>
      <w:bookmarkStart w:id="289" w:name="_Toc225262550"/>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p>
    <w:p w14:paraId="6D9DBBB1" w14:textId="68D60BD6" w:rsidR="00026906" w:rsidDel="00133F79" w:rsidRDefault="00026906" w:rsidP="00026906">
      <w:pPr>
        <w:rPr>
          <w:del w:id="290" w:author="Peter Jansen" w:date="2026-02-26T08:37:00Z" w16du:dateUtc="2026-02-26T07:37:00Z"/>
        </w:rPr>
      </w:pPr>
      <w:del w:id="291" w:author="Peter Jansen" w:date="2026-02-26T08:37:00Z" w16du:dateUtc="2026-02-26T07:37:00Z">
        <w:r w:rsidRPr="003E5EE4" w:rsidDel="00133F79">
          <w:rPr>
            <w:highlight w:val="yellow"/>
          </w:rPr>
          <w:delText>&lt;overige architectuur significante eisen nog aanvullen uit de excel&gt;</w:delText>
        </w:r>
        <w:bookmarkStart w:id="292" w:name="_Toc222999355"/>
        <w:bookmarkStart w:id="293" w:name="_Toc222999833"/>
        <w:bookmarkStart w:id="294" w:name="_Toc223011178"/>
        <w:bookmarkStart w:id="295" w:name="_Toc223345691"/>
        <w:bookmarkStart w:id="296" w:name="_Toc223422736"/>
        <w:bookmarkStart w:id="297" w:name="_Toc223424622"/>
        <w:bookmarkStart w:id="298" w:name="_Toc223448652"/>
        <w:bookmarkStart w:id="299" w:name="_Toc223596151"/>
        <w:bookmarkStart w:id="300" w:name="_Toc223618672"/>
        <w:bookmarkStart w:id="301" w:name="_Toc223618831"/>
        <w:bookmarkStart w:id="302" w:name="_Toc224034778"/>
        <w:bookmarkStart w:id="303" w:name="_Toc224549388"/>
        <w:bookmarkStart w:id="304" w:name="_Toc224810106"/>
        <w:bookmarkStart w:id="305" w:name="_Toc224832485"/>
        <w:bookmarkStart w:id="306" w:name="_Toc22526255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del>
    </w:p>
    <w:p w14:paraId="2ACC9006" w14:textId="513A0876" w:rsidR="00026906" w:rsidDel="00133F79" w:rsidRDefault="00026906" w:rsidP="00026906">
      <w:pPr>
        <w:rPr>
          <w:del w:id="307" w:author="Peter Jansen" w:date="2026-02-26T08:37:00Z" w16du:dateUtc="2026-02-26T07:37:00Z"/>
        </w:rPr>
      </w:pPr>
      <w:bookmarkStart w:id="308" w:name="_Toc222999356"/>
      <w:bookmarkStart w:id="309" w:name="_Toc222999834"/>
      <w:bookmarkStart w:id="310" w:name="_Toc223011179"/>
      <w:bookmarkStart w:id="311" w:name="_Toc223345692"/>
      <w:bookmarkStart w:id="312" w:name="_Toc223422737"/>
      <w:bookmarkStart w:id="313" w:name="_Toc223424623"/>
      <w:bookmarkStart w:id="314" w:name="_Toc223448653"/>
      <w:bookmarkStart w:id="315" w:name="_Toc223596152"/>
      <w:bookmarkStart w:id="316" w:name="_Toc223618673"/>
      <w:bookmarkStart w:id="317" w:name="_Toc223618832"/>
      <w:bookmarkStart w:id="318" w:name="_Toc224034779"/>
      <w:bookmarkStart w:id="319" w:name="_Toc224549389"/>
      <w:bookmarkStart w:id="320" w:name="_Toc224810107"/>
      <w:bookmarkStart w:id="321" w:name="_Toc224832486"/>
      <w:bookmarkStart w:id="322" w:name="_Toc225262552"/>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p>
    <w:p w14:paraId="317E9422" w14:textId="47D2E171" w:rsidR="00C5686E" w:rsidDel="00133F79" w:rsidRDefault="00C5686E" w:rsidP="00026906">
      <w:pPr>
        <w:rPr>
          <w:del w:id="323" w:author="Peter Jansen" w:date="2026-02-26T08:37:00Z" w16du:dateUtc="2026-02-26T07:37:00Z"/>
        </w:rPr>
      </w:pPr>
      <w:bookmarkStart w:id="324" w:name="_Toc222999357"/>
      <w:bookmarkStart w:id="325" w:name="_Toc222999835"/>
      <w:bookmarkStart w:id="326" w:name="_Toc223011180"/>
      <w:bookmarkStart w:id="327" w:name="_Toc223345693"/>
      <w:bookmarkStart w:id="328" w:name="_Toc223422738"/>
      <w:bookmarkStart w:id="329" w:name="_Toc223424624"/>
      <w:bookmarkStart w:id="330" w:name="_Toc223448654"/>
      <w:bookmarkStart w:id="331" w:name="_Toc223596153"/>
      <w:bookmarkStart w:id="332" w:name="_Toc223618674"/>
      <w:bookmarkStart w:id="333" w:name="_Toc223618833"/>
      <w:bookmarkStart w:id="334" w:name="_Toc224034780"/>
      <w:bookmarkStart w:id="335" w:name="_Toc224549390"/>
      <w:bookmarkStart w:id="336" w:name="_Toc224810108"/>
      <w:bookmarkStart w:id="337" w:name="_Toc224832487"/>
      <w:bookmarkStart w:id="338" w:name="_Toc22526255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p>
    <w:p w14:paraId="08E133DB" w14:textId="7C51B01E" w:rsidR="00026906" w:rsidRPr="00026906" w:rsidDel="00133F79" w:rsidRDefault="00026906" w:rsidP="00026906">
      <w:pPr>
        <w:rPr>
          <w:del w:id="339" w:author="Peter Jansen" w:date="2026-02-26T08:37:00Z" w16du:dateUtc="2026-02-26T07:37:00Z"/>
        </w:rPr>
      </w:pPr>
      <w:bookmarkStart w:id="340" w:name="_Toc222999358"/>
      <w:bookmarkStart w:id="341" w:name="_Toc222999836"/>
      <w:bookmarkStart w:id="342" w:name="_Toc223011181"/>
      <w:bookmarkStart w:id="343" w:name="_Toc223345694"/>
      <w:bookmarkStart w:id="344" w:name="_Toc223422739"/>
      <w:bookmarkStart w:id="345" w:name="_Toc223424625"/>
      <w:bookmarkStart w:id="346" w:name="_Toc223448655"/>
      <w:bookmarkStart w:id="347" w:name="_Toc223596154"/>
      <w:bookmarkStart w:id="348" w:name="_Toc223618675"/>
      <w:bookmarkStart w:id="349" w:name="_Toc223618834"/>
      <w:bookmarkStart w:id="350" w:name="_Toc224034781"/>
      <w:bookmarkStart w:id="351" w:name="_Toc224549391"/>
      <w:bookmarkStart w:id="352" w:name="_Toc224810109"/>
      <w:bookmarkStart w:id="353" w:name="_Toc224832488"/>
      <w:bookmarkStart w:id="354" w:name="_Toc225262554"/>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p>
    <w:p w14:paraId="7F855987" w14:textId="3E5DC203" w:rsidR="00026906" w:rsidRDefault="00026906" w:rsidP="00026906">
      <w:pPr>
        <w:pStyle w:val="Kop2"/>
      </w:pPr>
      <w:bookmarkStart w:id="355" w:name="_Toc225262555"/>
      <w:r>
        <w:t>Afwijkingen van de architectuurkaders</w:t>
      </w:r>
      <w:bookmarkEnd w:id="355"/>
    </w:p>
    <w:p w14:paraId="31AC0933" w14:textId="1E80C593" w:rsidR="51C9EA09" w:rsidRPr="00BF5845" w:rsidRDefault="51C9EA09" w:rsidP="26F8EC49">
      <w:r w:rsidRPr="00BF5845">
        <w:t>Conflicten met de architectuurkaders moeten vroegtijdig worden gesignaleerd en besproken met betrokken stakeholders.</w:t>
      </w:r>
      <w:r w:rsidR="27973E0F" w:rsidRPr="00BF5845">
        <w:t xml:space="preserve"> Dit kan eventueel leiden tot het bijstellen van deze </w:t>
      </w:r>
      <w:r w:rsidR="5F3BF8E1" w:rsidRPr="00BF5845">
        <w:t>architectuur, het</w:t>
      </w:r>
      <w:r w:rsidR="27973E0F" w:rsidRPr="00BF5845">
        <w:t xml:space="preserve"> </w:t>
      </w:r>
      <w:r w:rsidR="19D2D7D6" w:rsidRPr="00BF5845">
        <w:t xml:space="preserve">toestaan </w:t>
      </w:r>
      <w:r w:rsidR="27973E0F" w:rsidRPr="00BF5845">
        <w:t>van een (tijdelijke) uitzondering</w:t>
      </w:r>
      <w:r w:rsidR="54DAFC1A" w:rsidRPr="00BF5845">
        <w:t xml:space="preserve"> of (in uitzonderlijke gevallen) de kaders zelf.</w:t>
      </w:r>
    </w:p>
    <w:p w14:paraId="78D64ABD" w14:textId="65331A37" w:rsidR="007D0974" w:rsidRPr="00BF5845" w:rsidRDefault="007D0974" w:rsidP="26F8EC49"/>
    <w:p w14:paraId="367713DE" w14:textId="5D3F8F3A" w:rsidR="006440CC" w:rsidRPr="00821172" w:rsidDel="007A61BA" w:rsidRDefault="006440CC">
      <w:pPr>
        <w:pStyle w:val="Kop2"/>
        <w:rPr>
          <w:del w:id="356" w:author="Peter Jansen" w:date="2026-02-26T12:45:00Z" w16du:dateUtc="2026-02-26T11:45:00Z"/>
          <w:rFonts w:eastAsiaTheme="minorHAnsi" w:cstheme="minorBidi"/>
          <w:b w:val="0"/>
          <w:color w:val="auto"/>
          <w:szCs w:val="20"/>
          <w:rPrChange w:id="357" w:author="Peter Jansen" w:date="2026-02-26T11:38:00Z" w16du:dateUtc="2026-02-26T10:38:00Z">
            <w:rPr>
              <w:del w:id="358" w:author="Peter Jansen" w:date="2026-02-26T12:45:00Z" w16du:dateUtc="2026-02-26T11:45:00Z"/>
              <w:rFonts w:eastAsiaTheme="majorEastAsia" w:cstheme="majorBidi"/>
              <w:b/>
              <w:color w:val="3C4491"/>
              <w:sz w:val="32"/>
              <w:szCs w:val="32"/>
            </w:rPr>
          </w:rPrChange>
        </w:rPr>
        <w:pPrChange w:id="359" w:author="Peter Jansen" w:date="2026-02-26T12:45:00Z" w16du:dateUtc="2026-02-26T11:45:00Z">
          <w:pPr/>
        </w:pPrChange>
      </w:pPr>
      <w:r w:rsidRPr="00BF5845">
        <w:lastRenderedPageBreak/>
        <w:br w:type="page"/>
      </w:r>
    </w:p>
    <w:p w14:paraId="628C1AC2" w14:textId="6AC9E349" w:rsidR="009B34C4" w:rsidRPr="00BF5845" w:rsidRDefault="017F1403" w:rsidP="006440CC">
      <w:pPr>
        <w:pStyle w:val="Kop1"/>
      </w:pPr>
      <w:bookmarkStart w:id="360" w:name="_Toc225262556"/>
      <w:r w:rsidRPr="00BF5845">
        <w:lastRenderedPageBreak/>
        <w:t>Context en Systeem Scope</w:t>
      </w:r>
      <w:bookmarkEnd w:id="360"/>
      <w:r w:rsidRPr="00BF5845">
        <w:t> </w:t>
      </w:r>
    </w:p>
    <w:p w14:paraId="60B65811" w14:textId="77777777" w:rsidR="000B0792" w:rsidRPr="00BF5845" w:rsidRDefault="000B0792" w:rsidP="000B0792"/>
    <w:p w14:paraId="7250AA11" w14:textId="77777777" w:rsidR="000B0792" w:rsidRPr="00BF5845" w:rsidRDefault="000B0792" w:rsidP="000B0792"/>
    <w:p w14:paraId="2D0FFBA0" w14:textId="52EFC00F" w:rsidR="006440CC" w:rsidRPr="00BF5845" w:rsidRDefault="017F1403" w:rsidP="006440CC">
      <w:pPr>
        <w:pStyle w:val="Kop2"/>
      </w:pPr>
      <w:bookmarkStart w:id="361" w:name="_Toc225262557"/>
      <w:r w:rsidRPr="00BF5845">
        <w:t>Business context</w:t>
      </w:r>
      <w:bookmarkEnd w:id="361"/>
    </w:p>
    <w:p w14:paraId="6EE232D9" w14:textId="4DC06AF1" w:rsidR="003A42A7" w:rsidRDefault="003A42A7">
      <w:pPr>
        <w:rPr>
          <w:kern w:val="0"/>
          <w:szCs w:val="22"/>
          <w14:ligatures w14:val="none"/>
        </w:rPr>
      </w:pPr>
      <w:r>
        <w:t xml:space="preserve">DHD fungeert als centrale partij voor het verzamelen, verwerken en beschikbaar stellen van zorgdata aan diverse stakeholders binnen de Nederlandse gezondheidszorg. De business context van </w:t>
      </w:r>
      <w:del w:id="362" w:author="Peter Jansen" w:date="2026-02-26T08:48:00Z" w16du:dateUtc="2026-02-26T07:48:00Z">
        <w:r w:rsidDel="00E40E2E">
          <w:delText xml:space="preserve">het </w:delText>
        </w:r>
      </w:del>
      <w:ins w:id="363" w:author="Peter Jansen" w:date="2026-02-26T08:48:00Z" w16du:dateUtc="2026-02-26T07:48:00Z">
        <w:r w:rsidR="00E40E2E">
          <w:t xml:space="preserve">de </w:t>
        </w:r>
      </w:ins>
      <w:r>
        <w:t>ETL-</w:t>
      </w:r>
      <w:del w:id="364" w:author="Peter Jansen" w:date="2026-02-26T08:48:00Z" w16du:dateUtc="2026-02-26T07:48:00Z">
        <w:r w:rsidDel="00E40E2E">
          <w:delText xml:space="preserve">systeem </w:delText>
        </w:r>
      </w:del>
      <w:ins w:id="365" w:author="Peter Jansen" w:date="2026-02-26T08:48:00Z" w16du:dateUtc="2026-02-26T07:48:00Z">
        <w:r w:rsidR="00E40E2E">
          <w:t xml:space="preserve">straat </w:t>
        </w:r>
      </w:ins>
      <w:r>
        <w:t xml:space="preserve">draait om het efficiënt en betrouwbaar </w:t>
      </w:r>
      <w:del w:id="366" w:author="Peter Jansen" w:date="2026-02-26T08:48:00Z" w16du:dateUtc="2026-02-26T07:48:00Z">
        <w:r w:rsidDel="00E40E2E">
          <w:delText xml:space="preserve">ontsluiten </w:delText>
        </w:r>
      </w:del>
      <w:ins w:id="367" w:author="Peter Jansen" w:date="2026-02-26T08:48:00Z" w16du:dateUtc="2026-02-26T07:48:00Z">
        <w:r w:rsidR="00E40E2E">
          <w:t xml:space="preserve">innemen </w:t>
        </w:r>
      </w:ins>
      <w:r>
        <w:t xml:space="preserve">van data vanuit verschillende bronnen, zodat deze data geautomatiseerd kan worden gevalideerd, opgeslagen en aangeleverd aan afnemers zoals ziekenhuizen, onderzoeksinstellingen en beleidsmakers. </w:t>
      </w:r>
    </w:p>
    <w:p w14:paraId="190D04B8" w14:textId="77777777" w:rsidR="00824DCC" w:rsidRPr="00BF5845" w:rsidRDefault="009E739E" w:rsidP="00824DCC">
      <w:pPr>
        <w:keepNext/>
      </w:pPr>
      <w:r w:rsidRPr="00BF5845">
        <w:rPr>
          <w:noProof/>
        </w:rPr>
        <w:drawing>
          <wp:inline distT="0" distB="0" distL="0" distR="0" wp14:anchorId="3F60E6D7" wp14:editId="62F2A33A">
            <wp:extent cx="5760720" cy="909320"/>
            <wp:effectExtent l="0" t="0" r="0" b="0"/>
            <wp:docPr id="876692602" name="Afbeelding 1" descr="Afbeelding met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92602" name="Afbeelding 1" descr="Afbeelding met schermopname&#10;&#10;Door AI gegenereerde inhoud is mogelijk onjuist."/>
                    <pic:cNvPicPr/>
                  </pic:nvPicPr>
                  <pic:blipFill>
                    <a:blip r:embed="rId17"/>
                    <a:stretch>
                      <a:fillRect/>
                    </a:stretch>
                  </pic:blipFill>
                  <pic:spPr>
                    <a:xfrm>
                      <a:off x="0" y="0"/>
                      <a:ext cx="5760720" cy="909320"/>
                    </a:xfrm>
                    <a:prstGeom prst="rect">
                      <a:avLst/>
                    </a:prstGeom>
                  </pic:spPr>
                </pic:pic>
              </a:graphicData>
            </a:graphic>
          </wp:inline>
        </w:drawing>
      </w:r>
    </w:p>
    <w:p w14:paraId="752F696E" w14:textId="22FC8768" w:rsidR="00B338C5" w:rsidRPr="00BF5845" w:rsidRDefault="00824DCC" w:rsidP="00824DCC">
      <w:pPr>
        <w:pStyle w:val="Bijschrift"/>
      </w:pPr>
      <w:r w:rsidRPr="00BF5845">
        <w:t xml:space="preserve">Figuur </w:t>
      </w:r>
      <w:r w:rsidR="00EA14BD">
        <w:fldChar w:fldCharType="begin"/>
      </w:r>
      <w:r w:rsidR="00EA14BD">
        <w:instrText xml:space="preserve"> SEQ Figuur \* ARABIC </w:instrText>
      </w:r>
      <w:r w:rsidR="00EA14BD">
        <w:fldChar w:fldCharType="separate"/>
      </w:r>
      <w:r w:rsidR="003A6600">
        <w:rPr>
          <w:noProof/>
        </w:rPr>
        <w:t>2</w:t>
      </w:r>
      <w:r w:rsidR="00EA14BD">
        <w:rPr>
          <w:noProof/>
        </w:rPr>
        <w:fldChar w:fldCharType="end"/>
      </w:r>
      <w:r w:rsidRPr="00BF5845">
        <w:t>: Hoog over business context DHD.</w:t>
      </w:r>
    </w:p>
    <w:p w14:paraId="3CC1A4AE" w14:textId="77777777" w:rsidR="00FD78A1" w:rsidRDefault="00FD78A1" w:rsidP="00FD78A1">
      <w:pPr>
        <w:rPr>
          <w:ins w:id="368" w:author="Peter Jansen" w:date="2026-02-26T08:55:00Z" w16du:dateUtc="2026-02-26T07:55:00Z"/>
        </w:rPr>
      </w:pPr>
      <w:ins w:id="369" w:author="Peter Jansen" w:date="2026-02-26T08:55:00Z" w16du:dateUtc="2026-02-26T07:55:00Z">
        <w:r w:rsidRPr="00BF5845">
          <w:t xml:space="preserve">De functionele scope van deze architectuur betreft het verwerken van aangeleverde data tot en met het klaarzetten voor verdere verwerking in het data warehouse. Deze verdere verwerking wordt ingevuld met </w:t>
        </w:r>
        <w:proofErr w:type="spellStart"/>
        <w:r w:rsidRPr="00BF5845">
          <w:t>Azure</w:t>
        </w:r>
        <w:proofErr w:type="spellEnd"/>
        <w:r w:rsidRPr="00BF5845">
          <w:t xml:space="preserve"> </w:t>
        </w:r>
        <w:proofErr w:type="spellStart"/>
        <w:r w:rsidRPr="00BF5845">
          <w:t>Datafactory</w:t>
        </w:r>
        <w:proofErr w:type="spellEnd"/>
        <w:r w:rsidRPr="00BF5845">
          <w:t xml:space="preserve"> en </w:t>
        </w:r>
        <w:proofErr w:type="spellStart"/>
        <w:r w:rsidRPr="00BF5845">
          <w:t>Synapse</w:t>
        </w:r>
        <w:proofErr w:type="spellEnd"/>
        <w:r w:rsidRPr="00BF5845">
          <w:t>, maar valt dus buiten de scope van het project waar deze architectuur betrekking op heeft.</w:t>
        </w:r>
      </w:ins>
    </w:p>
    <w:p w14:paraId="7B07993B" w14:textId="77777777" w:rsidR="00FD78A1" w:rsidRDefault="00FD78A1" w:rsidP="003A42A7">
      <w:pPr>
        <w:rPr>
          <w:ins w:id="370" w:author="Peter Jansen" w:date="2026-02-26T08:55:00Z" w16du:dateUtc="2026-02-26T07:55:00Z"/>
          <w:highlight w:val="yellow"/>
        </w:rPr>
      </w:pPr>
    </w:p>
    <w:p w14:paraId="0DE006DB" w14:textId="622F80AE" w:rsidR="003A42A7" w:rsidRPr="00BF5845" w:rsidRDefault="003A42A7" w:rsidP="003A42A7">
      <w:commentRangeStart w:id="371"/>
      <w:del w:id="372" w:author="Peter Jansen" w:date="2026-02-26T08:38:00Z" w16du:dateUtc="2026-02-26T07:38:00Z">
        <w:r w:rsidRPr="003A42A7" w:rsidDel="00235884">
          <w:rPr>
            <w:highlight w:val="yellow"/>
          </w:rPr>
          <w:delText xml:space="preserve">&lt;Diagram </w:delText>
        </w:r>
        <w:r w:rsidDel="00235884">
          <w:rPr>
            <w:highlight w:val="yellow"/>
          </w:rPr>
          <w:delText xml:space="preserve">en gedetailleerdere beschrijving </w:delText>
        </w:r>
        <w:r w:rsidRPr="003A42A7" w:rsidDel="00235884">
          <w:rPr>
            <w:highlight w:val="yellow"/>
          </w:rPr>
          <w:delText>toevoegen waarin de ETL-straten zijn weergeven i.r.t. leverancier en afnemers van data&gt;</w:delText>
        </w:r>
        <w:commentRangeEnd w:id="371"/>
        <w:r w:rsidR="001F67DC" w:rsidDel="00235884">
          <w:rPr>
            <w:rStyle w:val="Verwijzingopmerking"/>
            <w:sz w:val="22"/>
            <w:szCs w:val="20"/>
          </w:rPr>
          <w:commentReference w:id="371"/>
        </w:r>
      </w:del>
      <w:ins w:id="373" w:author="Peter Jansen" w:date="2026-02-26T08:38:00Z" w16du:dateUtc="2026-02-26T07:38:00Z">
        <w:r w:rsidR="003400A7">
          <w:t>In de DHD</w:t>
        </w:r>
        <w:r w:rsidR="00CB6A48">
          <w:t xml:space="preserve"> referentiearchitectu</w:t>
        </w:r>
      </w:ins>
      <w:ins w:id="374" w:author="Peter Jansen" w:date="2026-02-26T08:39:00Z" w16du:dateUtc="2026-02-26T07:39:00Z">
        <w:r w:rsidR="00CB6A48">
          <w:t xml:space="preserve">ur </w:t>
        </w:r>
      </w:ins>
      <w:ins w:id="375" w:author="Peter Jansen" w:date="2026-02-26T08:48:00Z" w16du:dateUtc="2026-02-26T07:48:00Z">
        <w:r w:rsidR="000C38D9">
          <w:t xml:space="preserve">en in hoofdstuk </w:t>
        </w:r>
      </w:ins>
      <w:ins w:id="376" w:author="Peter Jansen" w:date="2026-02-26T08:49:00Z" w16du:dateUtc="2026-02-26T07:49:00Z">
        <w:r w:rsidR="000C38D9">
          <w:t xml:space="preserve">5 </w:t>
        </w:r>
      </w:ins>
      <w:ins w:id="377" w:author="Peter Jansen" w:date="2026-02-26T08:39:00Z" w16du:dateUtc="2026-02-26T07:39:00Z">
        <w:r w:rsidR="00CB6A48">
          <w:t xml:space="preserve">wordt dit </w:t>
        </w:r>
        <w:r w:rsidR="00B31749">
          <w:t>met</w:t>
        </w:r>
        <w:r w:rsidR="00CB6A48">
          <w:t xml:space="preserve"> meer diepgang besproken</w:t>
        </w:r>
        <w:r w:rsidR="00B31749">
          <w:t>.</w:t>
        </w:r>
      </w:ins>
    </w:p>
    <w:p w14:paraId="5C937B88" w14:textId="4AB8607D" w:rsidR="26F8EC49" w:rsidRPr="00BF5845" w:rsidRDefault="26F8EC49" w:rsidP="26F8EC49"/>
    <w:p w14:paraId="324F55B4" w14:textId="77777777" w:rsidR="00D81DFC" w:rsidRDefault="00D81DFC">
      <w:pPr>
        <w:rPr>
          <w:ins w:id="378" w:author="Peter Jansen" w:date="2026-02-26T08:56:00Z" w16du:dateUtc="2026-02-26T07:56:00Z"/>
          <w:rFonts w:eastAsiaTheme="majorEastAsia" w:cstheme="majorBidi"/>
          <w:b/>
          <w:color w:val="3C4491"/>
          <w:szCs w:val="26"/>
        </w:rPr>
      </w:pPr>
      <w:ins w:id="379" w:author="Peter Jansen" w:date="2026-02-26T08:56:00Z" w16du:dateUtc="2026-02-26T07:56:00Z">
        <w:r>
          <w:br w:type="page"/>
        </w:r>
      </w:ins>
    </w:p>
    <w:p w14:paraId="0C19BFA1" w14:textId="7EF5AF34" w:rsidR="006440CC" w:rsidRPr="00BF5845" w:rsidRDefault="017F1403" w:rsidP="006440CC">
      <w:pPr>
        <w:pStyle w:val="Kop2"/>
      </w:pPr>
      <w:bookmarkStart w:id="380" w:name="_Toc225262558"/>
      <w:r w:rsidRPr="00BF5845">
        <w:lastRenderedPageBreak/>
        <w:t>Technische context</w:t>
      </w:r>
      <w:bookmarkEnd w:id="380"/>
    </w:p>
    <w:p w14:paraId="71568A42" w14:textId="77777777" w:rsidR="00373C8F" w:rsidRDefault="00373C8F" w:rsidP="00373C8F">
      <w:pPr>
        <w:rPr>
          <w:ins w:id="381" w:author="Peter Jansen" w:date="2026-02-26T08:55:00Z" w16du:dateUtc="2026-02-26T07:55:00Z"/>
        </w:rPr>
      </w:pPr>
      <w:ins w:id="382" w:author="Peter Jansen" w:date="2026-02-26T08:55:00Z" w16du:dateUtc="2026-02-26T07:55:00Z">
        <w:r>
          <w:t xml:space="preserve">De nu bekende data-aanleveringsstromen die via de nieuwe ETL verwerkt moeten gaan worden (reeds bestaand of in zicht): </w:t>
        </w:r>
      </w:ins>
    </w:p>
    <w:p w14:paraId="0F8B9387" w14:textId="366FDCC4" w:rsidR="009B34C4" w:rsidRPr="00BF5845" w:rsidDel="00373C8F" w:rsidRDefault="7F602C53" w:rsidP="59C7FAF6">
      <w:pPr>
        <w:rPr>
          <w:del w:id="383" w:author="Peter Jansen" w:date="2026-02-26T08:55:00Z" w16du:dateUtc="2026-02-26T07:55:00Z"/>
        </w:rPr>
      </w:pPr>
      <w:del w:id="384" w:author="Peter Jansen" w:date="2026-02-26T08:55:00Z" w16du:dateUtc="2026-02-26T07:55:00Z">
        <w:r w:rsidRPr="003A42A7" w:rsidDel="00373C8F">
          <w:rPr>
            <w:highlight w:val="yellow"/>
          </w:rPr>
          <w:delText>&lt;</w:delText>
        </w:r>
        <w:r w:rsidR="00C77D1D" w:rsidDel="00373C8F">
          <w:rPr>
            <w:highlight w:val="yellow"/>
          </w:rPr>
          <w:delText>tabel</w:delText>
        </w:r>
        <w:r w:rsidR="1548D072" w:rsidRPr="003A42A7" w:rsidDel="00373C8F">
          <w:rPr>
            <w:highlight w:val="yellow"/>
          </w:rPr>
          <w:delText xml:space="preserve"> toevoegen die een meer technische blik geeft op de context, hierin staan ook interfaces opgenomen met referenties naar tec</w:delText>
        </w:r>
        <w:r w:rsidR="416424AE" w:rsidRPr="003A42A7" w:rsidDel="00373C8F">
          <w:rPr>
            <w:highlight w:val="yellow"/>
          </w:rPr>
          <w:delText>hnische kanalen en bestandsformaten&gt;</w:delText>
        </w:r>
        <w:r w:rsidR="1548D072" w:rsidRPr="00BF5845" w:rsidDel="00373C8F">
          <w:delText xml:space="preserve"> </w:delText>
        </w:r>
      </w:del>
    </w:p>
    <w:p w14:paraId="26A82415" w14:textId="77777777" w:rsidR="001F4FD7" w:rsidRPr="00BF5845" w:rsidRDefault="001F4FD7">
      <w:bookmarkStart w:id="385" w:name="_Toc146795927"/>
    </w:p>
    <w:p w14:paraId="694D1E7A" w14:textId="4153D4C6" w:rsidR="001F4FD7" w:rsidRPr="00BF5845" w:rsidDel="00D81DFC" w:rsidRDefault="0078231D">
      <w:pPr>
        <w:rPr>
          <w:del w:id="386" w:author="Peter Jansen" w:date="2026-02-26T08:56:00Z" w16du:dateUtc="2026-02-26T07:56:00Z"/>
        </w:rPr>
      </w:pPr>
      <w:del w:id="387" w:author="Peter Jansen" w:date="2026-02-26T08:56:00Z" w16du:dateUtc="2026-02-26T07:56:00Z">
        <w:r w:rsidRPr="00BF5845" w:rsidDel="00D81DFC">
          <w:delText xml:space="preserve">Moeten we hier de onderstaande punten via </w:delText>
        </w:r>
        <w:commentRangeStart w:id="388"/>
        <w:commentRangeStart w:id="389"/>
        <w:r w:rsidRPr="00BF5845" w:rsidDel="00D81DFC">
          <w:delText xml:space="preserve">een diagram proberen </w:delText>
        </w:r>
        <w:commentRangeEnd w:id="388"/>
        <w:r w:rsidR="000912D7" w:rsidRPr="00BF5845" w:rsidDel="00D81DFC">
          <w:rPr>
            <w:rStyle w:val="Verwijzingopmerking"/>
            <w:sz w:val="22"/>
            <w:szCs w:val="20"/>
          </w:rPr>
          <w:commentReference w:id="388"/>
        </w:r>
        <w:commentRangeEnd w:id="389"/>
        <w:r w:rsidR="00CA06CE" w:rsidRPr="00BF5845" w:rsidDel="00D81DFC">
          <w:rPr>
            <w:rStyle w:val="Verwijzingopmerking"/>
            <w:sz w:val="22"/>
            <w:szCs w:val="20"/>
          </w:rPr>
          <w:commentReference w:id="389"/>
        </w:r>
        <w:r w:rsidRPr="00BF5845" w:rsidDel="00D81DFC">
          <w:delText xml:space="preserve">te </w:delText>
        </w:r>
        <w:r w:rsidR="00E954A8" w:rsidRPr="00BF5845" w:rsidDel="00D81DFC">
          <w:delText>vatten?</w:delText>
        </w:r>
        <w:r w:rsidR="00E07DE7" w:rsidRPr="00BF5845" w:rsidDel="00D81DFC">
          <w:delText xml:space="preserve"> </w:delText>
        </w:r>
      </w:del>
    </w:p>
    <w:p w14:paraId="717A437E" w14:textId="24C6EFB2" w:rsidR="001F4FD7" w:rsidRPr="00BF5845" w:rsidDel="00D81DFC" w:rsidRDefault="001F4FD7" w:rsidP="004D21E0">
      <w:pPr>
        <w:pStyle w:val="Lijstalinea"/>
        <w:numPr>
          <w:ilvl w:val="0"/>
          <w:numId w:val="21"/>
        </w:numPr>
        <w:rPr>
          <w:del w:id="390" w:author="Peter Jansen" w:date="2026-02-26T08:56:00Z" w16du:dateUtc="2026-02-26T07:56:00Z"/>
          <w:rFonts w:eastAsiaTheme="majorEastAsia" w:cstheme="majorBidi"/>
          <w:b/>
          <w:color w:val="3C4491"/>
          <w:sz w:val="32"/>
          <w:szCs w:val="32"/>
        </w:rPr>
      </w:pPr>
      <w:del w:id="391" w:author="Peter Jansen" w:date="2026-02-26T08:56:00Z" w16du:dateUtc="2026-02-26T07:56:00Z">
        <w:r w:rsidRPr="00BF5845" w:rsidDel="00D81DFC">
          <w:delText>Datahub</w:delText>
        </w:r>
      </w:del>
    </w:p>
    <w:p w14:paraId="5052839E" w14:textId="6389381D" w:rsidR="001F4FD7" w:rsidRPr="00BF5845" w:rsidDel="00D81DFC" w:rsidRDefault="001F4FD7" w:rsidP="004D21E0">
      <w:pPr>
        <w:pStyle w:val="Lijstalinea"/>
        <w:numPr>
          <w:ilvl w:val="0"/>
          <w:numId w:val="21"/>
        </w:numPr>
        <w:rPr>
          <w:del w:id="392" w:author="Peter Jansen" w:date="2026-02-26T08:56:00Z" w16du:dateUtc="2026-02-26T07:56:00Z"/>
          <w:rFonts w:eastAsiaTheme="majorEastAsia" w:cstheme="majorBidi"/>
          <w:b/>
          <w:color w:val="3C4491"/>
          <w:sz w:val="32"/>
          <w:szCs w:val="32"/>
        </w:rPr>
      </w:pPr>
      <w:del w:id="393" w:author="Peter Jansen" w:date="2026-02-26T08:56:00Z" w16du:dateUtc="2026-02-26T07:56:00Z">
        <w:r w:rsidRPr="00BF5845" w:rsidDel="00D81DFC">
          <w:delText>LBZ</w:delText>
        </w:r>
      </w:del>
    </w:p>
    <w:p w14:paraId="6D68DF07" w14:textId="3F0E662E" w:rsidR="001F4FD7" w:rsidRPr="00BF5845" w:rsidDel="00D81DFC" w:rsidRDefault="001F4FD7" w:rsidP="004D21E0">
      <w:pPr>
        <w:pStyle w:val="Lijstalinea"/>
        <w:numPr>
          <w:ilvl w:val="0"/>
          <w:numId w:val="21"/>
        </w:numPr>
        <w:rPr>
          <w:del w:id="394" w:author="Peter Jansen" w:date="2026-02-26T08:56:00Z" w16du:dateUtc="2026-02-26T07:56:00Z"/>
          <w:rFonts w:eastAsiaTheme="majorEastAsia" w:cstheme="majorBidi"/>
          <w:b/>
          <w:color w:val="3C4491"/>
          <w:sz w:val="32"/>
          <w:szCs w:val="32"/>
        </w:rPr>
      </w:pPr>
      <w:del w:id="395" w:author="Peter Jansen" w:date="2026-02-26T08:56:00Z" w16du:dateUtc="2026-02-26T07:56:00Z">
        <w:r w:rsidRPr="00BF5845" w:rsidDel="00D81DFC">
          <w:delText>StzFin</w:delText>
        </w:r>
      </w:del>
    </w:p>
    <w:p w14:paraId="129DEE5B" w14:textId="4AC68B14" w:rsidR="00B37027" w:rsidRPr="00BF5845" w:rsidDel="00D81DFC" w:rsidRDefault="008B383E" w:rsidP="004D21E0">
      <w:pPr>
        <w:pStyle w:val="Lijstalinea"/>
        <w:numPr>
          <w:ilvl w:val="0"/>
          <w:numId w:val="21"/>
        </w:numPr>
        <w:rPr>
          <w:del w:id="396" w:author="Peter Jansen" w:date="2026-02-26T08:56:00Z" w16du:dateUtc="2026-02-26T07:56:00Z"/>
          <w:rFonts w:eastAsiaTheme="majorEastAsia" w:cstheme="majorBidi"/>
          <w:b/>
          <w:color w:val="3C4491"/>
          <w:sz w:val="32"/>
          <w:szCs w:val="32"/>
        </w:rPr>
      </w:pPr>
      <w:commentRangeStart w:id="397"/>
      <w:del w:id="398" w:author="Peter Jansen" w:date="2026-02-26T08:56:00Z" w16du:dateUtc="2026-02-26T07:56:00Z">
        <w:r w:rsidRPr="00BF5845" w:rsidDel="00D81DFC">
          <w:delText>CRDB</w:delText>
        </w:r>
        <w:commentRangeEnd w:id="397"/>
        <w:r w:rsidR="00BA41F1" w:rsidRPr="00BF5845" w:rsidDel="00D81DFC">
          <w:rPr>
            <w:rStyle w:val="Verwijzingopmerking"/>
            <w:rFonts w:eastAsiaTheme="majorEastAsia" w:cstheme="majorBidi"/>
            <w:b/>
            <w:color w:val="3C4491"/>
            <w:sz w:val="32"/>
            <w:szCs w:val="32"/>
          </w:rPr>
          <w:commentReference w:id="397"/>
        </w:r>
      </w:del>
    </w:p>
    <w:p w14:paraId="72AB10C7" w14:textId="35AD19CD" w:rsidR="000B0792" w:rsidRPr="00BF5845" w:rsidDel="00D81DFC" w:rsidRDefault="000B0792" w:rsidP="004D21E0">
      <w:pPr>
        <w:pStyle w:val="Lijstalinea"/>
        <w:numPr>
          <w:ilvl w:val="0"/>
          <w:numId w:val="21"/>
        </w:numPr>
        <w:rPr>
          <w:del w:id="400" w:author="Peter Jansen" w:date="2026-02-26T08:56:00Z" w16du:dateUtc="2026-02-26T07:56:00Z"/>
          <w:rFonts w:eastAsiaTheme="majorEastAsia" w:cstheme="majorBidi"/>
          <w:b/>
          <w:color w:val="3C4491"/>
          <w:sz w:val="32"/>
          <w:szCs w:val="32"/>
        </w:rPr>
      </w:pPr>
    </w:p>
    <w:p w14:paraId="2B54962F" w14:textId="765C5232" w:rsidR="000B0792" w:rsidRPr="00BF5845" w:rsidDel="00A94E04" w:rsidRDefault="000B0792" w:rsidP="000B0792">
      <w:pPr>
        <w:pStyle w:val="Kop2"/>
        <w:rPr>
          <w:del w:id="401" w:author="Peter Jansen" w:date="2026-02-26T08:49:00Z" w16du:dateUtc="2026-02-26T07:49:00Z"/>
        </w:rPr>
      </w:pPr>
      <w:del w:id="402" w:author="Peter Jansen" w:date="2026-02-26T08:49:00Z" w16du:dateUtc="2026-02-26T07:49:00Z">
        <w:r w:rsidRPr="00BF5845" w:rsidDel="00A94E04">
          <w:delText>Scope</w:delText>
        </w:r>
      </w:del>
    </w:p>
    <w:p w14:paraId="44DE7105" w14:textId="65150263" w:rsidR="00086617" w:rsidDel="00A94E04" w:rsidRDefault="000B0792" w:rsidP="00824DCC">
      <w:pPr>
        <w:rPr>
          <w:del w:id="403" w:author="Peter Jansen" w:date="2026-02-26T08:49:00Z" w16du:dateUtc="2026-02-26T07:49:00Z"/>
        </w:rPr>
      </w:pPr>
      <w:del w:id="404" w:author="Peter Jansen" w:date="2026-02-26T08:49:00Z" w16du:dateUtc="2026-02-26T07:49:00Z">
        <w:r w:rsidRPr="00BF5845" w:rsidDel="00A94E04">
          <w:delText xml:space="preserve">De functionele scope van deze architectuur betreft het verwerken van </w:delText>
        </w:r>
        <w:r w:rsidR="00DC32B9" w:rsidRPr="00BF5845" w:rsidDel="00A94E04">
          <w:delText xml:space="preserve">aangeleverde data </w:delText>
        </w:r>
        <w:r w:rsidR="00D34E64" w:rsidRPr="00BF5845" w:rsidDel="00A94E04">
          <w:delText>tot en met het klaarzetten voor verdere verwerking in het data warehouse</w:delText>
        </w:r>
        <w:r w:rsidR="0006593B" w:rsidRPr="00BF5845" w:rsidDel="00A94E04">
          <w:delText>. Deze verdere verwerking wordt ingevuld met Azure Datafactory en Synapse</w:delText>
        </w:r>
        <w:r w:rsidR="00927109" w:rsidRPr="00BF5845" w:rsidDel="00A94E04">
          <w:delText xml:space="preserve">, maar valt dus buiten de scope van het project waar deze </w:delText>
        </w:r>
        <w:r w:rsidR="00E304A7" w:rsidRPr="00BF5845" w:rsidDel="00A94E04">
          <w:delText>architectuur betrekking op heeft.</w:delText>
        </w:r>
      </w:del>
    </w:p>
    <w:p w14:paraId="033E028C" w14:textId="72097950" w:rsidR="00086617" w:rsidDel="00A94E04" w:rsidRDefault="00086617" w:rsidP="00824DCC">
      <w:pPr>
        <w:rPr>
          <w:del w:id="405" w:author="Peter Jansen" w:date="2026-02-26T08:49:00Z" w16du:dateUtc="2026-02-26T07:49:00Z"/>
        </w:rPr>
      </w:pPr>
    </w:p>
    <w:p w14:paraId="7897C54B" w14:textId="7FB0881F" w:rsidR="00C67F50" w:rsidDel="00A94E04" w:rsidRDefault="00D048B3" w:rsidP="00824DCC">
      <w:pPr>
        <w:rPr>
          <w:del w:id="406" w:author="Peter Jansen" w:date="2026-02-26T08:49:00Z" w16du:dateUtc="2026-02-26T07:49:00Z"/>
        </w:rPr>
      </w:pPr>
      <w:del w:id="407" w:author="Peter Jansen" w:date="2026-02-26T08:49:00Z" w16du:dateUtc="2026-02-26T07:49:00Z">
        <w:r w:rsidDel="00A94E04">
          <w:delText>De nu bekende data-aanleverings</w:delText>
        </w:r>
        <w:r w:rsidR="00554492" w:rsidDel="00A94E04">
          <w:delText>s</w:delText>
        </w:r>
        <w:r w:rsidDel="00A94E04">
          <w:delText>tromen</w:delText>
        </w:r>
        <w:r w:rsidR="00D05B68" w:rsidDel="00A94E04">
          <w:delText xml:space="preserve"> die </w:delText>
        </w:r>
        <w:r w:rsidR="006B355D" w:rsidDel="00A94E04">
          <w:delText>via de nieuwe ETL verwerkt moeten gaan worde</w:delText>
        </w:r>
        <w:r w:rsidR="0050715A" w:rsidDel="00A94E04">
          <w:delText>n</w:delText>
        </w:r>
        <w:r w:rsidDel="00A94E04">
          <w:delText xml:space="preserve"> (reeds bestaand of </w:delText>
        </w:r>
        <w:r w:rsidR="00C67F50" w:rsidDel="00A94E04">
          <w:delText>in zicht):</w:delText>
        </w:r>
        <w:r w:rsidR="008C5054" w:rsidDel="00A94E04">
          <w:delText xml:space="preserve"> </w:delText>
        </w:r>
      </w:del>
    </w:p>
    <w:p w14:paraId="5375CA04" w14:textId="1A67BE3E" w:rsidR="008C5054" w:rsidRPr="007702E8" w:rsidDel="00A94E04" w:rsidRDefault="008C5054" w:rsidP="00824DCC">
      <w:pPr>
        <w:rPr>
          <w:del w:id="408" w:author="Peter Jansen" w:date="2026-02-26T08:49:00Z" w16du:dateUtc="2026-02-26T07:49:00Z"/>
          <w:i/>
          <w:iCs/>
        </w:rPr>
      </w:pPr>
      <w:commentRangeStart w:id="409"/>
      <w:del w:id="410" w:author="Peter Jansen" w:date="2026-02-26T08:49:00Z" w16du:dateUtc="2026-02-26T07:49:00Z">
        <w:r w:rsidRPr="007702E8" w:rsidDel="00A94E04">
          <w:rPr>
            <w:i/>
            <w:iCs/>
          </w:rPr>
          <w:delText>Uitleveringen vanuit het DWH zijn voor nu buiten beschouwing gelaten</w:delText>
        </w:r>
      </w:del>
      <w:commentRangeEnd w:id="409"/>
      <w:del w:id="411" w:author="Peter Jansen" w:date="2026-02-17T16:06:00Z" w16du:dateUtc="2026-02-17T15:06:00Z">
        <w:r w:rsidRPr="007702E8" w:rsidDel="00947B73">
          <w:rPr>
            <w:rStyle w:val="Verwijzingopmerking"/>
            <w:i/>
            <w:iCs/>
            <w:sz w:val="22"/>
            <w:szCs w:val="20"/>
          </w:rPr>
          <w:commentReference w:id="409"/>
        </w:r>
      </w:del>
    </w:p>
    <w:p w14:paraId="66ED2EA0" w14:textId="6D8B4A5D" w:rsidR="003979B1" w:rsidDel="00947B73" w:rsidRDefault="003979B1" w:rsidP="00824DCC">
      <w:pPr>
        <w:rPr>
          <w:del w:id="412" w:author="Peter Jansen" w:date="2026-02-17T16:05:00Z" w16du:dateUtc="2026-02-17T15:05:00Z"/>
        </w:rPr>
      </w:pPr>
    </w:p>
    <w:tbl>
      <w:tblPr>
        <w:tblStyle w:val="Huisstijltabel"/>
        <w:tblW w:w="9209" w:type="dxa"/>
        <w:tblLayout w:type="fixed"/>
        <w:tblLook w:val="04A0" w:firstRow="1" w:lastRow="0" w:firstColumn="1" w:lastColumn="0" w:noHBand="0" w:noVBand="1"/>
      </w:tblPr>
      <w:tblGrid>
        <w:gridCol w:w="3397"/>
        <w:gridCol w:w="1276"/>
        <w:gridCol w:w="2410"/>
        <w:gridCol w:w="2126"/>
        <w:tblGridChange w:id="413">
          <w:tblGrid>
            <w:gridCol w:w="2817"/>
            <w:gridCol w:w="580"/>
            <w:gridCol w:w="851"/>
            <w:gridCol w:w="425"/>
            <w:gridCol w:w="1714"/>
            <w:gridCol w:w="696"/>
            <w:gridCol w:w="709"/>
            <w:gridCol w:w="1417"/>
          </w:tblGrid>
        </w:tblGridChange>
      </w:tblGrid>
      <w:tr w:rsidR="001F2CB8" w:rsidRPr="00C341E5" w14:paraId="048469D0" w14:textId="01073A75" w:rsidTr="00212547">
        <w:trPr>
          <w:cnfStyle w:val="100000000000" w:firstRow="1" w:lastRow="0" w:firstColumn="0" w:lastColumn="0" w:oddVBand="0" w:evenVBand="0" w:oddHBand="0" w:evenHBand="0" w:firstRowFirstColumn="0" w:firstRowLastColumn="0" w:lastRowFirstColumn="0" w:lastRowLastColumn="0"/>
        </w:trPr>
        <w:tc>
          <w:tcPr>
            <w:tcW w:w="3397" w:type="dxa"/>
          </w:tcPr>
          <w:p w14:paraId="4800ECA0" w14:textId="508AFDB0" w:rsidR="00067216" w:rsidRPr="00C341E5" w:rsidRDefault="00067216" w:rsidP="00E04B78">
            <w:pPr>
              <w:keepNext/>
              <w:keepLines/>
            </w:pPr>
            <w:commentRangeStart w:id="414"/>
            <w:r w:rsidRPr="003979B1">
              <w:lastRenderedPageBreak/>
              <w:t>Registratie/stroom</w:t>
            </w:r>
            <w:commentRangeEnd w:id="414"/>
            <w:r w:rsidR="00810484" w:rsidRPr="00C341E5">
              <w:rPr>
                <w:rStyle w:val="Verwijzingopmerking"/>
                <w:sz w:val="22"/>
                <w:szCs w:val="20"/>
              </w:rPr>
              <w:commentReference w:id="414"/>
            </w:r>
          </w:p>
        </w:tc>
        <w:tc>
          <w:tcPr>
            <w:tcW w:w="1276" w:type="dxa"/>
          </w:tcPr>
          <w:p w14:paraId="5F936162" w14:textId="538CC3AC" w:rsidR="00067216" w:rsidRDefault="00067216" w:rsidP="00E04B78">
            <w:pPr>
              <w:keepNext/>
              <w:keepLines/>
            </w:pPr>
            <w:r>
              <w:t>Formaat</w:t>
            </w:r>
          </w:p>
        </w:tc>
        <w:tc>
          <w:tcPr>
            <w:tcW w:w="2410" w:type="dxa"/>
          </w:tcPr>
          <w:p w14:paraId="668294C2" w14:textId="53542EC7" w:rsidR="00067216" w:rsidRPr="00C341E5" w:rsidRDefault="00067216" w:rsidP="00E04B78">
            <w:pPr>
              <w:keepNext/>
              <w:keepLines/>
            </w:pPr>
            <w:r>
              <w:t>Aanlevering via</w:t>
            </w:r>
          </w:p>
        </w:tc>
        <w:tc>
          <w:tcPr>
            <w:tcW w:w="2126" w:type="dxa"/>
          </w:tcPr>
          <w:p w14:paraId="3A91C020" w14:textId="221B938F" w:rsidR="00067216" w:rsidRPr="00C341E5" w:rsidRDefault="00067216" w:rsidP="00E04B78">
            <w:pPr>
              <w:keepNext/>
              <w:keepLines/>
            </w:pPr>
            <w:r>
              <w:t>Uitlevering via</w:t>
            </w:r>
          </w:p>
        </w:tc>
      </w:tr>
      <w:tr w:rsidR="001F2CB8" w:rsidRPr="00C341E5" w14:paraId="280ED141" w14:textId="435CA624" w:rsidTr="00212547">
        <w:tc>
          <w:tcPr>
            <w:tcW w:w="3397" w:type="dxa"/>
          </w:tcPr>
          <w:p w14:paraId="66DC1066" w14:textId="4764A092" w:rsidR="00067216" w:rsidRPr="00C341E5" w:rsidRDefault="00067216" w:rsidP="00E04B78">
            <w:pPr>
              <w:keepNext/>
              <w:keepLines/>
            </w:pPr>
            <w:r>
              <w:t>Cataract</w:t>
            </w:r>
          </w:p>
        </w:tc>
        <w:tc>
          <w:tcPr>
            <w:tcW w:w="1276" w:type="dxa"/>
          </w:tcPr>
          <w:p w14:paraId="2FB69FCA" w14:textId="03431AA5" w:rsidR="00067216" w:rsidRDefault="00067216" w:rsidP="00E04B78">
            <w:pPr>
              <w:keepNext/>
              <w:keepLines/>
            </w:pPr>
            <w:r>
              <w:t>XML</w:t>
            </w:r>
          </w:p>
        </w:tc>
        <w:tc>
          <w:tcPr>
            <w:tcW w:w="2410" w:type="dxa"/>
          </w:tcPr>
          <w:p w14:paraId="236E0FF8" w14:textId="0CE40D39" w:rsidR="00067216" w:rsidRPr="00C341E5" w:rsidRDefault="00067216">
            <w:pPr>
              <w:keepNext/>
              <w:keepLines/>
              <w:tabs>
                <w:tab w:val="right" w:pos="2619"/>
              </w:tabs>
              <w:pPrChange w:id="415" w:author="Petra Geels" w:date="2026-03-03T10:54:00Z" w16du:dateUtc="2026-03-03T09:54:00Z">
                <w:pPr>
                  <w:keepNext/>
                  <w:keepLines/>
                </w:pPr>
              </w:pPrChange>
            </w:pPr>
            <w:proofErr w:type="spellStart"/>
            <w:r>
              <w:t>Datahub</w:t>
            </w:r>
            <w:proofErr w:type="spellEnd"/>
            <w:r>
              <w:t>-portaal</w:t>
            </w:r>
            <w:r w:rsidR="00385660">
              <w:t xml:space="preserve"> (</w:t>
            </w:r>
            <w:r w:rsidR="003D43F0">
              <w:t>,</w:t>
            </w:r>
            <w:r w:rsidR="00385660">
              <w:t>FHIR</w:t>
            </w:r>
            <w:r w:rsidR="003D43F0">
              <w:t xml:space="preserve"> en invoerportaal)</w:t>
            </w:r>
            <w:r w:rsidR="00385660">
              <w:tab/>
            </w:r>
          </w:p>
        </w:tc>
        <w:tc>
          <w:tcPr>
            <w:tcW w:w="2126" w:type="dxa"/>
          </w:tcPr>
          <w:p w14:paraId="50675AAF" w14:textId="2BE76B5B" w:rsidR="00067216" w:rsidRPr="00C341E5" w:rsidRDefault="00067216" w:rsidP="00E04B78">
            <w:pPr>
              <w:keepNext/>
              <w:keepLines/>
            </w:pPr>
          </w:p>
        </w:tc>
      </w:tr>
      <w:tr w:rsidR="00244B85" w:rsidRPr="00C341E5" w14:paraId="00586FA0" w14:textId="37D862EB" w:rsidTr="00212547">
        <w:tc>
          <w:tcPr>
            <w:tcW w:w="3397" w:type="dxa"/>
          </w:tcPr>
          <w:p w14:paraId="0894F804" w14:textId="5084DCE0" w:rsidR="00067216" w:rsidRDefault="00067216" w:rsidP="00E04B78">
            <w:pPr>
              <w:keepNext/>
              <w:keepLines/>
            </w:pPr>
            <w:commentRangeStart w:id="416"/>
            <w:commentRangeStart w:id="417"/>
            <w:commentRangeStart w:id="418"/>
            <w:proofErr w:type="spellStart"/>
            <w:r>
              <w:t>Eurequo</w:t>
            </w:r>
            <w:proofErr w:type="spellEnd"/>
            <w:r>
              <w:t xml:space="preserve"> (cataract)</w:t>
            </w:r>
            <w:r w:rsidR="00611C71">
              <w:t xml:space="preserve"> - uitlevering</w:t>
            </w:r>
            <w:commentRangeEnd w:id="416"/>
            <w:r w:rsidR="00667B26">
              <w:rPr>
                <w:rStyle w:val="Verwijzingopmerking"/>
                <w:sz w:val="22"/>
                <w:szCs w:val="20"/>
              </w:rPr>
              <w:commentReference w:id="416"/>
            </w:r>
            <w:commentRangeEnd w:id="417"/>
            <w:r>
              <w:rPr>
                <w:rStyle w:val="Verwijzingopmerking"/>
                <w:sz w:val="22"/>
                <w:szCs w:val="20"/>
              </w:rPr>
              <w:commentReference w:id="417"/>
            </w:r>
            <w:commentRangeEnd w:id="418"/>
            <w:r>
              <w:rPr>
                <w:rStyle w:val="Verwijzingopmerking"/>
                <w:sz w:val="22"/>
                <w:szCs w:val="20"/>
              </w:rPr>
              <w:commentReference w:id="418"/>
            </w:r>
          </w:p>
        </w:tc>
        <w:tc>
          <w:tcPr>
            <w:tcW w:w="1276" w:type="dxa"/>
          </w:tcPr>
          <w:p w14:paraId="55FB6F0B" w14:textId="763B5616" w:rsidR="00067216" w:rsidRDefault="351E129D" w:rsidP="00E04B78">
            <w:pPr>
              <w:keepNext/>
              <w:keepLines/>
            </w:pPr>
            <w:r>
              <w:t>XML</w:t>
            </w:r>
          </w:p>
        </w:tc>
        <w:tc>
          <w:tcPr>
            <w:tcW w:w="2410" w:type="dxa"/>
          </w:tcPr>
          <w:p w14:paraId="29DFDEAD" w14:textId="1FA14AD9" w:rsidR="00067216" w:rsidRDefault="00067216" w:rsidP="00E04B78">
            <w:pPr>
              <w:keepNext/>
              <w:keepLines/>
            </w:pPr>
          </w:p>
        </w:tc>
        <w:tc>
          <w:tcPr>
            <w:tcW w:w="2126" w:type="dxa"/>
          </w:tcPr>
          <w:p w14:paraId="0C6E58FC" w14:textId="0C3C7D70" w:rsidR="00067216" w:rsidRPr="00C341E5" w:rsidRDefault="48019CF7" w:rsidP="00E04B78">
            <w:pPr>
              <w:keepNext/>
              <w:keepLines/>
            </w:pPr>
            <w:r>
              <w:t xml:space="preserve">IQVIA </w:t>
            </w:r>
            <w:r w:rsidR="00F62E37">
              <w:t>portaal</w:t>
            </w:r>
          </w:p>
        </w:tc>
      </w:tr>
      <w:tr w:rsidR="001F2CB8" w:rsidRPr="00C341E5" w14:paraId="2F560C8A" w14:textId="6BC7F55F" w:rsidTr="00212547">
        <w:tc>
          <w:tcPr>
            <w:tcW w:w="3397" w:type="dxa"/>
          </w:tcPr>
          <w:p w14:paraId="5B7E70BF" w14:textId="239AF2AC" w:rsidR="00067216" w:rsidRPr="00C341E5" w:rsidRDefault="00067216" w:rsidP="00E04B78">
            <w:pPr>
              <w:keepNext/>
              <w:keepLines/>
            </w:pPr>
            <w:r>
              <w:t>LTR</w:t>
            </w:r>
          </w:p>
        </w:tc>
        <w:tc>
          <w:tcPr>
            <w:tcW w:w="1276" w:type="dxa"/>
          </w:tcPr>
          <w:p w14:paraId="09178B11" w14:textId="09CBACFB" w:rsidR="00067216" w:rsidRDefault="00FD53C8" w:rsidP="00E04B78">
            <w:pPr>
              <w:keepNext/>
              <w:keepLines/>
            </w:pPr>
            <w:r>
              <w:t>XML</w:t>
            </w:r>
          </w:p>
        </w:tc>
        <w:tc>
          <w:tcPr>
            <w:tcW w:w="2410" w:type="dxa"/>
          </w:tcPr>
          <w:p w14:paraId="1CB829D4" w14:textId="5019CE98" w:rsidR="00067216" w:rsidRPr="00C341E5" w:rsidRDefault="00067216" w:rsidP="00E04B78">
            <w:pPr>
              <w:keepNext/>
              <w:keepLines/>
            </w:pPr>
            <w:proofErr w:type="spellStart"/>
            <w:r>
              <w:t>ZorgTTP</w:t>
            </w:r>
            <w:proofErr w:type="spellEnd"/>
          </w:p>
        </w:tc>
        <w:tc>
          <w:tcPr>
            <w:tcW w:w="2126" w:type="dxa"/>
          </w:tcPr>
          <w:p w14:paraId="602966B5" w14:textId="0B2052DF" w:rsidR="00067216" w:rsidRPr="00C341E5" w:rsidRDefault="00067216" w:rsidP="00E04B78">
            <w:pPr>
              <w:keepNext/>
              <w:keepLines/>
            </w:pPr>
          </w:p>
        </w:tc>
      </w:tr>
      <w:tr w:rsidR="001F2CB8" w:rsidRPr="00C341E5" w14:paraId="17163026" w14:textId="12EE62DD" w:rsidTr="00212547">
        <w:tc>
          <w:tcPr>
            <w:tcW w:w="3397" w:type="dxa"/>
          </w:tcPr>
          <w:p w14:paraId="132BDB5C" w14:textId="27CC9DBA" w:rsidR="00067216" w:rsidRPr="00C341E5" w:rsidRDefault="00067216" w:rsidP="00E04B78">
            <w:pPr>
              <w:keepNext/>
              <w:keepLines/>
            </w:pPr>
            <w:r>
              <w:t>LTR-RAV</w:t>
            </w:r>
          </w:p>
        </w:tc>
        <w:tc>
          <w:tcPr>
            <w:tcW w:w="1276" w:type="dxa"/>
          </w:tcPr>
          <w:p w14:paraId="38842A8B" w14:textId="0C6AF313" w:rsidR="00067216" w:rsidRDefault="00FD53C8" w:rsidP="00E04B78">
            <w:pPr>
              <w:keepNext/>
              <w:keepLines/>
            </w:pPr>
            <w:r>
              <w:t>CSV</w:t>
            </w:r>
          </w:p>
        </w:tc>
        <w:tc>
          <w:tcPr>
            <w:tcW w:w="2410" w:type="dxa"/>
          </w:tcPr>
          <w:p w14:paraId="148B0801" w14:textId="1E9AED09" w:rsidR="00067216" w:rsidRPr="00C341E5" w:rsidRDefault="00067216" w:rsidP="00E04B78">
            <w:pPr>
              <w:keepNext/>
              <w:keepLines/>
            </w:pPr>
            <w:proofErr w:type="spellStart"/>
            <w:r>
              <w:t>Datahub</w:t>
            </w:r>
            <w:proofErr w:type="spellEnd"/>
            <w:r>
              <w:t>-portaal</w:t>
            </w:r>
          </w:p>
        </w:tc>
        <w:tc>
          <w:tcPr>
            <w:tcW w:w="2126" w:type="dxa"/>
          </w:tcPr>
          <w:p w14:paraId="34BECEF4" w14:textId="042194D8" w:rsidR="00067216" w:rsidRPr="00C341E5" w:rsidRDefault="00067216" w:rsidP="00E04B78">
            <w:pPr>
              <w:keepNext/>
              <w:keepLines/>
            </w:pPr>
            <w:proofErr w:type="spellStart"/>
            <w:r>
              <w:t>MijnDHD</w:t>
            </w:r>
            <w:proofErr w:type="spellEnd"/>
          </w:p>
        </w:tc>
      </w:tr>
      <w:tr w:rsidR="001F2CB8" w14:paraId="19602CCB" w14:textId="68700B1B" w:rsidTr="00212547">
        <w:tc>
          <w:tcPr>
            <w:tcW w:w="3397" w:type="dxa"/>
          </w:tcPr>
          <w:p w14:paraId="06482601" w14:textId="7C53655F" w:rsidR="00067216" w:rsidRDefault="00067216" w:rsidP="00E04B78">
            <w:pPr>
              <w:keepNext/>
              <w:keepLines/>
            </w:pPr>
            <w:r>
              <w:t>Revalidatie impact</w:t>
            </w:r>
          </w:p>
        </w:tc>
        <w:tc>
          <w:tcPr>
            <w:tcW w:w="1276" w:type="dxa"/>
          </w:tcPr>
          <w:p w14:paraId="16FCD040" w14:textId="730D7A9B" w:rsidR="00067216" w:rsidRDefault="00FD53C8" w:rsidP="00E04B78">
            <w:pPr>
              <w:keepNext/>
              <w:keepLines/>
            </w:pPr>
            <w:r>
              <w:t>CSV/XML</w:t>
            </w:r>
          </w:p>
        </w:tc>
        <w:tc>
          <w:tcPr>
            <w:tcW w:w="2410" w:type="dxa"/>
          </w:tcPr>
          <w:p w14:paraId="18E6A2F9" w14:textId="10941CAC" w:rsidR="00067216" w:rsidRDefault="00A97B29" w:rsidP="00E04B78">
            <w:pPr>
              <w:keepNext/>
              <w:keepLines/>
            </w:pPr>
            <w:proofErr w:type="spellStart"/>
            <w:r>
              <w:t>Datahub</w:t>
            </w:r>
            <w:proofErr w:type="spellEnd"/>
            <w:r>
              <w:t>-portaal</w:t>
            </w:r>
          </w:p>
        </w:tc>
        <w:tc>
          <w:tcPr>
            <w:tcW w:w="2126" w:type="dxa"/>
          </w:tcPr>
          <w:p w14:paraId="6306DD2F" w14:textId="77777777" w:rsidR="00067216" w:rsidRDefault="00067216" w:rsidP="00E04B78">
            <w:pPr>
              <w:keepNext/>
              <w:keepLines/>
            </w:pPr>
          </w:p>
        </w:tc>
      </w:tr>
      <w:tr w:rsidR="001F2CB8" w14:paraId="49265234" w14:textId="19EBF41E" w:rsidTr="00212547">
        <w:tc>
          <w:tcPr>
            <w:tcW w:w="3397" w:type="dxa"/>
          </w:tcPr>
          <w:p w14:paraId="19A31D9F" w14:textId="566248A8" w:rsidR="00067216" w:rsidRDefault="00067216" w:rsidP="00E04B78">
            <w:pPr>
              <w:keepNext/>
              <w:keepLines/>
            </w:pPr>
            <w:r>
              <w:t>CP-register</w:t>
            </w:r>
          </w:p>
        </w:tc>
        <w:tc>
          <w:tcPr>
            <w:tcW w:w="1276" w:type="dxa"/>
          </w:tcPr>
          <w:p w14:paraId="50A2FC7A" w14:textId="4CCB42B2" w:rsidR="00067216" w:rsidRDefault="00B45DAE" w:rsidP="00E04B78">
            <w:pPr>
              <w:keepNext/>
              <w:keepLines/>
            </w:pPr>
            <w:r>
              <w:t>CSV/XML</w:t>
            </w:r>
          </w:p>
        </w:tc>
        <w:tc>
          <w:tcPr>
            <w:tcW w:w="2410" w:type="dxa"/>
          </w:tcPr>
          <w:p w14:paraId="21B4273E" w14:textId="12C4D757" w:rsidR="00067216" w:rsidRDefault="00A97B29" w:rsidP="00E04B78">
            <w:pPr>
              <w:keepNext/>
              <w:keepLines/>
            </w:pPr>
            <w:proofErr w:type="spellStart"/>
            <w:r>
              <w:t>Datahub</w:t>
            </w:r>
            <w:proofErr w:type="spellEnd"/>
            <w:r>
              <w:t>-portaal</w:t>
            </w:r>
          </w:p>
        </w:tc>
        <w:tc>
          <w:tcPr>
            <w:tcW w:w="2126" w:type="dxa"/>
          </w:tcPr>
          <w:p w14:paraId="17523E22" w14:textId="77777777" w:rsidR="00067216" w:rsidRDefault="00067216" w:rsidP="00E04B78">
            <w:pPr>
              <w:keepNext/>
              <w:keepLines/>
            </w:pPr>
          </w:p>
        </w:tc>
      </w:tr>
      <w:tr w:rsidR="001F2CB8" w14:paraId="692D9D9E" w14:textId="2C8F2705" w:rsidTr="00212547">
        <w:tc>
          <w:tcPr>
            <w:tcW w:w="3397" w:type="dxa"/>
          </w:tcPr>
          <w:p w14:paraId="5E2C630A" w14:textId="57444486" w:rsidR="00067216" w:rsidRDefault="00067216" w:rsidP="00E04B78">
            <w:pPr>
              <w:keepNext/>
              <w:keepLines/>
            </w:pPr>
            <w:r>
              <w:t>Monitor digitale zorg</w:t>
            </w:r>
          </w:p>
        </w:tc>
        <w:tc>
          <w:tcPr>
            <w:tcW w:w="1276" w:type="dxa"/>
          </w:tcPr>
          <w:p w14:paraId="0CFCF831" w14:textId="665EAC39" w:rsidR="00067216" w:rsidRDefault="00777854" w:rsidP="00E04B78">
            <w:pPr>
              <w:keepNext/>
              <w:keepLines/>
            </w:pPr>
            <w:r>
              <w:t>CSV</w:t>
            </w:r>
          </w:p>
        </w:tc>
        <w:tc>
          <w:tcPr>
            <w:tcW w:w="2410" w:type="dxa"/>
          </w:tcPr>
          <w:p w14:paraId="67E061C7" w14:textId="22E36564" w:rsidR="00067216" w:rsidRDefault="00A97B29" w:rsidP="00E04B78">
            <w:pPr>
              <w:keepNext/>
              <w:keepLines/>
            </w:pPr>
            <w:proofErr w:type="spellStart"/>
            <w:r>
              <w:t>Datahub</w:t>
            </w:r>
            <w:proofErr w:type="spellEnd"/>
            <w:r>
              <w:t>-portaal</w:t>
            </w:r>
          </w:p>
        </w:tc>
        <w:tc>
          <w:tcPr>
            <w:tcW w:w="2126" w:type="dxa"/>
          </w:tcPr>
          <w:p w14:paraId="261405C2" w14:textId="77777777" w:rsidR="00067216" w:rsidRDefault="00067216" w:rsidP="00E04B78">
            <w:pPr>
              <w:keepNext/>
              <w:keepLines/>
            </w:pPr>
          </w:p>
        </w:tc>
      </w:tr>
      <w:tr w:rsidR="001F2CB8" w14:paraId="5CB397BD" w14:textId="34A65CB8" w:rsidTr="00212547">
        <w:tc>
          <w:tcPr>
            <w:tcW w:w="3397" w:type="dxa"/>
          </w:tcPr>
          <w:p w14:paraId="1604B4CE" w14:textId="20DE45D2" w:rsidR="00067216" w:rsidRDefault="00067216" w:rsidP="00E04B78">
            <w:pPr>
              <w:keepNext/>
              <w:keepLines/>
            </w:pPr>
            <w:r>
              <w:t>Productiviteitsmonitor UMC</w:t>
            </w:r>
          </w:p>
        </w:tc>
        <w:tc>
          <w:tcPr>
            <w:tcW w:w="1276" w:type="dxa"/>
          </w:tcPr>
          <w:p w14:paraId="1BD30C9E" w14:textId="7486AB80" w:rsidR="00067216" w:rsidRDefault="00777854" w:rsidP="00E04B78">
            <w:pPr>
              <w:keepNext/>
              <w:keepLines/>
            </w:pPr>
            <w:r>
              <w:t>CSV</w:t>
            </w:r>
          </w:p>
        </w:tc>
        <w:tc>
          <w:tcPr>
            <w:tcW w:w="2410" w:type="dxa"/>
          </w:tcPr>
          <w:p w14:paraId="4D9906B8" w14:textId="5227650F" w:rsidR="00067216" w:rsidRDefault="00A97B29" w:rsidP="00E04B78">
            <w:pPr>
              <w:keepNext/>
              <w:keepLines/>
            </w:pPr>
            <w:proofErr w:type="spellStart"/>
            <w:r>
              <w:t>Datahub</w:t>
            </w:r>
            <w:proofErr w:type="spellEnd"/>
            <w:r>
              <w:t>-portaal</w:t>
            </w:r>
          </w:p>
        </w:tc>
        <w:tc>
          <w:tcPr>
            <w:tcW w:w="2126" w:type="dxa"/>
          </w:tcPr>
          <w:p w14:paraId="02A3B06B" w14:textId="77777777" w:rsidR="00067216" w:rsidRDefault="00067216" w:rsidP="00E04B78">
            <w:pPr>
              <w:keepNext/>
              <w:keepLines/>
            </w:pPr>
          </w:p>
        </w:tc>
      </w:tr>
      <w:tr w:rsidR="001F2CB8" w14:paraId="48A85430" w14:textId="4B4F5E70" w:rsidTr="00212547">
        <w:tc>
          <w:tcPr>
            <w:tcW w:w="3397" w:type="dxa"/>
          </w:tcPr>
          <w:p w14:paraId="70D12791" w14:textId="400E3F83" w:rsidR="00067216" w:rsidRDefault="00067216" w:rsidP="00E04B78">
            <w:pPr>
              <w:keepNext/>
              <w:keepLines/>
            </w:pPr>
            <w:r>
              <w:t>Productiviteitsmonitor MSB</w:t>
            </w:r>
          </w:p>
        </w:tc>
        <w:tc>
          <w:tcPr>
            <w:tcW w:w="1276" w:type="dxa"/>
          </w:tcPr>
          <w:p w14:paraId="43C7EB5F" w14:textId="6FA793E7" w:rsidR="00067216" w:rsidRDefault="00777854" w:rsidP="00E04B78">
            <w:pPr>
              <w:keepNext/>
              <w:keepLines/>
            </w:pPr>
            <w:r>
              <w:t>CSV</w:t>
            </w:r>
          </w:p>
        </w:tc>
        <w:tc>
          <w:tcPr>
            <w:tcW w:w="2410" w:type="dxa"/>
          </w:tcPr>
          <w:p w14:paraId="22E7EAD3" w14:textId="1A889DF8" w:rsidR="00067216" w:rsidRDefault="00A97B29" w:rsidP="00E04B78">
            <w:pPr>
              <w:keepNext/>
              <w:keepLines/>
            </w:pPr>
            <w:proofErr w:type="spellStart"/>
            <w:r>
              <w:t>Datahub</w:t>
            </w:r>
            <w:proofErr w:type="spellEnd"/>
            <w:r>
              <w:t>-portaal</w:t>
            </w:r>
          </w:p>
        </w:tc>
        <w:tc>
          <w:tcPr>
            <w:tcW w:w="2126" w:type="dxa"/>
          </w:tcPr>
          <w:p w14:paraId="362871F3" w14:textId="77777777" w:rsidR="00067216" w:rsidRDefault="00067216" w:rsidP="00E04B78">
            <w:pPr>
              <w:keepNext/>
              <w:keepLines/>
            </w:pPr>
          </w:p>
        </w:tc>
      </w:tr>
      <w:tr w:rsidR="001F2CB8" w14:paraId="3CE9D810" w14:textId="4C9F17FE" w:rsidTr="00212547">
        <w:tc>
          <w:tcPr>
            <w:tcW w:w="3397" w:type="dxa"/>
          </w:tcPr>
          <w:p w14:paraId="7CB29844" w14:textId="68D5A6F7" w:rsidR="00067216" w:rsidRDefault="00067216" w:rsidP="00E04B78">
            <w:pPr>
              <w:keepNext/>
              <w:keepLines/>
            </w:pPr>
            <w:r>
              <w:t>ZBC-FIN</w:t>
            </w:r>
          </w:p>
        </w:tc>
        <w:tc>
          <w:tcPr>
            <w:tcW w:w="1276" w:type="dxa"/>
          </w:tcPr>
          <w:p w14:paraId="3A31DD9A" w14:textId="2E7BEDC9" w:rsidR="00067216" w:rsidRDefault="00CE15D6" w:rsidP="00E04B78">
            <w:pPr>
              <w:keepNext/>
              <w:keepLines/>
            </w:pPr>
            <w:proofErr w:type="spellStart"/>
            <w:r>
              <w:t>ZIP+txt</w:t>
            </w:r>
            <w:proofErr w:type="spellEnd"/>
          </w:p>
        </w:tc>
        <w:tc>
          <w:tcPr>
            <w:tcW w:w="2410" w:type="dxa"/>
          </w:tcPr>
          <w:p w14:paraId="6A8858F2" w14:textId="2AF5FE84" w:rsidR="00067216" w:rsidRDefault="00067216" w:rsidP="00E04B78">
            <w:pPr>
              <w:keepNext/>
              <w:keepLines/>
            </w:pPr>
            <w:proofErr w:type="spellStart"/>
            <w:r>
              <w:t>ZorgTTP</w:t>
            </w:r>
            <w:proofErr w:type="spellEnd"/>
          </w:p>
        </w:tc>
        <w:tc>
          <w:tcPr>
            <w:tcW w:w="2126" w:type="dxa"/>
          </w:tcPr>
          <w:p w14:paraId="0BC919A7" w14:textId="77777777" w:rsidR="00067216" w:rsidRDefault="00067216" w:rsidP="00E04B78">
            <w:pPr>
              <w:keepNext/>
              <w:keepLines/>
            </w:pPr>
          </w:p>
        </w:tc>
      </w:tr>
      <w:tr w:rsidR="001F2CB8" w14:paraId="72716162" w14:textId="7C2DA5A2" w:rsidTr="00212547">
        <w:tc>
          <w:tcPr>
            <w:tcW w:w="3397" w:type="dxa"/>
          </w:tcPr>
          <w:p w14:paraId="13BBE77A" w14:textId="2470DAF0" w:rsidR="00067216" w:rsidRDefault="00D33F21" w:rsidP="00E04B78">
            <w:pPr>
              <w:keepNext/>
              <w:keepLines/>
            </w:pPr>
            <w:r>
              <w:t>Robijn</w:t>
            </w:r>
          </w:p>
        </w:tc>
        <w:tc>
          <w:tcPr>
            <w:tcW w:w="1276" w:type="dxa"/>
          </w:tcPr>
          <w:p w14:paraId="18C2CE3F" w14:textId="7815521F" w:rsidR="00067216" w:rsidRDefault="00323D5D" w:rsidP="00E04B78">
            <w:pPr>
              <w:keepNext/>
              <w:keepLines/>
            </w:pPr>
            <w:r>
              <w:t>CSV</w:t>
            </w:r>
          </w:p>
        </w:tc>
        <w:tc>
          <w:tcPr>
            <w:tcW w:w="2410" w:type="dxa"/>
          </w:tcPr>
          <w:p w14:paraId="2AABE274" w14:textId="2F6C18E1" w:rsidR="00067216" w:rsidRDefault="00A97B29" w:rsidP="00E04B78">
            <w:pPr>
              <w:keepNext/>
              <w:keepLines/>
            </w:pPr>
            <w:proofErr w:type="spellStart"/>
            <w:r>
              <w:t>Datahub</w:t>
            </w:r>
            <w:proofErr w:type="spellEnd"/>
            <w:r>
              <w:t>-portaal</w:t>
            </w:r>
          </w:p>
        </w:tc>
        <w:tc>
          <w:tcPr>
            <w:tcW w:w="2126" w:type="dxa"/>
          </w:tcPr>
          <w:p w14:paraId="1F1B3949" w14:textId="77777777" w:rsidR="00067216" w:rsidRDefault="00067216" w:rsidP="00E04B78">
            <w:pPr>
              <w:keepNext/>
              <w:keepLines/>
            </w:pPr>
          </w:p>
        </w:tc>
      </w:tr>
      <w:tr w:rsidR="00244B85" w14:paraId="57CDE6D8" w14:textId="37B9F3D1" w:rsidTr="00212547">
        <w:tc>
          <w:tcPr>
            <w:tcW w:w="3397" w:type="dxa"/>
          </w:tcPr>
          <w:p w14:paraId="5FEEF84C" w14:textId="36944E9B" w:rsidR="00D33F21" w:rsidRDefault="00D33F21" w:rsidP="00E04B78">
            <w:pPr>
              <w:keepNext/>
              <w:keepLines/>
            </w:pPr>
            <w:r>
              <w:t>ZE&amp;GG</w:t>
            </w:r>
          </w:p>
        </w:tc>
        <w:tc>
          <w:tcPr>
            <w:tcW w:w="1276" w:type="dxa"/>
          </w:tcPr>
          <w:p w14:paraId="6DB85E5D" w14:textId="445C21EB" w:rsidR="00D33F21" w:rsidRDefault="00323D5D" w:rsidP="00E04B78">
            <w:pPr>
              <w:keepNext/>
              <w:keepLines/>
            </w:pPr>
            <w:r>
              <w:t>CSV</w:t>
            </w:r>
          </w:p>
        </w:tc>
        <w:tc>
          <w:tcPr>
            <w:tcW w:w="2410" w:type="dxa"/>
          </w:tcPr>
          <w:p w14:paraId="5508FF0F" w14:textId="7CC6D765" w:rsidR="00D33F21" w:rsidRDefault="00A97B29" w:rsidP="00E04B78">
            <w:pPr>
              <w:keepNext/>
              <w:keepLines/>
            </w:pPr>
            <w:proofErr w:type="spellStart"/>
            <w:r>
              <w:t>Datahub</w:t>
            </w:r>
            <w:proofErr w:type="spellEnd"/>
            <w:r>
              <w:t>-portaal</w:t>
            </w:r>
          </w:p>
        </w:tc>
        <w:tc>
          <w:tcPr>
            <w:tcW w:w="2126" w:type="dxa"/>
          </w:tcPr>
          <w:p w14:paraId="552DC43B" w14:textId="77777777" w:rsidR="00D33F21" w:rsidRDefault="00D33F21" w:rsidP="00E04B78">
            <w:pPr>
              <w:keepNext/>
              <w:keepLines/>
            </w:pPr>
          </w:p>
        </w:tc>
      </w:tr>
      <w:tr w:rsidR="00244B85" w14:paraId="26E718A2" w14:textId="378135C7" w:rsidTr="00212547">
        <w:tc>
          <w:tcPr>
            <w:tcW w:w="3397" w:type="dxa"/>
          </w:tcPr>
          <w:p w14:paraId="219FDE0C" w14:textId="2563CFC6" w:rsidR="00D33F21" w:rsidRDefault="00D33F21" w:rsidP="00E04B78">
            <w:pPr>
              <w:keepNext/>
              <w:keepLines/>
            </w:pPr>
            <w:r>
              <w:t>DQRA</w:t>
            </w:r>
          </w:p>
        </w:tc>
        <w:tc>
          <w:tcPr>
            <w:tcW w:w="1276" w:type="dxa"/>
          </w:tcPr>
          <w:p w14:paraId="0D163786" w14:textId="41C6B38C" w:rsidR="00D33F21" w:rsidRDefault="00323D5D" w:rsidP="00E04B78">
            <w:pPr>
              <w:keepNext/>
              <w:keepLines/>
            </w:pPr>
            <w:r>
              <w:t>CSV</w:t>
            </w:r>
          </w:p>
        </w:tc>
        <w:tc>
          <w:tcPr>
            <w:tcW w:w="2410" w:type="dxa"/>
          </w:tcPr>
          <w:p w14:paraId="285CB5E5" w14:textId="1322C15B" w:rsidR="00D33F21" w:rsidRDefault="00A97B29" w:rsidP="00E04B78">
            <w:pPr>
              <w:keepNext/>
              <w:keepLines/>
            </w:pPr>
            <w:proofErr w:type="spellStart"/>
            <w:r>
              <w:t>Datahub</w:t>
            </w:r>
            <w:proofErr w:type="spellEnd"/>
            <w:r>
              <w:t>-portaal</w:t>
            </w:r>
          </w:p>
        </w:tc>
        <w:tc>
          <w:tcPr>
            <w:tcW w:w="2126" w:type="dxa"/>
          </w:tcPr>
          <w:p w14:paraId="07BADE19" w14:textId="77777777" w:rsidR="00D33F21" w:rsidRDefault="00D33F21" w:rsidP="00E04B78">
            <w:pPr>
              <w:keepNext/>
              <w:keepLines/>
            </w:pPr>
          </w:p>
        </w:tc>
      </w:tr>
      <w:tr w:rsidR="00244B85" w14:paraId="57C6E84F" w14:textId="422296A5" w:rsidTr="00212547">
        <w:tc>
          <w:tcPr>
            <w:tcW w:w="3397" w:type="dxa"/>
          </w:tcPr>
          <w:p w14:paraId="27211F73" w14:textId="10A13832" w:rsidR="00C13039" w:rsidRDefault="00C13039" w:rsidP="00E04B78">
            <w:pPr>
              <w:keepNext/>
              <w:keepLines/>
            </w:pPr>
            <w:r>
              <w:t>SARI</w:t>
            </w:r>
          </w:p>
        </w:tc>
        <w:tc>
          <w:tcPr>
            <w:tcW w:w="1276" w:type="dxa"/>
          </w:tcPr>
          <w:p w14:paraId="3CC05937" w14:textId="19784DF8" w:rsidR="00D33F21" w:rsidRDefault="00323D5D" w:rsidP="00E04B78">
            <w:pPr>
              <w:keepNext/>
              <w:keepLines/>
            </w:pPr>
            <w:r>
              <w:t>CSV/XML</w:t>
            </w:r>
          </w:p>
        </w:tc>
        <w:tc>
          <w:tcPr>
            <w:tcW w:w="2410" w:type="dxa"/>
          </w:tcPr>
          <w:p w14:paraId="3A2B7609" w14:textId="7017715D" w:rsidR="00D33F21" w:rsidRDefault="00A97B29" w:rsidP="00E04B78">
            <w:pPr>
              <w:keepNext/>
              <w:keepLines/>
            </w:pPr>
            <w:proofErr w:type="spellStart"/>
            <w:r>
              <w:t>Datahub</w:t>
            </w:r>
            <w:proofErr w:type="spellEnd"/>
            <w:r>
              <w:t>-portaal</w:t>
            </w:r>
          </w:p>
        </w:tc>
        <w:tc>
          <w:tcPr>
            <w:tcW w:w="2126" w:type="dxa"/>
          </w:tcPr>
          <w:p w14:paraId="305C160E" w14:textId="77777777" w:rsidR="00D33F21" w:rsidRDefault="00D33F21" w:rsidP="00E04B78">
            <w:pPr>
              <w:keepNext/>
              <w:keepLines/>
            </w:pPr>
          </w:p>
        </w:tc>
      </w:tr>
      <w:tr w:rsidR="00244B85" w14:paraId="787ACEF5" w14:textId="4F7C6D42" w:rsidTr="00212547">
        <w:tc>
          <w:tcPr>
            <w:tcW w:w="3397" w:type="dxa"/>
          </w:tcPr>
          <w:p w14:paraId="7F9995DA" w14:textId="37E2F035" w:rsidR="00D33F21" w:rsidRDefault="00C13039" w:rsidP="00E04B78">
            <w:pPr>
              <w:keepNext/>
              <w:keepLines/>
            </w:pPr>
            <w:r>
              <w:t>STZ fin</w:t>
            </w:r>
            <w:r w:rsidR="00AE0FB3">
              <w:t xml:space="preserve"> bedrijfsvoering</w:t>
            </w:r>
          </w:p>
        </w:tc>
        <w:tc>
          <w:tcPr>
            <w:tcW w:w="1276" w:type="dxa"/>
          </w:tcPr>
          <w:p w14:paraId="4216BC97" w14:textId="51E72683" w:rsidR="00D33F21" w:rsidRDefault="00E86164" w:rsidP="00E04B78">
            <w:pPr>
              <w:keepNext/>
              <w:keepLines/>
            </w:pPr>
            <w:r>
              <w:t>CSV</w:t>
            </w:r>
          </w:p>
        </w:tc>
        <w:tc>
          <w:tcPr>
            <w:tcW w:w="2410" w:type="dxa"/>
          </w:tcPr>
          <w:p w14:paraId="7D4DB203" w14:textId="394DDE97" w:rsidR="00D33F21" w:rsidRDefault="00A97B29" w:rsidP="00E04B78">
            <w:pPr>
              <w:keepNext/>
              <w:keepLines/>
            </w:pPr>
            <w:proofErr w:type="spellStart"/>
            <w:r>
              <w:t>Datahub</w:t>
            </w:r>
            <w:proofErr w:type="spellEnd"/>
            <w:r>
              <w:t>-portaal/</w:t>
            </w:r>
            <w:r w:rsidR="00611C71">
              <w:t xml:space="preserve"> </w:t>
            </w:r>
            <w:r>
              <w:t>eigen applicatie</w:t>
            </w:r>
          </w:p>
        </w:tc>
        <w:tc>
          <w:tcPr>
            <w:tcW w:w="2126" w:type="dxa"/>
          </w:tcPr>
          <w:p w14:paraId="28B31008" w14:textId="77777777" w:rsidR="00D33F21" w:rsidRDefault="00D33F21" w:rsidP="00E04B78">
            <w:pPr>
              <w:keepNext/>
              <w:keepLines/>
            </w:pPr>
          </w:p>
        </w:tc>
      </w:tr>
      <w:tr w:rsidR="00244B85" w14:paraId="005DDEC0" w14:textId="7C2443EE" w:rsidTr="00212547">
        <w:tc>
          <w:tcPr>
            <w:tcW w:w="3397" w:type="dxa"/>
          </w:tcPr>
          <w:p w14:paraId="3CB1FCA7" w14:textId="2064B71C" w:rsidR="00D33F21" w:rsidRDefault="00AE0FB3" w:rsidP="00E04B78">
            <w:pPr>
              <w:keepNext/>
              <w:keepLines/>
            </w:pPr>
            <w:r>
              <w:t>DOQ</w:t>
            </w:r>
          </w:p>
        </w:tc>
        <w:tc>
          <w:tcPr>
            <w:tcW w:w="1276" w:type="dxa"/>
          </w:tcPr>
          <w:p w14:paraId="13365C7A" w14:textId="296E4940" w:rsidR="00D33F21" w:rsidRDefault="00490876" w:rsidP="00E04B78">
            <w:pPr>
              <w:keepNext/>
              <w:keepLines/>
            </w:pPr>
            <w:r>
              <w:t>CSV</w:t>
            </w:r>
          </w:p>
        </w:tc>
        <w:tc>
          <w:tcPr>
            <w:tcW w:w="2410" w:type="dxa"/>
          </w:tcPr>
          <w:p w14:paraId="27866493" w14:textId="433A3C22" w:rsidR="00D33F21" w:rsidRDefault="00611C71" w:rsidP="00E04B78">
            <w:pPr>
              <w:keepNext/>
              <w:keepLines/>
            </w:pPr>
            <w:proofErr w:type="spellStart"/>
            <w:r>
              <w:t>Datahub</w:t>
            </w:r>
            <w:proofErr w:type="spellEnd"/>
            <w:r>
              <w:t>-portaal</w:t>
            </w:r>
          </w:p>
        </w:tc>
        <w:tc>
          <w:tcPr>
            <w:tcW w:w="2126" w:type="dxa"/>
          </w:tcPr>
          <w:p w14:paraId="69CD3457" w14:textId="77777777" w:rsidR="00D33F21" w:rsidRDefault="00D33F21" w:rsidP="00E04B78">
            <w:pPr>
              <w:keepNext/>
              <w:keepLines/>
            </w:pPr>
          </w:p>
        </w:tc>
      </w:tr>
      <w:tr w:rsidR="00244B85" w14:paraId="43D7B4F4" w14:textId="40109D15" w:rsidTr="00212547">
        <w:tc>
          <w:tcPr>
            <w:tcW w:w="3397" w:type="dxa"/>
          </w:tcPr>
          <w:p w14:paraId="78A33C73" w14:textId="298867FB" w:rsidR="00D33F21" w:rsidRDefault="00AE0FB3" w:rsidP="00E04B78">
            <w:pPr>
              <w:keepNext/>
              <w:keepLines/>
            </w:pPr>
            <w:commentRangeStart w:id="420"/>
            <w:commentRangeStart w:id="421"/>
            <w:r>
              <w:t>LBZ</w:t>
            </w:r>
            <w:commentRangeEnd w:id="420"/>
            <w:r>
              <w:rPr>
                <w:rStyle w:val="Verwijzingopmerking"/>
                <w:sz w:val="22"/>
                <w:szCs w:val="20"/>
              </w:rPr>
              <w:commentReference w:id="420"/>
            </w:r>
            <w:commentRangeEnd w:id="421"/>
            <w:r w:rsidR="00BE5E95">
              <w:rPr>
                <w:rStyle w:val="Verwijzingopmerking"/>
                <w:sz w:val="22"/>
                <w:szCs w:val="20"/>
              </w:rPr>
              <w:commentReference w:id="421"/>
            </w:r>
          </w:p>
        </w:tc>
        <w:tc>
          <w:tcPr>
            <w:tcW w:w="1276" w:type="dxa"/>
          </w:tcPr>
          <w:p w14:paraId="29530DAD" w14:textId="35E25DDC" w:rsidR="00D33F21" w:rsidRDefault="00AE0FB3" w:rsidP="00E04B78">
            <w:pPr>
              <w:keepNext/>
              <w:keepLines/>
            </w:pPr>
            <w:proofErr w:type="spellStart"/>
            <w:r>
              <w:t>ZIP+txt</w:t>
            </w:r>
            <w:proofErr w:type="spellEnd"/>
          </w:p>
        </w:tc>
        <w:tc>
          <w:tcPr>
            <w:tcW w:w="2410" w:type="dxa"/>
          </w:tcPr>
          <w:p w14:paraId="72407019" w14:textId="6A75542B" w:rsidR="00D33F21" w:rsidRDefault="00611C71" w:rsidP="00E04B78">
            <w:pPr>
              <w:keepNext/>
              <w:keepLines/>
            </w:pPr>
            <w:r>
              <w:t>Eigen applicatie</w:t>
            </w:r>
            <w:r w:rsidR="76818B63">
              <w:t xml:space="preserve"> </w:t>
            </w:r>
            <w:r w:rsidR="6FE49F75">
              <w:t>- PVM</w:t>
            </w:r>
          </w:p>
        </w:tc>
        <w:tc>
          <w:tcPr>
            <w:tcW w:w="2126" w:type="dxa"/>
          </w:tcPr>
          <w:p w14:paraId="2D196F83" w14:textId="77777777" w:rsidR="00D33F21" w:rsidRDefault="00D33F21" w:rsidP="00E04B78">
            <w:pPr>
              <w:keepNext/>
              <w:keepLines/>
            </w:pPr>
          </w:p>
        </w:tc>
      </w:tr>
      <w:tr w:rsidR="00A849CB" w14:paraId="6E6CFD6E" w14:textId="14362EB7" w:rsidTr="00212547">
        <w:tc>
          <w:tcPr>
            <w:tcW w:w="3397" w:type="dxa"/>
          </w:tcPr>
          <w:p w14:paraId="560AF358" w14:textId="65058887" w:rsidR="00AE6DE7" w:rsidRPr="00200E7F" w:rsidRDefault="00A07A45" w:rsidP="00E04B78">
            <w:pPr>
              <w:keepNext/>
              <w:keepLines/>
              <w:rPr>
                <w:i/>
                <w:iCs/>
              </w:rPr>
            </w:pPr>
            <w:r>
              <w:rPr>
                <w:i/>
                <w:iCs/>
              </w:rPr>
              <w:t>R</w:t>
            </w:r>
            <w:r w:rsidR="00CB0BD0">
              <w:rPr>
                <w:i/>
                <w:iCs/>
              </w:rPr>
              <w:t>eferentietabellen</w:t>
            </w:r>
            <w:commentRangeStart w:id="422"/>
            <w:commentRangeStart w:id="423"/>
            <w:r w:rsidR="00CB0BD0">
              <w:rPr>
                <w:i/>
                <w:iCs/>
              </w:rPr>
              <w:t xml:space="preserve"> die </w:t>
            </w:r>
            <w:r w:rsidR="00584055">
              <w:rPr>
                <w:i/>
                <w:iCs/>
              </w:rPr>
              <w:t xml:space="preserve">uit DWH komen </w:t>
            </w:r>
            <w:commentRangeEnd w:id="422"/>
            <w:r w:rsidR="0022522C" w:rsidRPr="00200E7F">
              <w:rPr>
                <w:rStyle w:val="Verwijzingopmerking"/>
                <w:i/>
                <w:iCs/>
                <w:sz w:val="22"/>
                <w:szCs w:val="20"/>
              </w:rPr>
              <w:commentReference w:id="422"/>
            </w:r>
            <w:commentRangeEnd w:id="423"/>
            <w:r w:rsidRPr="00200E7F">
              <w:rPr>
                <w:rStyle w:val="Verwijzingopmerking"/>
                <w:i/>
                <w:iCs/>
                <w:sz w:val="22"/>
                <w:szCs w:val="20"/>
              </w:rPr>
              <w:commentReference w:id="423"/>
            </w:r>
          </w:p>
        </w:tc>
        <w:tc>
          <w:tcPr>
            <w:tcW w:w="1276" w:type="dxa"/>
          </w:tcPr>
          <w:p w14:paraId="7D265ED1" w14:textId="128EF2D0" w:rsidR="00AE6DE7" w:rsidRPr="00200E7F" w:rsidRDefault="00AE6DE7" w:rsidP="00E04B78">
            <w:pPr>
              <w:keepNext/>
              <w:keepLines/>
              <w:rPr>
                <w:i/>
                <w:iCs/>
              </w:rPr>
            </w:pPr>
          </w:p>
        </w:tc>
        <w:tc>
          <w:tcPr>
            <w:tcW w:w="2410" w:type="dxa"/>
          </w:tcPr>
          <w:p w14:paraId="44106EB0" w14:textId="67A59502" w:rsidR="00AE6DE7" w:rsidRPr="00200E7F" w:rsidRDefault="00AE6DE7" w:rsidP="00E04B78">
            <w:pPr>
              <w:keepNext/>
              <w:keepLines/>
              <w:rPr>
                <w:i/>
                <w:iCs/>
              </w:rPr>
            </w:pPr>
          </w:p>
        </w:tc>
        <w:tc>
          <w:tcPr>
            <w:tcW w:w="2126" w:type="dxa"/>
          </w:tcPr>
          <w:p w14:paraId="45732C08" w14:textId="77777777" w:rsidR="00AE6DE7" w:rsidRDefault="00AE6DE7" w:rsidP="00E04B78">
            <w:pPr>
              <w:keepNext/>
              <w:keepLines/>
            </w:pPr>
          </w:p>
        </w:tc>
      </w:tr>
      <w:tr w:rsidR="001C7D15" w14:paraId="29A605F0" w14:textId="535E4B7D" w:rsidTr="00212547">
        <w:tc>
          <w:tcPr>
            <w:tcW w:w="3397" w:type="dxa"/>
          </w:tcPr>
          <w:p w14:paraId="4C8C12CD" w14:textId="205387D3" w:rsidR="00200E7F" w:rsidRPr="00200E7F" w:rsidRDefault="00212547" w:rsidP="00E04B78">
            <w:pPr>
              <w:keepNext/>
              <w:keepLines/>
              <w:rPr>
                <w:i/>
                <w:iCs/>
              </w:rPr>
            </w:pPr>
            <w:proofErr w:type="spellStart"/>
            <w:r>
              <w:rPr>
                <w:i/>
                <w:iCs/>
              </w:rPr>
              <w:t>Datahub</w:t>
            </w:r>
            <w:proofErr w:type="spellEnd"/>
            <w:r>
              <w:rPr>
                <w:i/>
                <w:iCs/>
              </w:rPr>
              <w:t xml:space="preserve"> r</w:t>
            </w:r>
            <w:r w:rsidR="00584055">
              <w:rPr>
                <w:i/>
                <w:iCs/>
              </w:rPr>
              <w:t>eferentietabellen die van LBZ komen</w:t>
            </w:r>
          </w:p>
        </w:tc>
        <w:tc>
          <w:tcPr>
            <w:tcW w:w="1276" w:type="dxa"/>
          </w:tcPr>
          <w:p w14:paraId="34BA2108" w14:textId="7DD2FE08" w:rsidR="00200E7F" w:rsidRPr="00200E7F" w:rsidRDefault="00200E7F" w:rsidP="00E04B78">
            <w:pPr>
              <w:keepNext/>
              <w:keepLines/>
              <w:rPr>
                <w:i/>
                <w:iCs/>
              </w:rPr>
            </w:pPr>
          </w:p>
        </w:tc>
        <w:tc>
          <w:tcPr>
            <w:tcW w:w="2410" w:type="dxa"/>
          </w:tcPr>
          <w:p w14:paraId="63921296" w14:textId="5528B5D2" w:rsidR="00200E7F" w:rsidRPr="00200E7F" w:rsidRDefault="00200E7F" w:rsidP="00E04B78">
            <w:pPr>
              <w:keepNext/>
              <w:keepLines/>
              <w:rPr>
                <w:i/>
                <w:iCs/>
              </w:rPr>
            </w:pPr>
          </w:p>
        </w:tc>
        <w:tc>
          <w:tcPr>
            <w:tcW w:w="2126" w:type="dxa"/>
          </w:tcPr>
          <w:p w14:paraId="75DFE6CC" w14:textId="77777777" w:rsidR="00200E7F" w:rsidRDefault="00200E7F" w:rsidP="00E04B78">
            <w:pPr>
              <w:keepNext/>
              <w:keepLines/>
            </w:pPr>
          </w:p>
        </w:tc>
      </w:tr>
      <w:tr w:rsidR="00A849CB" w14:paraId="4C4E9B02" w14:textId="4C7A67F8" w:rsidTr="00212547">
        <w:tc>
          <w:tcPr>
            <w:tcW w:w="3397" w:type="dxa"/>
          </w:tcPr>
          <w:p w14:paraId="3B762ED0" w14:textId="783CA491" w:rsidR="00AE6DE7" w:rsidRDefault="00212547" w:rsidP="00E04B78">
            <w:pPr>
              <w:keepNext/>
              <w:keepLines/>
            </w:pPr>
            <w:proofErr w:type="spellStart"/>
            <w:r>
              <w:t>Datahub</w:t>
            </w:r>
            <w:proofErr w:type="spellEnd"/>
            <w:r>
              <w:t xml:space="preserve"> r</w:t>
            </w:r>
            <w:r w:rsidR="00584055">
              <w:t xml:space="preserve">eferentietabellen </w:t>
            </w:r>
            <w:r w:rsidR="00F96D88">
              <w:t xml:space="preserve">(beheert bij/door </w:t>
            </w:r>
            <w:proofErr w:type="spellStart"/>
            <w:r w:rsidR="00F96D88">
              <w:t>Datahub</w:t>
            </w:r>
            <w:proofErr w:type="spellEnd"/>
            <w:r w:rsidR="00F96D88">
              <w:t>)</w:t>
            </w:r>
          </w:p>
        </w:tc>
        <w:tc>
          <w:tcPr>
            <w:tcW w:w="1276" w:type="dxa"/>
          </w:tcPr>
          <w:p w14:paraId="3FEEC0B9" w14:textId="2D276749" w:rsidR="00AE6DE7" w:rsidRDefault="00A838E8" w:rsidP="00E04B78">
            <w:pPr>
              <w:keepNext/>
              <w:keepLines/>
            </w:pPr>
            <w:r>
              <w:t xml:space="preserve">CSV </w:t>
            </w:r>
            <w:r w:rsidR="0091663C">
              <w:t>/</w:t>
            </w:r>
            <w:r>
              <w:t xml:space="preserve"> </w:t>
            </w:r>
            <w:proofErr w:type="spellStart"/>
            <w:r>
              <w:t>excel</w:t>
            </w:r>
            <w:proofErr w:type="spellEnd"/>
            <w:r w:rsidR="0091663C">
              <w:t xml:space="preserve"> / </w:t>
            </w:r>
            <w:proofErr w:type="spellStart"/>
            <w:r w:rsidR="0091663C">
              <w:t>handm</w:t>
            </w:r>
            <w:proofErr w:type="spellEnd"/>
            <w:r w:rsidR="0091663C">
              <w:t>.</w:t>
            </w:r>
          </w:p>
        </w:tc>
        <w:tc>
          <w:tcPr>
            <w:tcW w:w="2410" w:type="dxa"/>
          </w:tcPr>
          <w:p w14:paraId="456446E8" w14:textId="4C946C14" w:rsidR="00AE6DE7" w:rsidRDefault="00A838E8" w:rsidP="00E04B78">
            <w:pPr>
              <w:keepNext/>
              <w:keepLines/>
            </w:pPr>
            <w:r>
              <w:t>Mail</w:t>
            </w:r>
            <w:r w:rsidR="00B25A9B">
              <w:t xml:space="preserve"> / </w:t>
            </w:r>
            <w:proofErr w:type="spellStart"/>
            <w:r w:rsidR="00B25A9B">
              <w:t>blob</w:t>
            </w:r>
            <w:proofErr w:type="spellEnd"/>
            <w:r w:rsidR="00B25A9B">
              <w:t xml:space="preserve"> DOS / </w:t>
            </w:r>
            <w:proofErr w:type="spellStart"/>
            <w:r w:rsidR="00B25A9B">
              <w:t>databehoeftesheet</w:t>
            </w:r>
            <w:proofErr w:type="spellEnd"/>
            <w:r w:rsidR="00E03995">
              <w:t xml:space="preserve"> (handmatige update)</w:t>
            </w:r>
          </w:p>
        </w:tc>
        <w:tc>
          <w:tcPr>
            <w:tcW w:w="2126" w:type="dxa"/>
          </w:tcPr>
          <w:p w14:paraId="330119FC" w14:textId="77777777" w:rsidR="00AE6DE7" w:rsidRDefault="00AE6DE7" w:rsidP="00E04B78">
            <w:pPr>
              <w:keepNext/>
              <w:keepLines/>
            </w:pPr>
          </w:p>
        </w:tc>
      </w:tr>
      <w:tr w:rsidR="00212547" w:rsidRPr="00E74781" w14:paraId="523B413E" w14:textId="77777777" w:rsidTr="00212547">
        <w:tc>
          <w:tcPr>
            <w:tcW w:w="3397" w:type="dxa"/>
          </w:tcPr>
          <w:p w14:paraId="4567C39D" w14:textId="67AB8D71" w:rsidR="00212547" w:rsidRDefault="00212547" w:rsidP="00E04B78">
            <w:pPr>
              <w:keepNext/>
              <w:keepLines/>
            </w:pPr>
            <w:commentRangeStart w:id="425"/>
            <w:commentRangeStart w:id="426"/>
            <w:r>
              <w:t>LBZ referentietabellen</w:t>
            </w:r>
            <w:r w:rsidR="00F80A5D">
              <w:t xml:space="preserve"> </w:t>
            </w:r>
            <w:r w:rsidR="00B22284">
              <w:br/>
            </w:r>
            <w:r w:rsidR="00F80A5D">
              <w:t>(beheert bij/door LBZ)</w:t>
            </w:r>
          </w:p>
        </w:tc>
        <w:commentRangeEnd w:id="425"/>
        <w:tc>
          <w:tcPr>
            <w:tcW w:w="1276" w:type="dxa"/>
          </w:tcPr>
          <w:p w14:paraId="38C83D1F" w14:textId="0DAE8002" w:rsidR="00212547" w:rsidRPr="00B9642B" w:rsidRDefault="0005644C" w:rsidP="00E04B78">
            <w:pPr>
              <w:keepNext/>
              <w:keepLines/>
              <w:rPr>
                <w:lang w:val="en-US"/>
              </w:rPr>
            </w:pPr>
            <w:ins w:id="427" w:author="Petra Geels" w:date="2026-03-05T09:58:00Z" w16du:dateUtc="2026-03-05T08:58:00Z">
              <w:r w:rsidRPr="00B9642B">
                <w:rPr>
                  <w:rStyle w:val="Verwijzingopmerking"/>
                  <w:sz w:val="22"/>
                  <w:szCs w:val="20"/>
                  <w:lang w:val="en-US"/>
                </w:rPr>
                <w:commentReference w:id="425"/>
              </w:r>
              <w:commentRangeEnd w:id="426"/>
              <w:r w:rsidR="00F80A5D" w:rsidRPr="00B9642B">
                <w:rPr>
                  <w:rStyle w:val="Verwijzingopmerking"/>
                  <w:sz w:val="22"/>
                  <w:szCs w:val="20"/>
                  <w:lang w:val="en-US"/>
                </w:rPr>
                <w:commentReference w:id="426"/>
              </w:r>
            </w:ins>
            <w:r w:rsidR="00F80A5D" w:rsidRPr="00B9642B">
              <w:rPr>
                <w:lang w:val="en-US"/>
              </w:rPr>
              <w:t>API</w:t>
            </w:r>
            <w:r w:rsidR="0091663C">
              <w:rPr>
                <w:lang w:val="en-US"/>
              </w:rPr>
              <w:t xml:space="preserve"> </w:t>
            </w:r>
            <w:r w:rsidR="00FA0D29" w:rsidRPr="00B9642B">
              <w:rPr>
                <w:lang w:val="en-US"/>
              </w:rPr>
              <w:t>/</w:t>
            </w:r>
            <w:r w:rsidR="0091663C">
              <w:rPr>
                <w:lang w:val="en-US"/>
              </w:rPr>
              <w:t xml:space="preserve"> </w:t>
            </w:r>
            <w:r w:rsidR="00B9642B" w:rsidRPr="00B9642B">
              <w:rPr>
                <w:lang w:val="en-US"/>
              </w:rPr>
              <w:t>CSV of excel</w:t>
            </w:r>
            <w:r w:rsidR="0091663C">
              <w:rPr>
                <w:lang w:val="en-US"/>
              </w:rPr>
              <w:t xml:space="preserve"> / </w:t>
            </w:r>
            <w:proofErr w:type="spellStart"/>
            <w:r w:rsidR="0091663C">
              <w:rPr>
                <w:lang w:val="en-US"/>
              </w:rPr>
              <w:t>handm</w:t>
            </w:r>
            <w:proofErr w:type="spellEnd"/>
            <w:r w:rsidR="0091663C">
              <w:rPr>
                <w:lang w:val="en-US"/>
              </w:rPr>
              <w:t>.</w:t>
            </w:r>
            <w:r w:rsidR="00EF16F5">
              <w:rPr>
                <w:lang w:val="en-US"/>
              </w:rPr>
              <w:t xml:space="preserve"> </w:t>
            </w:r>
          </w:p>
        </w:tc>
        <w:tc>
          <w:tcPr>
            <w:tcW w:w="2410" w:type="dxa"/>
          </w:tcPr>
          <w:p w14:paraId="74DD94FE" w14:textId="508AFFB5" w:rsidR="00212547" w:rsidRPr="00B9642B" w:rsidRDefault="00392540" w:rsidP="00E04B78">
            <w:pPr>
              <w:keepNext/>
              <w:keepLines/>
              <w:rPr>
                <w:lang w:val="en-US"/>
              </w:rPr>
            </w:pPr>
            <w:r>
              <w:rPr>
                <w:lang w:val="en-US"/>
              </w:rPr>
              <w:t xml:space="preserve">Andere </w:t>
            </w:r>
            <w:proofErr w:type="spellStart"/>
            <w:r>
              <w:rPr>
                <w:lang w:val="en-US"/>
              </w:rPr>
              <w:t>db</w:t>
            </w:r>
            <w:proofErr w:type="spellEnd"/>
            <w:r w:rsidR="000A169E">
              <w:rPr>
                <w:lang w:val="en-US"/>
              </w:rPr>
              <w:t xml:space="preserve"> / B</w:t>
            </w:r>
            <w:r w:rsidR="00EF68E6">
              <w:rPr>
                <w:lang w:val="en-US"/>
              </w:rPr>
              <w:t>I-pro2</w:t>
            </w:r>
            <w:r>
              <w:rPr>
                <w:lang w:val="en-US"/>
              </w:rPr>
              <w:t xml:space="preserve"> / linked server</w:t>
            </w:r>
            <w:r w:rsidR="00E03995">
              <w:rPr>
                <w:lang w:val="en-US"/>
              </w:rPr>
              <w:t xml:space="preserve"> / </w:t>
            </w:r>
            <w:proofErr w:type="spellStart"/>
            <w:r w:rsidR="00E03995">
              <w:rPr>
                <w:lang w:val="en-US"/>
              </w:rPr>
              <w:t>handmatige</w:t>
            </w:r>
            <w:proofErr w:type="spellEnd"/>
            <w:r w:rsidR="00E03995">
              <w:rPr>
                <w:lang w:val="en-US"/>
              </w:rPr>
              <w:t xml:space="preserve"> update</w:t>
            </w:r>
          </w:p>
        </w:tc>
        <w:tc>
          <w:tcPr>
            <w:tcW w:w="2126" w:type="dxa"/>
          </w:tcPr>
          <w:p w14:paraId="73A9C018" w14:textId="77777777" w:rsidR="00212547" w:rsidRPr="00B9642B" w:rsidRDefault="00212547" w:rsidP="00E04B78">
            <w:pPr>
              <w:keepNext/>
              <w:keepLines/>
              <w:rPr>
                <w:lang w:val="en-US"/>
              </w:rPr>
            </w:pPr>
          </w:p>
        </w:tc>
      </w:tr>
      <w:tr w:rsidR="00F801FB" w14:paraId="79AD48E3" w14:textId="77777777" w:rsidTr="00212547">
        <w:tblPrEx>
          <w:tblW w:w="9209" w:type="dxa"/>
          <w:tblLayout w:type="fixed"/>
          <w:tblPrExChange w:id="429" w:author="Petra Geels" w:date="2026-03-03T10:47:00Z" w16du:dateUtc="2026-03-03T09:47:00Z">
            <w:tblPrEx>
              <w:tblW w:w="9209" w:type="dxa"/>
              <w:tblLayout w:type="fixed"/>
            </w:tblPrEx>
          </w:tblPrExChange>
        </w:tblPrEx>
        <w:trPr>
          <w:trPrChange w:id="430" w:author="Petra Geels" w:date="2026-03-03T10:47:00Z" w16du:dateUtc="2026-03-03T09:47:00Z">
            <w:trPr>
              <w:gridAfter w:val="0"/>
            </w:trPr>
          </w:trPrChange>
        </w:trPr>
        <w:tc>
          <w:tcPr>
            <w:tcW w:w="3397" w:type="dxa"/>
            <w:tcPrChange w:id="431" w:author="Petra Geels" w:date="2026-03-03T10:47:00Z" w16du:dateUtc="2026-03-03T09:47:00Z">
              <w:tcPr>
                <w:tcW w:w="2817" w:type="dxa"/>
              </w:tcPr>
            </w:tcPrChange>
          </w:tcPr>
          <w:p w14:paraId="499E21DA" w14:textId="6FD06E81" w:rsidR="00F801FB" w:rsidRDefault="002C061F" w:rsidP="00E04B78">
            <w:pPr>
              <w:keepNext/>
              <w:keepLines/>
            </w:pPr>
            <w:commentRangeStart w:id="432"/>
            <w:r>
              <w:t>LBZ</w:t>
            </w:r>
            <w:r w:rsidR="00CA2080">
              <w:t xml:space="preserve"> uitlevering aan CBS</w:t>
            </w:r>
            <w:commentRangeEnd w:id="432"/>
            <w:r w:rsidR="007E437C">
              <w:rPr>
                <w:rStyle w:val="Verwijzingopmerking"/>
                <w:sz w:val="22"/>
                <w:szCs w:val="20"/>
              </w:rPr>
              <w:commentReference w:id="432"/>
            </w:r>
          </w:p>
        </w:tc>
        <w:tc>
          <w:tcPr>
            <w:tcW w:w="1276" w:type="dxa"/>
            <w:tcPrChange w:id="434" w:author="Petra Geels" w:date="2026-03-03T10:47:00Z" w16du:dateUtc="2026-03-03T09:47:00Z">
              <w:tcPr>
                <w:tcW w:w="1431" w:type="dxa"/>
                <w:gridSpan w:val="2"/>
              </w:tcPr>
            </w:tcPrChange>
          </w:tcPr>
          <w:p w14:paraId="528596B7" w14:textId="55B2DA7D" w:rsidR="00F801FB" w:rsidRDefault="1B9EFE45" w:rsidP="00E04B78">
            <w:pPr>
              <w:keepNext/>
              <w:keepLines/>
            </w:pPr>
            <w:proofErr w:type="spellStart"/>
            <w:r>
              <w:t>txt</w:t>
            </w:r>
            <w:proofErr w:type="spellEnd"/>
          </w:p>
        </w:tc>
        <w:tc>
          <w:tcPr>
            <w:tcW w:w="2410" w:type="dxa"/>
            <w:tcPrChange w:id="435" w:author="Petra Geels" w:date="2026-03-03T10:47:00Z" w16du:dateUtc="2026-03-03T09:47:00Z">
              <w:tcPr>
                <w:tcW w:w="2139" w:type="dxa"/>
                <w:gridSpan w:val="2"/>
              </w:tcPr>
            </w:tcPrChange>
          </w:tcPr>
          <w:p w14:paraId="69F3C13F" w14:textId="3298189C" w:rsidR="00F801FB" w:rsidRDefault="00F801FB" w:rsidP="00E04B78">
            <w:pPr>
              <w:keepNext/>
              <w:keepLines/>
            </w:pPr>
          </w:p>
        </w:tc>
        <w:tc>
          <w:tcPr>
            <w:tcW w:w="2126" w:type="dxa"/>
            <w:tcPrChange w:id="436" w:author="Petra Geels" w:date="2026-03-03T10:47:00Z" w16du:dateUtc="2026-03-03T09:47:00Z">
              <w:tcPr>
                <w:tcW w:w="1405" w:type="dxa"/>
                <w:gridSpan w:val="2"/>
              </w:tcPr>
            </w:tcPrChange>
          </w:tcPr>
          <w:p w14:paraId="474974C3" w14:textId="32F1CAD7" w:rsidR="00F801FB" w:rsidRDefault="1B9EFE45" w:rsidP="00E04B78">
            <w:pPr>
              <w:keepNext/>
              <w:keepLines/>
            </w:pPr>
            <w:r>
              <w:t>Mail + PVM</w:t>
            </w:r>
            <w:r w:rsidR="00CB158E">
              <w:t xml:space="preserve"> (</w:t>
            </w:r>
            <w:r w:rsidR="008D556C">
              <w:t>SSIS)</w:t>
            </w:r>
          </w:p>
        </w:tc>
      </w:tr>
      <w:tr w:rsidR="00700BAB" w14:paraId="619884BE" w14:textId="77777777" w:rsidTr="00212547">
        <w:tc>
          <w:tcPr>
            <w:tcW w:w="3397" w:type="dxa"/>
          </w:tcPr>
          <w:p w14:paraId="42015272" w14:textId="76695112" w:rsidR="00700BAB" w:rsidRDefault="00F55EC6" w:rsidP="00E04B78">
            <w:pPr>
              <w:keepNext/>
              <w:keepLines/>
            </w:pPr>
            <w:r>
              <w:t>Landelijk</w:t>
            </w:r>
            <w:r w:rsidR="00C012CE">
              <w:t xml:space="preserve"> medicatie netwerk</w:t>
            </w:r>
          </w:p>
        </w:tc>
        <w:tc>
          <w:tcPr>
            <w:tcW w:w="1276" w:type="dxa"/>
          </w:tcPr>
          <w:p w14:paraId="47C4C624" w14:textId="704801D4" w:rsidR="00700BAB" w:rsidRDefault="00FD66D5" w:rsidP="00E04B78">
            <w:pPr>
              <w:keepNext/>
              <w:keepLines/>
            </w:pPr>
            <w:r>
              <w:t>?</w:t>
            </w:r>
          </w:p>
        </w:tc>
        <w:tc>
          <w:tcPr>
            <w:tcW w:w="2410" w:type="dxa"/>
          </w:tcPr>
          <w:p w14:paraId="62F22E0A" w14:textId="0A73F923" w:rsidR="00700BAB" w:rsidRDefault="00FD66D5" w:rsidP="00E04B78">
            <w:pPr>
              <w:keepNext/>
              <w:keepLines/>
            </w:pPr>
            <w:r>
              <w:t>?</w:t>
            </w:r>
          </w:p>
        </w:tc>
        <w:tc>
          <w:tcPr>
            <w:tcW w:w="2126" w:type="dxa"/>
          </w:tcPr>
          <w:p w14:paraId="7FDD2319" w14:textId="1D02F72C" w:rsidR="00700BAB" w:rsidRDefault="00FD66D5" w:rsidP="00E04B78">
            <w:pPr>
              <w:keepNext/>
              <w:keepLines/>
            </w:pPr>
            <w:r>
              <w:t>?</w:t>
            </w:r>
          </w:p>
        </w:tc>
      </w:tr>
    </w:tbl>
    <w:p w14:paraId="07B44D7A" w14:textId="60B41BB4" w:rsidR="00F52758" w:rsidRPr="00BF5845" w:rsidRDefault="00F52758" w:rsidP="00824DCC">
      <w:del w:id="437" w:author="Peter Jansen" w:date="2026-02-17T16:05:00Z" w16du:dateUtc="2026-02-17T15:05:00Z">
        <w:r w:rsidRPr="00BF5845" w:rsidDel="00947B73">
          <w:br w:type="page"/>
        </w:r>
      </w:del>
    </w:p>
    <w:p w14:paraId="416EAD18" w14:textId="77777777" w:rsidR="00947B73" w:rsidRPr="007702E8" w:rsidRDefault="00947B73" w:rsidP="00947B73">
      <w:pPr>
        <w:rPr>
          <w:i/>
          <w:iCs/>
        </w:rPr>
      </w:pPr>
      <w:commentRangeStart w:id="438"/>
      <w:r w:rsidRPr="007702E8">
        <w:rPr>
          <w:i/>
          <w:iCs/>
        </w:rPr>
        <w:lastRenderedPageBreak/>
        <w:t>Uitleveringen vanuit het DWH zijn voor nu buiten beschouwing gelaten</w:t>
      </w:r>
      <w:commentRangeEnd w:id="438"/>
      <w:r w:rsidRPr="007702E8">
        <w:rPr>
          <w:rStyle w:val="Verwijzingopmerking"/>
          <w:i/>
          <w:iCs/>
          <w:sz w:val="22"/>
          <w:szCs w:val="20"/>
        </w:rPr>
        <w:commentReference w:id="438"/>
      </w:r>
    </w:p>
    <w:p w14:paraId="189B793D" w14:textId="0EA0F558" w:rsidR="00947B73" w:rsidRDefault="00947B73">
      <w:pPr>
        <w:rPr>
          <w:ins w:id="439" w:author="Peter Jansen" w:date="2026-02-17T16:05:00Z" w16du:dateUtc="2026-02-17T15:05:00Z"/>
          <w:rFonts w:eastAsiaTheme="majorEastAsia" w:cstheme="majorBidi"/>
          <w:b/>
          <w:color w:val="3C4491"/>
          <w:sz w:val="32"/>
          <w:szCs w:val="32"/>
        </w:rPr>
      </w:pPr>
    </w:p>
    <w:p w14:paraId="183A2285" w14:textId="77777777" w:rsidR="00A94E04" w:rsidRDefault="00A94E04">
      <w:pPr>
        <w:rPr>
          <w:ins w:id="440" w:author="Peter Jansen" w:date="2026-02-26T08:49:00Z" w16du:dateUtc="2026-02-26T07:49:00Z"/>
          <w:rFonts w:eastAsiaTheme="majorEastAsia" w:cstheme="majorBidi"/>
          <w:b/>
          <w:color w:val="3C4491"/>
          <w:sz w:val="32"/>
          <w:szCs w:val="32"/>
        </w:rPr>
      </w:pPr>
      <w:ins w:id="441" w:author="Peter Jansen" w:date="2026-02-26T08:49:00Z" w16du:dateUtc="2026-02-26T07:49:00Z">
        <w:r>
          <w:br w:type="page"/>
        </w:r>
      </w:ins>
    </w:p>
    <w:p w14:paraId="6C7C4448" w14:textId="22B86CFE" w:rsidR="006440CC" w:rsidRPr="00BF5845" w:rsidRDefault="017F1403" w:rsidP="26F8EC49">
      <w:pPr>
        <w:pStyle w:val="Kop1"/>
      </w:pPr>
      <w:bookmarkStart w:id="442" w:name="_Toc225262559"/>
      <w:r w:rsidRPr="00BF5845">
        <w:lastRenderedPageBreak/>
        <w:t>Oplossing</w:t>
      </w:r>
      <w:r w:rsidR="063DF0DA" w:rsidRPr="00BF5845">
        <w:t>ss</w:t>
      </w:r>
      <w:r w:rsidRPr="00BF5845">
        <w:t>trategie</w:t>
      </w:r>
      <w:bookmarkEnd w:id="442"/>
    </w:p>
    <w:p w14:paraId="190E9C7C" w14:textId="77777777" w:rsidR="003A42A7" w:rsidRPr="00BF5845" w:rsidRDefault="003A42A7" w:rsidP="26F8EC49"/>
    <w:p w14:paraId="4B78C7D8" w14:textId="414FF6D2" w:rsidR="4A8CA188" w:rsidRPr="00BF5845" w:rsidRDefault="4A8CA188" w:rsidP="26F8EC49">
      <w:r w:rsidRPr="00BF5845">
        <w:t xml:space="preserve">Deze architectuur voorziet </w:t>
      </w:r>
      <w:r w:rsidR="76ABDBC2" w:rsidRPr="00BF5845">
        <w:t>in zowel de gewenste technische vernieuwing als ook vernieuwing in van architecturale fundamenten met de “Modulaire architect</w:t>
      </w:r>
      <w:r w:rsidR="080DC57C" w:rsidRPr="00BF5845">
        <w:t>uur”</w:t>
      </w:r>
      <w:r w:rsidR="76ABDBC2" w:rsidRPr="00BF5845">
        <w:t>.</w:t>
      </w:r>
    </w:p>
    <w:p w14:paraId="18BA79B4" w14:textId="5A7E4CDC" w:rsidR="26F8EC49" w:rsidRPr="00BF5845" w:rsidRDefault="26F8EC49" w:rsidP="26F8EC49"/>
    <w:p w14:paraId="048C60CF" w14:textId="31529866" w:rsidR="761A6B14" w:rsidRPr="00BF5845" w:rsidDel="004D70C6" w:rsidRDefault="768EE472" w:rsidP="26F8EC49">
      <w:pPr>
        <w:pStyle w:val="Kop2"/>
        <w:rPr>
          <w:del w:id="443" w:author="Peter Jansen" w:date="2026-02-19T09:49:00Z" w16du:dateUtc="2026-02-19T08:49:00Z"/>
        </w:rPr>
      </w:pPr>
      <w:del w:id="444" w:author="Peter Jansen" w:date="2026-02-19T09:49:00Z" w16du:dateUtc="2026-02-19T08:49:00Z">
        <w:r w:rsidRPr="00BF5845" w:rsidDel="004D70C6">
          <w:delText>Modulaire architectuur</w:delText>
        </w:r>
      </w:del>
    </w:p>
    <w:p w14:paraId="5CC26A05" w14:textId="36361241" w:rsidR="001E052D" w:rsidRDefault="00862CEE" w:rsidP="00A7545E">
      <w:pPr>
        <w:rPr>
          <w:ins w:id="445" w:author="Peter Jansen" w:date="2026-02-17T16:09:00Z" w16du:dateUtc="2026-02-17T15:09:00Z"/>
        </w:rPr>
      </w:pPr>
      <w:r w:rsidRPr="00BF5845">
        <w:t xml:space="preserve">De DHD modulaire architectuur is </w:t>
      </w:r>
      <w:r w:rsidR="00C033B4" w:rsidRPr="00BF5845">
        <w:t>gebaseerd op e</w:t>
      </w:r>
      <w:r w:rsidR="00A7545E" w:rsidRPr="00BF5845">
        <w:t xml:space="preserve">en typische </w:t>
      </w:r>
      <w:del w:id="446" w:author="Peter Jansen" w:date="2026-02-24T13:13:00Z" w16du:dateUtc="2026-02-24T12:13:00Z">
        <w:r w:rsidR="00A7545E" w:rsidRPr="00BF5845" w:rsidDel="00EA2C60">
          <w:delText>ETL</w:delText>
        </w:r>
        <w:r w:rsidR="00CF1211" w:rsidRPr="00BF5845" w:rsidDel="00EA2C60">
          <w:delText xml:space="preserve"> </w:delText>
        </w:r>
      </w:del>
      <w:proofErr w:type="spellStart"/>
      <w:r w:rsidR="000F2803" w:rsidRPr="00BF5845">
        <w:t>med</w:t>
      </w:r>
      <w:r w:rsidR="002E5DFA" w:rsidRPr="00BF5845">
        <w:t>allion</w:t>
      </w:r>
      <w:proofErr w:type="spellEnd"/>
      <w:r w:rsidR="00A7545E" w:rsidRPr="00BF5845">
        <w:t xml:space="preserve"> architectuur bestaat uit een aantal </w:t>
      </w:r>
      <w:del w:id="447" w:author="Peter Jansen" w:date="2026-02-26T11:40:00Z" w16du:dateUtc="2026-02-26T10:40:00Z">
        <w:r w:rsidR="00A7545E" w:rsidRPr="00BF5845" w:rsidDel="006229CF">
          <w:delText>stadia</w:delText>
        </w:r>
      </w:del>
      <w:ins w:id="448" w:author="Peter Jansen" w:date="2026-02-26T11:40:00Z" w16du:dateUtc="2026-02-26T10:40:00Z">
        <w:r w:rsidR="006229CF">
          <w:t>zones</w:t>
        </w:r>
      </w:ins>
      <w:ins w:id="449" w:author="Peter Jansen" w:date="2026-02-24T13:14:00Z" w16du:dateUtc="2026-02-24T12:14:00Z">
        <w:r w:rsidR="006229CF">
          <w:t xml:space="preserve"> </w:t>
        </w:r>
        <w:r w:rsidR="00FE079A">
          <w:t>(</w:t>
        </w:r>
        <w:r w:rsidR="00E12BAA">
          <w:t>Brons, Zilver en Goud)</w:t>
        </w:r>
      </w:ins>
      <w:r w:rsidR="00A7545E" w:rsidRPr="00BF5845">
        <w:t xml:space="preserve"> die door de data wordt doorlopen</w:t>
      </w:r>
      <w:r w:rsidR="008941D9" w:rsidRPr="00BF5845">
        <w:t xml:space="preserve">. </w:t>
      </w:r>
      <w:ins w:id="450" w:author="Peter Jansen" w:date="2026-02-17T16:10:00Z" w16du:dateUtc="2026-02-17T15:10:00Z">
        <w:r w:rsidR="00235737">
          <w:t xml:space="preserve">Haaks </w:t>
        </w:r>
        <w:r w:rsidR="000A2F10">
          <w:t xml:space="preserve">op deze </w:t>
        </w:r>
      </w:ins>
      <w:ins w:id="451" w:author="Peter Jansen" w:date="2026-02-26T11:40:00Z" w16du:dateUtc="2026-02-26T10:40:00Z">
        <w:r w:rsidR="0037191F">
          <w:t>zones</w:t>
        </w:r>
      </w:ins>
      <w:ins w:id="452" w:author="Peter Jansen" w:date="2026-02-17T16:10:00Z" w16du:dateUtc="2026-02-17T15:10:00Z">
        <w:r w:rsidR="000A2F10">
          <w:t xml:space="preserve"> staan de </w:t>
        </w:r>
        <w:r w:rsidR="003042DB">
          <w:t>lag</w:t>
        </w:r>
        <w:r w:rsidR="00586804">
          <w:t>en</w:t>
        </w:r>
      </w:ins>
      <w:ins w:id="453" w:author="Peter Jansen" w:date="2026-02-17T16:11:00Z" w16du:dateUtc="2026-02-17T15:11:00Z">
        <w:r w:rsidR="00586804">
          <w:t xml:space="preserve"> </w:t>
        </w:r>
        <w:r w:rsidR="00506581">
          <w:t>“</w:t>
        </w:r>
        <w:proofErr w:type="spellStart"/>
        <w:r w:rsidR="008B7C1F">
          <w:t>orchestrati</w:t>
        </w:r>
        <w:r w:rsidR="006C5590">
          <w:t>on</w:t>
        </w:r>
        <w:proofErr w:type="spellEnd"/>
        <w:r w:rsidR="00506581">
          <w:t>”</w:t>
        </w:r>
        <w:r w:rsidR="006C5590">
          <w:t xml:space="preserve">, </w:t>
        </w:r>
        <w:r w:rsidR="00506581">
          <w:t>“</w:t>
        </w:r>
        <w:proofErr w:type="spellStart"/>
        <w:r w:rsidR="006C5590">
          <w:t>compute</w:t>
        </w:r>
      </w:ins>
      <w:proofErr w:type="spellEnd"/>
      <w:ins w:id="454" w:author="Peter Jansen" w:date="2026-02-17T16:12:00Z" w16du:dateUtc="2026-02-17T15:12:00Z">
        <w:r w:rsidR="00506581">
          <w:t>”</w:t>
        </w:r>
      </w:ins>
      <w:ins w:id="455" w:author="Peter Jansen" w:date="2026-02-17T16:11:00Z" w16du:dateUtc="2026-02-17T15:11:00Z">
        <w:r w:rsidR="006C5590">
          <w:t xml:space="preserve"> en </w:t>
        </w:r>
      </w:ins>
      <w:ins w:id="456" w:author="Peter Jansen" w:date="2026-02-17T16:12:00Z" w16du:dateUtc="2026-02-17T15:12:00Z">
        <w:r w:rsidR="00506581">
          <w:t>“</w:t>
        </w:r>
      </w:ins>
      <w:ins w:id="457" w:author="Peter Jansen" w:date="2026-02-17T16:11:00Z" w16du:dateUtc="2026-02-17T15:11:00Z">
        <w:r w:rsidR="006C5590">
          <w:t>s</w:t>
        </w:r>
        <w:r w:rsidR="00506581">
          <w:t>torage</w:t>
        </w:r>
      </w:ins>
      <w:ins w:id="458" w:author="Peter Jansen" w:date="2026-02-17T16:12:00Z" w16du:dateUtc="2026-02-17T15:12:00Z">
        <w:r w:rsidR="00506581">
          <w:t>”.</w:t>
        </w:r>
      </w:ins>
    </w:p>
    <w:p w14:paraId="2E5938B5" w14:textId="77777777" w:rsidR="001E052D" w:rsidRDefault="001E052D" w:rsidP="00A7545E">
      <w:pPr>
        <w:rPr>
          <w:ins w:id="459" w:author="Peter Jansen" w:date="2026-02-17T16:09:00Z" w16du:dateUtc="2026-02-17T15:09:00Z"/>
        </w:rPr>
      </w:pPr>
    </w:p>
    <w:p w14:paraId="31DB49A5" w14:textId="70940EDE" w:rsidR="00862CEE" w:rsidRDefault="00BA173B" w:rsidP="00227142">
      <w:pPr>
        <w:pStyle w:val="Lijstalinea"/>
        <w:numPr>
          <w:ilvl w:val="0"/>
          <w:numId w:val="190"/>
        </w:numPr>
        <w:rPr>
          <w:ins w:id="460" w:author="Peter Jansen" w:date="2026-02-17T16:13:00Z" w16du:dateUtc="2026-02-17T15:13:00Z"/>
        </w:rPr>
      </w:pPr>
      <w:ins w:id="461" w:author="Peter Jansen" w:date="2026-02-17T16:12:00Z" w16du:dateUtc="2026-02-17T15:12:00Z">
        <w:r>
          <w:t xml:space="preserve">Het </w:t>
        </w:r>
      </w:ins>
      <w:ins w:id="462" w:author="Peter Jansen" w:date="2026-02-17T16:09:00Z" w16du:dateUtc="2026-02-17T15:09:00Z">
        <w:r w:rsidR="00E915D9">
          <w:t>doorlopen</w:t>
        </w:r>
      </w:ins>
      <w:ins w:id="463" w:author="Peter Jansen" w:date="2026-02-17T16:12:00Z" w16du:dateUtc="2026-02-17T15:12:00Z">
        <w:r>
          <w:t xml:space="preserve"> van de </w:t>
        </w:r>
      </w:ins>
      <w:ins w:id="464" w:author="Peter Jansen" w:date="2026-02-26T11:41:00Z" w16du:dateUtc="2026-02-26T10:41:00Z">
        <w:r w:rsidR="0037191F">
          <w:t>zones</w:t>
        </w:r>
      </w:ins>
      <w:ins w:id="465" w:author="Peter Jansen" w:date="2026-02-17T16:09:00Z" w16du:dateUtc="2026-02-17T15:09:00Z">
        <w:r w:rsidR="00E915D9">
          <w:t xml:space="preserve"> </w:t>
        </w:r>
        <w:r w:rsidR="00077297">
          <w:t>wordt</w:t>
        </w:r>
        <w:r w:rsidR="007141C5">
          <w:t xml:space="preserve"> </w:t>
        </w:r>
        <w:r w:rsidR="001E052D">
          <w:t>gecoördineerd</w:t>
        </w:r>
      </w:ins>
      <w:ins w:id="466" w:author="Peter Jansen" w:date="2026-02-24T13:09:00Z" w16du:dateUtc="2026-02-24T12:09:00Z">
        <w:r w:rsidR="00714818">
          <w:t>/aangestuurd</w:t>
        </w:r>
      </w:ins>
      <w:ins w:id="467" w:author="Peter Jansen" w:date="2026-02-17T16:09:00Z" w16du:dateUtc="2026-02-17T15:09:00Z">
        <w:r w:rsidR="001E052D">
          <w:t xml:space="preserve"> door </w:t>
        </w:r>
      </w:ins>
      <w:ins w:id="468" w:author="Peter Jansen" w:date="2026-02-17T16:13:00Z" w16du:dateUtc="2026-02-17T15:13:00Z">
        <w:r w:rsidR="00227142">
          <w:t>“</w:t>
        </w:r>
      </w:ins>
      <w:proofErr w:type="spellStart"/>
      <w:ins w:id="469" w:author="Peter Jansen" w:date="2026-02-17T16:12:00Z" w16du:dateUtc="2026-02-17T15:12:00Z">
        <w:r w:rsidR="00227142">
          <w:t>orchestration</w:t>
        </w:r>
      </w:ins>
      <w:proofErr w:type="spellEnd"/>
      <w:ins w:id="470" w:author="Peter Jansen" w:date="2026-02-17T16:13:00Z" w16du:dateUtc="2026-02-17T15:13:00Z">
        <w:r w:rsidR="00227142">
          <w:t>”</w:t>
        </w:r>
      </w:ins>
      <w:ins w:id="471" w:author="Peter Jansen" w:date="2026-02-17T16:12:00Z" w16du:dateUtc="2026-02-17T15:12:00Z">
        <w:r w:rsidR="00227142">
          <w:t xml:space="preserve"> </w:t>
        </w:r>
      </w:ins>
      <w:ins w:id="472" w:author="Peter Jansen" w:date="2026-02-24T13:11:00Z" w16du:dateUtc="2026-02-24T12:11:00Z">
        <w:r w:rsidR="001C0215">
          <w:t xml:space="preserve">(orkestratie) </w:t>
        </w:r>
      </w:ins>
      <w:ins w:id="473" w:author="Peter Jansen" w:date="2026-02-17T16:12:00Z" w16du:dateUtc="2026-02-17T15:12:00Z">
        <w:r w:rsidR="00227142">
          <w:t>laag</w:t>
        </w:r>
      </w:ins>
      <w:ins w:id="474" w:author="Peter Jansen" w:date="2026-02-17T16:13:00Z" w16du:dateUtc="2026-02-17T15:13:00Z">
        <w:r w:rsidR="00227142">
          <w:t>.</w:t>
        </w:r>
      </w:ins>
    </w:p>
    <w:p w14:paraId="69EFD4EA" w14:textId="06D36865" w:rsidR="00227142" w:rsidRDefault="00227142" w:rsidP="00227142">
      <w:pPr>
        <w:pStyle w:val="Lijstalinea"/>
        <w:numPr>
          <w:ilvl w:val="0"/>
          <w:numId w:val="190"/>
        </w:numPr>
        <w:rPr>
          <w:ins w:id="475" w:author="Peter Jansen" w:date="2026-02-17T16:13:00Z" w16du:dateUtc="2026-02-17T15:13:00Z"/>
        </w:rPr>
      </w:pPr>
      <w:ins w:id="476" w:author="Peter Jansen" w:date="2026-02-17T16:13:00Z" w16du:dateUtc="2026-02-17T15:13:00Z">
        <w:r>
          <w:t>Uitvoering van</w:t>
        </w:r>
        <w:r w:rsidR="00A83C6A">
          <w:t xml:space="preserve"> </w:t>
        </w:r>
        <w:proofErr w:type="spellStart"/>
        <w:r w:rsidR="00A83C6A">
          <w:t>validaties</w:t>
        </w:r>
        <w:proofErr w:type="spellEnd"/>
        <w:r w:rsidR="00A83C6A">
          <w:t xml:space="preserve"> en </w:t>
        </w:r>
      </w:ins>
      <w:ins w:id="477" w:author="Peter Jansen" w:date="2026-02-19T15:59:00Z" w16du:dateUtc="2026-02-19T14:59:00Z">
        <w:r w:rsidR="00B30873">
          <w:t>transformaties</w:t>
        </w:r>
      </w:ins>
      <w:ins w:id="478" w:author="Peter Jansen" w:date="2026-02-17T16:13:00Z" w16du:dateUtc="2026-02-17T15:13:00Z">
        <w:r w:rsidR="00A83C6A">
          <w:t xml:space="preserve"> is belegd in de “</w:t>
        </w:r>
        <w:proofErr w:type="spellStart"/>
        <w:r w:rsidR="00A83C6A">
          <w:t>compute</w:t>
        </w:r>
        <w:proofErr w:type="spellEnd"/>
        <w:r w:rsidR="00A83C6A">
          <w:t>” laag.</w:t>
        </w:r>
      </w:ins>
    </w:p>
    <w:p w14:paraId="7E8FB3EE" w14:textId="049D6585" w:rsidR="00A83C6A" w:rsidRDefault="00A83C6A">
      <w:pPr>
        <w:numPr>
          <w:ilvl w:val="0"/>
          <w:numId w:val="190"/>
        </w:numPr>
        <w:rPr>
          <w:ins w:id="479" w:author="Peter Jansen" w:date="2026-02-17T16:13:00Z" w16du:dateUtc="2026-02-17T15:13:00Z"/>
        </w:rPr>
        <w:pPrChange w:id="480" w:author="Peter Jansen" w:date="2026-02-17T16:13:00Z" w16du:dateUtc="2026-02-17T15:13:00Z">
          <w:pPr/>
        </w:pPrChange>
      </w:pPr>
      <w:ins w:id="481" w:author="Peter Jansen" w:date="2026-02-17T16:13:00Z" w16du:dateUtc="2026-02-17T15:13:00Z">
        <w:r>
          <w:t>De data a</w:t>
        </w:r>
      </w:ins>
      <w:ins w:id="482" w:author="Peter Jansen" w:date="2026-02-17T16:14:00Z" w16du:dateUtc="2026-02-17T15:14:00Z">
        <w:r>
          <w:t>ssets bevinden zich op de “storage” laag.,</w:t>
        </w:r>
      </w:ins>
    </w:p>
    <w:p w14:paraId="05B40E4A" w14:textId="77777777" w:rsidR="00227142" w:rsidRPr="00BF5845" w:rsidRDefault="00227142" w:rsidP="00A7545E"/>
    <w:p w14:paraId="1057EA01" w14:textId="58AAD7C2" w:rsidR="0015337D" w:rsidRPr="00BF5845" w:rsidRDefault="0015337D" w:rsidP="0015337D">
      <w:pPr>
        <w:rPr>
          <w:ins w:id="483" w:author="Peter Jansen" w:date="2026-02-24T13:08:00Z" w16du:dateUtc="2026-02-24T12:08:00Z"/>
        </w:rPr>
      </w:pPr>
      <w:ins w:id="484" w:author="Peter Jansen" w:date="2026-02-24T13:08:00Z" w16du:dateUtc="2026-02-24T12:08:00Z">
        <w:r w:rsidRPr="00BF5845">
          <w:t xml:space="preserve">Door deze scheiding is het mogelijk om de meest geschikte technische keuzes te maken en zijn stappen los te koppelen waardoor verwerkingsprocessen flexibel en eenvoudig aanpasbaar zijn. </w:t>
        </w:r>
      </w:ins>
      <w:ins w:id="485" w:author="Peter Jansen" w:date="2026-02-26T09:32:00Z" w16du:dateUtc="2026-02-26T08:32:00Z">
        <w:r w:rsidR="000551E3">
          <w:t>De technische keuze</w:t>
        </w:r>
        <w:r w:rsidR="0097179E">
          <w:t>s zullen gebaseerd moeten worden op</w:t>
        </w:r>
      </w:ins>
      <w:ins w:id="486" w:author="Peter Jansen" w:date="2026-02-26T09:33:00Z" w16du:dateUtc="2026-02-26T08:33:00Z">
        <w:r w:rsidR="0096751A">
          <w:t xml:space="preserve"> geschiktheid,</w:t>
        </w:r>
      </w:ins>
      <w:ins w:id="487" w:author="Peter Jansen" w:date="2026-02-26T09:32:00Z" w16du:dateUtc="2026-02-26T08:32:00Z">
        <w:r w:rsidR="0097179E">
          <w:t xml:space="preserve"> track-record</w:t>
        </w:r>
      </w:ins>
      <w:ins w:id="488" w:author="Peter Jansen" w:date="2026-02-26T09:33:00Z" w16du:dateUtc="2026-02-26T08:33:00Z">
        <w:r w:rsidR="00DA1E6A">
          <w:t xml:space="preserve"> en</w:t>
        </w:r>
      </w:ins>
      <w:ins w:id="489" w:author="Peter Jansen" w:date="2026-02-26T09:32:00Z" w16du:dateUtc="2026-02-26T08:32:00Z">
        <w:r w:rsidR="0097179E">
          <w:t xml:space="preserve"> (community) ondersteuning</w:t>
        </w:r>
      </w:ins>
      <w:ins w:id="490" w:author="Peter Jansen" w:date="2026-02-26T09:33:00Z" w16du:dateUtc="2026-02-26T08:33:00Z">
        <w:r w:rsidR="00DA1E6A">
          <w:t>.</w:t>
        </w:r>
      </w:ins>
    </w:p>
    <w:p w14:paraId="2E084070" w14:textId="77777777" w:rsidR="00497A59" w:rsidRDefault="00497A59" w:rsidP="00A7545E">
      <w:pPr>
        <w:rPr>
          <w:ins w:id="491" w:author="Peter Jansen" w:date="2026-02-17T16:14:00Z" w16du:dateUtc="2026-02-17T15:14:00Z"/>
        </w:rPr>
      </w:pPr>
    </w:p>
    <w:p w14:paraId="15A7A050" w14:textId="4BB3F99A" w:rsidR="00503B73" w:rsidRDefault="006923E1" w:rsidP="004D70C6">
      <w:pPr>
        <w:pStyle w:val="Kop2"/>
        <w:rPr>
          <w:ins w:id="492" w:author="Peter Jansen" w:date="2026-02-19T09:52:00Z" w16du:dateUtc="2026-02-19T08:52:00Z"/>
        </w:rPr>
      </w:pPr>
      <w:bookmarkStart w:id="493" w:name="_Toc225262560"/>
      <w:ins w:id="494" w:author="Peter Jansen" w:date="2026-02-19T09:48:00Z" w16du:dateUtc="2026-02-19T08:48:00Z">
        <w:r>
          <w:t xml:space="preserve">Storage </w:t>
        </w:r>
      </w:ins>
      <w:ins w:id="495" w:author="Peter Jansen" w:date="2026-02-19T15:59:00Z" w16du:dateUtc="2026-02-19T14:59:00Z">
        <w:r w:rsidR="00850358">
          <w:t>laag</w:t>
        </w:r>
      </w:ins>
      <w:bookmarkEnd w:id="493"/>
    </w:p>
    <w:p w14:paraId="52833358" w14:textId="77777777" w:rsidR="001915C0" w:rsidRPr="001915C0" w:rsidRDefault="001915C0">
      <w:pPr>
        <w:rPr>
          <w:ins w:id="496" w:author="Peter Jansen" w:date="2026-02-19T09:52:00Z" w16du:dateUtc="2026-02-19T08:52:00Z"/>
        </w:rPr>
        <w:pPrChange w:id="497" w:author="Peter Jansen" w:date="2026-02-19T09:52:00Z" w16du:dateUtc="2026-02-19T08:52:00Z">
          <w:pPr>
            <w:pStyle w:val="Kop2"/>
          </w:pPr>
        </w:pPrChange>
      </w:pPr>
    </w:p>
    <w:p w14:paraId="270CD796" w14:textId="31F626F6" w:rsidR="00A83C6A" w:rsidRDefault="00503B73">
      <w:pPr>
        <w:pStyle w:val="Kop3"/>
        <w:rPr>
          <w:ins w:id="498" w:author="Peter Jansen" w:date="2026-02-19T09:52:00Z" w16du:dateUtc="2026-02-19T08:52:00Z"/>
        </w:rPr>
        <w:pPrChange w:id="499" w:author="Peter Jansen" w:date="2026-02-19T09:52:00Z" w16du:dateUtc="2026-02-19T08:52:00Z">
          <w:pPr>
            <w:pStyle w:val="Kop2"/>
          </w:pPr>
        </w:pPrChange>
      </w:pPr>
      <w:bookmarkStart w:id="500" w:name="_Toc225262561"/>
      <w:ins w:id="501" w:author="Peter Jansen" w:date="2026-02-19T09:52:00Z" w16du:dateUtc="2026-02-19T08:52:00Z">
        <w:r>
          <w:t xml:space="preserve">Data - </w:t>
        </w:r>
      </w:ins>
      <w:proofErr w:type="spellStart"/>
      <w:ins w:id="502" w:author="Peter Jansen" w:date="2026-02-19T09:47:00Z" w16du:dateUtc="2026-02-19T08:47:00Z">
        <w:r w:rsidR="007D0C81">
          <w:t>Me</w:t>
        </w:r>
        <w:r w:rsidR="00497A59">
          <w:t>dallion</w:t>
        </w:r>
        <w:proofErr w:type="spellEnd"/>
        <w:r w:rsidR="00497A59">
          <w:t xml:space="preserve"> architectuur</w:t>
        </w:r>
      </w:ins>
      <w:bookmarkEnd w:id="500"/>
    </w:p>
    <w:p w14:paraId="349564E0" w14:textId="234BAB19" w:rsidR="00296C28" w:rsidRPr="00296C28" w:rsidDel="00503B73" w:rsidRDefault="00296C28" w:rsidP="00296C28">
      <w:pPr>
        <w:rPr>
          <w:del w:id="503" w:author="Peter Jansen" w:date="2026-02-19T09:52:00Z" w16du:dateUtc="2026-02-19T08:52:00Z"/>
        </w:rPr>
      </w:pPr>
    </w:p>
    <w:p w14:paraId="24294C63" w14:textId="63B03714" w:rsidR="00862CEE" w:rsidRPr="00BF5845" w:rsidRDefault="00862CEE" w:rsidP="00862CEE">
      <w:commentRangeStart w:id="504"/>
      <w:commentRangeStart w:id="505"/>
      <w:r w:rsidRPr="00BF5845">
        <w:t>De </w:t>
      </w:r>
      <w:proofErr w:type="spellStart"/>
      <w:r w:rsidR="000F2803" w:rsidRPr="00BF5845">
        <w:rPr>
          <w:b/>
          <w:bCs/>
        </w:rPr>
        <w:t>medal</w:t>
      </w:r>
      <w:r w:rsidR="002E5DFA" w:rsidRPr="00BF5845">
        <w:rPr>
          <w:b/>
          <w:bCs/>
        </w:rPr>
        <w:t>lion</w:t>
      </w:r>
      <w:proofErr w:type="spellEnd"/>
      <w:r w:rsidRPr="00BF5845">
        <w:rPr>
          <w:b/>
          <w:bCs/>
        </w:rPr>
        <w:t xml:space="preserve"> architectuur</w:t>
      </w:r>
      <w:r w:rsidRPr="00BF5845">
        <w:t xml:space="preserve"> is een </w:t>
      </w:r>
      <w:r w:rsidR="00C75CAA" w:rsidRPr="00BF5845">
        <w:t xml:space="preserve">industriestandaard </w:t>
      </w:r>
      <w:r w:rsidRPr="00BF5845">
        <w:t xml:space="preserve">data engineering </w:t>
      </w:r>
      <w:proofErr w:type="spellStart"/>
      <w:r w:rsidRPr="00BF5845">
        <w:t>pattern</w:t>
      </w:r>
      <w:proofErr w:type="spellEnd"/>
      <w:r w:rsidRPr="00BF5845">
        <w:t xml:space="preserve"> dat data organiseert in</w:t>
      </w:r>
      <w:r w:rsidR="005A0BAA" w:rsidRPr="00BF5845">
        <w:t xml:space="preserve"> </w:t>
      </w:r>
      <w:r w:rsidRPr="00BF5845">
        <w:t xml:space="preserve">progressieve </w:t>
      </w:r>
      <w:del w:id="506" w:author="Peter Jansen" w:date="2026-02-19T09:26:00Z" w16du:dateUtc="2026-02-19T08:26:00Z">
        <w:r w:rsidRPr="00BF5845" w:rsidDel="00181586">
          <w:delText>kwaliteitslagen</w:delText>
        </w:r>
      </w:del>
      <w:ins w:id="507" w:author="Peter Jansen" w:date="2026-02-19T09:26:00Z" w16du:dateUtc="2026-02-19T08:26:00Z">
        <w:r w:rsidR="00181586" w:rsidRPr="00BF5845">
          <w:t>kwaliteits</w:t>
        </w:r>
        <w:r w:rsidR="00181586">
          <w:t>stadia</w:t>
        </w:r>
      </w:ins>
      <w:commentRangeEnd w:id="504"/>
      <w:r>
        <w:rPr>
          <w:rStyle w:val="Verwijzingopmerking"/>
          <w:sz w:val="22"/>
          <w:szCs w:val="20"/>
        </w:rPr>
        <w:commentReference w:id="504"/>
      </w:r>
      <w:commentRangeEnd w:id="505"/>
      <w:r>
        <w:rPr>
          <w:rStyle w:val="Verwijzingopmerking"/>
          <w:sz w:val="22"/>
          <w:szCs w:val="20"/>
        </w:rPr>
        <w:commentReference w:id="505"/>
      </w:r>
      <w:ins w:id="508" w:author="Peter Jansen" w:date="2026-02-26T11:40:00Z" w16du:dateUtc="2026-02-26T10:40:00Z">
        <w:r w:rsidR="0037191F">
          <w:t xml:space="preserve"> (zones)</w:t>
        </w:r>
      </w:ins>
      <w:r w:rsidRPr="00BF5845">
        <w:t>:</w:t>
      </w:r>
    </w:p>
    <w:p w14:paraId="5DB9F8A4" w14:textId="77777777" w:rsidR="00EA3493" w:rsidRPr="00BF5845" w:rsidRDefault="00EA3493" w:rsidP="00EA3493">
      <w:pPr>
        <w:rPr>
          <w:rFonts w:ascii="Segoe UI Emoji" w:hAnsi="Segoe UI Emoji" w:cs="Segoe UI Emoji"/>
          <w:b/>
          <w:bCs/>
        </w:rPr>
      </w:pPr>
    </w:p>
    <w:p w14:paraId="20581F70" w14:textId="0C30BE51" w:rsidR="008617B8" w:rsidRPr="00BF5845" w:rsidRDefault="008617B8" w:rsidP="00EA3493">
      <w:pPr>
        <w:rPr>
          <w:b/>
          <w:bCs/>
        </w:rPr>
      </w:pPr>
      <w:r w:rsidRPr="00BF5845">
        <w:rPr>
          <w:rFonts w:ascii="Segoe UI Emoji" w:hAnsi="Segoe UI Emoji" w:cs="Segoe UI Emoji"/>
          <w:b/>
          <w:bCs/>
        </w:rPr>
        <w:t>📥</w:t>
      </w:r>
      <w:r w:rsidRPr="00BF5845">
        <w:rPr>
          <w:b/>
          <w:bCs/>
        </w:rPr>
        <w:t xml:space="preserve"> </w:t>
      </w:r>
      <w:proofErr w:type="spellStart"/>
      <w:r w:rsidRPr="00BF5845">
        <w:rPr>
          <w:b/>
          <w:bCs/>
        </w:rPr>
        <w:t>Raw</w:t>
      </w:r>
      <w:proofErr w:type="spellEnd"/>
      <w:del w:id="509" w:author="Peter Jansen" w:date="2026-02-19T09:25:00Z" w16du:dateUtc="2026-02-19T08:25:00Z">
        <w:r w:rsidRPr="00BF5845" w:rsidDel="00C8323C">
          <w:rPr>
            <w:b/>
            <w:bCs/>
          </w:rPr>
          <w:delText xml:space="preserve"> laag</w:delText>
        </w:r>
      </w:del>
    </w:p>
    <w:p w14:paraId="6FBAD26B" w14:textId="77777777" w:rsidR="008617B8" w:rsidRPr="00BF5845" w:rsidRDefault="008617B8" w:rsidP="00261AAF">
      <w:pPr>
        <w:numPr>
          <w:ilvl w:val="0"/>
          <w:numId w:val="51"/>
        </w:numPr>
      </w:pPr>
      <w:r w:rsidRPr="00BF5845">
        <w:rPr>
          <w:b/>
          <w:bCs/>
        </w:rPr>
        <w:t>Wat</w:t>
      </w:r>
      <w:r w:rsidRPr="00BF5845">
        <w:t>: Ruwe, onbewerkte data exact zoals ontvangen van de bron</w:t>
      </w:r>
    </w:p>
    <w:p w14:paraId="6D273EB1" w14:textId="77777777" w:rsidR="008617B8" w:rsidRPr="00BF5845" w:rsidRDefault="008617B8" w:rsidP="00261AAF">
      <w:pPr>
        <w:numPr>
          <w:ilvl w:val="0"/>
          <w:numId w:val="51"/>
        </w:numPr>
      </w:pPr>
      <w:r w:rsidRPr="00BF5845">
        <w:rPr>
          <w:b/>
          <w:bCs/>
        </w:rPr>
        <w:t>Rationale</w:t>
      </w:r>
      <w:r w:rsidRPr="00BF5845">
        <w:t>:</w:t>
      </w:r>
    </w:p>
    <w:p w14:paraId="159CF4D4" w14:textId="77777777" w:rsidR="008617B8" w:rsidRPr="00BF5845" w:rsidRDefault="008617B8" w:rsidP="00261AAF">
      <w:pPr>
        <w:numPr>
          <w:ilvl w:val="1"/>
          <w:numId w:val="51"/>
        </w:numPr>
      </w:pPr>
      <w:r w:rsidRPr="00BF5845">
        <w:t xml:space="preserve">Behoudt de originele data als single source of </w:t>
      </w:r>
      <w:proofErr w:type="spellStart"/>
      <w:r w:rsidRPr="00BF5845">
        <w:t>truth</w:t>
      </w:r>
      <w:proofErr w:type="spellEnd"/>
    </w:p>
    <w:p w14:paraId="41692B7A" w14:textId="77777777" w:rsidR="008617B8" w:rsidRPr="00BF5845" w:rsidRDefault="008617B8" w:rsidP="00261AAF">
      <w:pPr>
        <w:numPr>
          <w:ilvl w:val="1"/>
          <w:numId w:val="51"/>
        </w:numPr>
      </w:pPr>
      <w:r w:rsidRPr="00BF5845">
        <w:t>Mogelijk om transformaties opnieuw uit te voeren</w:t>
      </w:r>
    </w:p>
    <w:p w14:paraId="7AB5C594" w14:textId="77777777" w:rsidR="008617B8" w:rsidRPr="00BF5845" w:rsidRDefault="008617B8" w:rsidP="00261AAF">
      <w:pPr>
        <w:numPr>
          <w:ilvl w:val="1"/>
          <w:numId w:val="51"/>
        </w:numPr>
      </w:pPr>
      <w:r w:rsidRPr="00BF5845">
        <w:t xml:space="preserve">Audit </w:t>
      </w:r>
      <w:proofErr w:type="spellStart"/>
      <w:r w:rsidRPr="00BF5845">
        <w:t>trail</w:t>
      </w:r>
      <w:proofErr w:type="spellEnd"/>
      <w:r w:rsidRPr="00BF5845">
        <w:t xml:space="preserve"> en compliance</w:t>
      </w:r>
    </w:p>
    <w:p w14:paraId="70FC4BAB" w14:textId="77777777" w:rsidR="00EA3493" w:rsidRPr="00BF5845" w:rsidRDefault="00EA3493" w:rsidP="00BA093C">
      <w:pPr>
        <w:ind w:left="720"/>
      </w:pPr>
    </w:p>
    <w:p w14:paraId="2A69ABF0" w14:textId="6D36AABC" w:rsidR="008617B8" w:rsidRPr="00BF5845" w:rsidRDefault="008617B8" w:rsidP="00EA3493">
      <w:pPr>
        <w:rPr>
          <w:b/>
          <w:bCs/>
        </w:rPr>
      </w:pPr>
      <w:r w:rsidRPr="00BF5845">
        <w:rPr>
          <w:rFonts w:ascii="Segoe UI Emoji" w:hAnsi="Segoe UI Emoji" w:cs="Segoe UI Emoji"/>
          <w:b/>
          <w:bCs/>
        </w:rPr>
        <w:t>🥉</w:t>
      </w:r>
      <w:r w:rsidRPr="00BF5845">
        <w:rPr>
          <w:b/>
          <w:bCs/>
        </w:rPr>
        <w:t xml:space="preserve"> </w:t>
      </w:r>
      <w:del w:id="510" w:author="Peter Jansen" w:date="2026-02-19T09:25:00Z" w16du:dateUtc="2026-02-19T08:25:00Z">
        <w:r w:rsidRPr="00BF5845" w:rsidDel="00C8323C">
          <w:rPr>
            <w:b/>
            <w:bCs/>
          </w:rPr>
          <w:delText>Bronzen laag (Bronze)</w:delText>
        </w:r>
      </w:del>
      <w:ins w:id="511" w:author="Peter Jansen" w:date="2026-02-19T09:25:00Z" w16du:dateUtc="2026-02-19T08:25:00Z">
        <w:r w:rsidR="00C8323C">
          <w:rPr>
            <w:b/>
            <w:bCs/>
          </w:rPr>
          <w:t>Brons</w:t>
        </w:r>
      </w:ins>
    </w:p>
    <w:p w14:paraId="32F5E2B1" w14:textId="77777777" w:rsidR="008617B8" w:rsidRPr="00BF5845" w:rsidRDefault="008617B8" w:rsidP="00261AAF">
      <w:pPr>
        <w:numPr>
          <w:ilvl w:val="0"/>
          <w:numId w:val="52"/>
        </w:numPr>
      </w:pPr>
      <w:r w:rsidRPr="00BF5845">
        <w:rPr>
          <w:b/>
          <w:bCs/>
        </w:rPr>
        <w:t>Wat</w:t>
      </w:r>
      <w:r w:rsidRPr="00BF5845">
        <w:t>: Technisch consistente en technisch valide data</w:t>
      </w:r>
    </w:p>
    <w:p w14:paraId="1E06653D" w14:textId="77777777" w:rsidR="008617B8" w:rsidRPr="00BF5845" w:rsidRDefault="008617B8" w:rsidP="00261AAF">
      <w:pPr>
        <w:numPr>
          <w:ilvl w:val="0"/>
          <w:numId w:val="52"/>
        </w:numPr>
      </w:pPr>
      <w:r w:rsidRPr="00BF5845">
        <w:rPr>
          <w:b/>
          <w:bCs/>
        </w:rPr>
        <w:t>Rationale</w:t>
      </w:r>
      <w:r w:rsidRPr="00BF5845">
        <w:t>:</w:t>
      </w:r>
    </w:p>
    <w:p w14:paraId="76668CD4" w14:textId="77777777" w:rsidR="008617B8" w:rsidRPr="00BF5845" w:rsidRDefault="008617B8" w:rsidP="00261AAF">
      <w:pPr>
        <w:numPr>
          <w:ilvl w:val="1"/>
          <w:numId w:val="52"/>
        </w:numPr>
      </w:pPr>
      <w:r w:rsidRPr="00BF5845">
        <w:t>Correcte datatypes en formaten</w:t>
      </w:r>
    </w:p>
    <w:p w14:paraId="57359FA5" w14:textId="77777777" w:rsidR="008617B8" w:rsidRPr="00BF5845" w:rsidRDefault="008617B8" w:rsidP="00261AAF">
      <w:pPr>
        <w:numPr>
          <w:ilvl w:val="1"/>
          <w:numId w:val="52"/>
        </w:numPr>
      </w:pPr>
      <w:r w:rsidRPr="00BF5845">
        <w:t>Technische validatie uitgevoerd</w:t>
      </w:r>
    </w:p>
    <w:p w14:paraId="3F3A55E2" w14:textId="77777777" w:rsidR="008617B8" w:rsidRPr="00BF5845" w:rsidRDefault="008617B8" w:rsidP="00261AAF">
      <w:pPr>
        <w:numPr>
          <w:ilvl w:val="1"/>
          <w:numId w:val="52"/>
        </w:numPr>
      </w:pPr>
      <w:r w:rsidRPr="00BF5845">
        <w:t>Basis voor verdere verwerking</w:t>
      </w:r>
    </w:p>
    <w:p w14:paraId="3BFD89E1" w14:textId="10DB21D4" w:rsidR="008617B8" w:rsidRPr="00BF5845" w:rsidRDefault="008617B8" w:rsidP="00261AAF">
      <w:pPr>
        <w:numPr>
          <w:ilvl w:val="1"/>
          <w:numId w:val="52"/>
        </w:numPr>
      </w:pPr>
      <w:del w:id="512" w:author="Peter Jansen" w:date="2026-02-26T08:59:00Z" w16du:dateUtc="2026-02-26T07:59:00Z">
        <w:r w:rsidRPr="00BF5845" w:rsidDel="00116FD3">
          <w:delText>In DHD: v</w:delText>
        </w:r>
      </w:del>
      <w:ins w:id="513" w:author="Peter Jansen" w:date="2026-02-26T08:59:00Z" w16du:dateUtc="2026-02-26T07:59:00Z">
        <w:r w:rsidR="00116FD3">
          <w:t>V</w:t>
        </w:r>
      </w:ins>
      <w:r w:rsidRPr="00BF5845">
        <w:t>erantwoordelijkheid</w:t>
      </w:r>
      <w:ins w:id="514" w:author="Peter Jansen" w:date="2026-02-26T08:59:00Z" w16du:dateUtc="2026-02-26T07:59:00Z">
        <w:r w:rsidR="00116FD3">
          <w:t xml:space="preserve"> van</w:t>
        </w:r>
      </w:ins>
      <w:r w:rsidRPr="00BF5845">
        <w:t xml:space="preserve"> </w:t>
      </w:r>
      <w:ins w:id="515" w:author="Peter Jansen" w:date="2026-02-26T08:59:00Z" w16du:dateUtc="2026-02-26T07:59:00Z">
        <w:r w:rsidR="00116FD3">
          <w:t xml:space="preserve">de </w:t>
        </w:r>
      </w:ins>
      <w:del w:id="516" w:author="Peter Jansen" w:date="2026-02-26T08:58:00Z" w16du:dateUtc="2026-02-26T07:58:00Z">
        <w:r w:rsidRPr="00BF5845" w:rsidDel="00EC1CEC">
          <w:delText>van Technische Ingestie (</w:delText>
        </w:r>
      </w:del>
      <w:ins w:id="517" w:author="Peter Jansen" w:date="2026-02-26T08:59:00Z" w16du:dateUtc="2026-02-26T07:59:00Z">
        <w:r w:rsidR="00116FD3">
          <w:t>i</w:t>
        </w:r>
      </w:ins>
      <w:ins w:id="518" w:author="Peter Jansen" w:date="2026-02-26T08:58:00Z" w16du:dateUtc="2026-02-26T07:58:00Z">
        <w:r w:rsidR="00EC1CEC">
          <w:t>ngest</w:t>
        </w:r>
      </w:ins>
      <w:ins w:id="519" w:author="Peter Jansen" w:date="2026-02-26T08:59:00Z" w16du:dateUtc="2026-02-26T07:59:00Z">
        <w:r w:rsidR="00EC1CEC">
          <w:t>ie stap</w:t>
        </w:r>
        <w:r w:rsidR="00116FD3">
          <w:t xml:space="preserve"> van de</w:t>
        </w:r>
        <w:r w:rsidR="00EC1CEC">
          <w:t xml:space="preserve"> </w:t>
        </w:r>
      </w:ins>
      <w:r w:rsidRPr="00BF5845">
        <w:t>ETL-Straat</w:t>
      </w:r>
      <w:del w:id="520" w:author="Peter Jansen" w:date="2026-02-26T08:59:00Z" w16du:dateUtc="2026-02-26T07:59:00Z">
        <w:r w:rsidRPr="00BF5845" w:rsidDel="00116FD3">
          <w:delText>)</w:delText>
        </w:r>
      </w:del>
    </w:p>
    <w:p w14:paraId="1D758319" w14:textId="77777777" w:rsidR="00BA093C" w:rsidRPr="00BF5845" w:rsidRDefault="00BA093C" w:rsidP="00BA093C">
      <w:pPr>
        <w:ind w:left="1440"/>
      </w:pPr>
    </w:p>
    <w:p w14:paraId="089F6139" w14:textId="511EB77E" w:rsidR="008617B8" w:rsidRPr="00BF5845" w:rsidRDefault="008617B8" w:rsidP="00EA3493">
      <w:pPr>
        <w:rPr>
          <w:b/>
          <w:bCs/>
        </w:rPr>
      </w:pPr>
      <w:r w:rsidRPr="00BF5845">
        <w:rPr>
          <w:rFonts w:ascii="Segoe UI Emoji" w:hAnsi="Segoe UI Emoji" w:cs="Segoe UI Emoji"/>
          <w:b/>
          <w:bCs/>
        </w:rPr>
        <w:t>🥈</w:t>
      </w:r>
      <w:r w:rsidRPr="00BF5845">
        <w:rPr>
          <w:b/>
          <w:bCs/>
        </w:rPr>
        <w:t xml:space="preserve"> </w:t>
      </w:r>
      <w:del w:id="521" w:author="Peter Jansen" w:date="2026-02-19T09:25:00Z" w16du:dateUtc="2026-02-19T08:25:00Z">
        <w:r w:rsidRPr="00BF5845" w:rsidDel="00C8323C">
          <w:rPr>
            <w:b/>
            <w:bCs/>
          </w:rPr>
          <w:delText>Zilveren laag (Silver)</w:delText>
        </w:r>
      </w:del>
      <w:ins w:id="522" w:author="Peter Jansen" w:date="2026-02-19T09:25:00Z" w16du:dateUtc="2026-02-19T08:25:00Z">
        <w:r w:rsidR="00C8323C">
          <w:rPr>
            <w:b/>
            <w:bCs/>
          </w:rPr>
          <w:t>Zilver</w:t>
        </w:r>
      </w:ins>
    </w:p>
    <w:p w14:paraId="65616B12" w14:textId="77777777" w:rsidR="008617B8" w:rsidRPr="00BF5845" w:rsidRDefault="008617B8" w:rsidP="00261AAF">
      <w:pPr>
        <w:numPr>
          <w:ilvl w:val="0"/>
          <w:numId w:val="53"/>
        </w:numPr>
      </w:pPr>
      <w:r w:rsidRPr="00BF5845">
        <w:rPr>
          <w:b/>
          <w:bCs/>
        </w:rPr>
        <w:t>Wat</w:t>
      </w:r>
      <w:r w:rsidRPr="00BF5845">
        <w:t>: Functioneel verrijkte en opgeschoonde data</w:t>
      </w:r>
    </w:p>
    <w:p w14:paraId="6555878D" w14:textId="77777777" w:rsidR="008617B8" w:rsidRPr="00BF5845" w:rsidRDefault="008617B8" w:rsidP="00261AAF">
      <w:pPr>
        <w:numPr>
          <w:ilvl w:val="0"/>
          <w:numId w:val="53"/>
        </w:numPr>
      </w:pPr>
      <w:r w:rsidRPr="00BF5845">
        <w:rPr>
          <w:b/>
          <w:bCs/>
        </w:rPr>
        <w:t>Rationale</w:t>
      </w:r>
      <w:r w:rsidRPr="00BF5845">
        <w:t>:</w:t>
      </w:r>
    </w:p>
    <w:p w14:paraId="1D3E0949" w14:textId="4BF1567D" w:rsidR="008617B8" w:rsidRPr="00BF5845" w:rsidDel="002342B9" w:rsidRDefault="008617B8" w:rsidP="00261AAF">
      <w:pPr>
        <w:numPr>
          <w:ilvl w:val="1"/>
          <w:numId w:val="53"/>
        </w:numPr>
        <w:rPr>
          <w:del w:id="523" w:author="Peter Jansen" w:date="2026-02-17T16:06:00Z" w16du:dateUtc="2026-02-17T15:06:00Z"/>
        </w:rPr>
      </w:pPr>
      <w:commentRangeStart w:id="524"/>
      <w:del w:id="525" w:author="Peter Jansen" w:date="2026-02-17T16:06:00Z" w16du:dateUtc="2026-02-17T15:06:00Z">
        <w:r w:rsidRPr="00BF5845" w:rsidDel="002342B9">
          <w:delText>Business rules toegepast</w:delText>
        </w:r>
      </w:del>
    </w:p>
    <w:p w14:paraId="6FF6FFEC" w14:textId="77777777" w:rsidR="008617B8" w:rsidRPr="00BF5845" w:rsidRDefault="008617B8" w:rsidP="00261AAF">
      <w:pPr>
        <w:numPr>
          <w:ilvl w:val="1"/>
          <w:numId w:val="53"/>
        </w:numPr>
      </w:pPr>
      <w:r w:rsidRPr="00BF5845">
        <w:t>Verwijderde duplicaten</w:t>
      </w:r>
    </w:p>
    <w:p w14:paraId="71C4E8BB" w14:textId="0F37E71F" w:rsidR="008617B8" w:rsidRPr="00BF5845" w:rsidRDefault="008617B8" w:rsidP="00261AAF">
      <w:pPr>
        <w:numPr>
          <w:ilvl w:val="1"/>
          <w:numId w:val="53"/>
        </w:numPr>
      </w:pPr>
      <w:r w:rsidRPr="00BF5845">
        <w:lastRenderedPageBreak/>
        <w:t xml:space="preserve">Functionele </w:t>
      </w:r>
      <w:proofErr w:type="spellStart"/>
      <w:r w:rsidRPr="00BF5845">
        <w:t>validaties</w:t>
      </w:r>
      <w:proofErr w:type="spellEnd"/>
      <w:r w:rsidRPr="00BF5845">
        <w:t xml:space="preserve"> </w:t>
      </w:r>
      <w:commentRangeEnd w:id="524"/>
      <w:r w:rsidR="001136A9" w:rsidRPr="00BF5845">
        <w:rPr>
          <w:rStyle w:val="Verwijzingopmerking"/>
          <w:sz w:val="22"/>
          <w:szCs w:val="20"/>
        </w:rPr>
        <w:commentReference w:id="524"/>
      </w:r>
      <w:r w:rsidRPr="00BF5845">
        <w:t xml:space="preserve">en </w:t>
      </w:r>
      <w:commentRangeStart w:id="526"/>
      <w:commentRangeStart w:id="527"/>
      <w:commentRangeStart w:id="528"/>
      <w:commentRangeStart w:id="529"/>
      <w:r w:rsidRPr="00BF5845">
        <w:t>verrijkingen</w:t>
      </w:r>
      <w:commentRangeEnd w:id="526"/>
      <w:r w:rsidR="00060862" w:rsidRPr="00BF5845">
        <w:rPr>
          <w:rStyle w:val="Verwijzingopmerking"/>
          <w:sz w:val="22"/>
          <w:szCs w:val="20"/>
        </w:rPr>
        <w:commentReference w:id="526"/>
      </w:r>
      <w:commentRangeEnd w:id="527"/>
      <w:r w:rsidRPr="00BF5845">
        <w:rPr>
          <w:rStyle w:val="Verwijzingopmerking"/>
          <w:sz w:val="22"/>
          <w:szCs w:val="20"/>
        </w:rPr>
        <w:commentReference w:id="527"/>
      </w:r>
      <w:commentRangeEnd w:id="528"/>
      <w:r w:rsidRPr="00BF5845">
        <w:rPr>
          <w:rStyle w:val="Verwijzingopmerking"/>
          <w:sz w:val="22"/>
          <w:szCs w:val="20"/>
        </w:rPr>
        <w:commentReference w:id="528"/>
      </w:r>
      <w:commentRangeEnd w:id="529"/>
      <w:r w:rsidR="00E209A7" w:rsidRPr="00BF5845">
        <w:rPr>
          <w:rStyle w:val="Verwijzingopmerking"/>
          <w:sz w:val="22"/>
          <w:szCs w:val="20"/>
        </w:rPr>
        <w:commentReference w:id="529"/>
      </w:r>
    </w:p>
    <w:p w14:paraId="2A2152A2" w14:textId="77777777" w:rsidR="008617B8" w:rsidRPr="00BF5845" w:rsidRDefault="008617B8" w:rsidP="00261AAF">
      <w:pPr>
        <w:numPr>
          <w:ilvl w:val="1"/>
          <w:numId w:val="53"/>
        </w:numPr>
      </w:pPr>
      <w:r w:rsidRPr="00BF5845">
        <w:t>Herbruikbare datasets</w:t>
      </w:r>
    </w:p>
    <w:p w14:paraId="5B6BDEB3" w14:textId="5EC1678D" w:rsidR="008617B8" w:rsidRPr="00BF5845" w:rsidRDefault="00116FD3" w:rsidP="00261AAF">
      <w:pPr>
        <w:numPr>
          <w:ilvl w:val="1"/>
          <w:numId w:val="53"/>
        </w:numPr>
      </w:pPr>
      <w:ins w:id="530" w:author="Peter Jansen" w:date="2026-02-26T08:59:00Z" w16du:dateUtc="2026-02-26T07:59:00Z">
        <w:r>
          <w:t>V</w:t>
        </w:r>
        <w:r w:rsidRPr="00BF5845">
          <w:t>erantwoordelijkheid</w:t>
        </w:r>
        <w:r>
          <w:t xml:space="preserve"> van</w:t>
        </w:r>
        <w:r w:rsidRPr="00BF5845">
          <w:t xml:space="preserve"> </w:t>
        </w:r>
        <w:r>
          <w:t xml:space="preserve">de transformatie stap van de </w:t>
        </w:r>
        <w:r w:rsidRPr="00BF5845">
          <w:t>ETL-Straat</w:t>
        </w:r>
      </w:ins>
      <w:del w:id="531" w:author="Peter Jansen" w:date="2026-02-26T08:59:00Z" w16du:dateUtc="2026-02-26T07:59:00Z">
        <w:r w:rsidR="008617B8" w:rsidRPr="00BF5845" w:rsidDel="00116FD3">
          <w:delText>In DHD: verantwoordelijkheid van Functionele Ingestie (ETL-Straa</w:delText>
        </w:r>
        <w:r w:rsidR="00BA093C" w:rsidRPr="00BF5845" w:rsidDel="00116FD3">
          <w:delText>t)</w:delText>
        </w:r>
      </w:del>
    </w:p>
    <w:p w14:paraId="3AE4092D" w14:textId="77777777" w:rsidR="00056F95" w:rsidRPr="00BF5845" w:rsidRDefault="00056F95" w:rsidP="00056F95"/>
    <w:p w14:paraId="1BFF2DDB" w14:textId="2934ADB6" w:rsidR="00862CEE" w:rsidRPr="00BF5845" w:rsidRDefault="00862CEE" w:rsidP="005E197A">
      <w:pPr>
        <w:rPr>
          <w:b/>
          <w:bCs/>
        </w:rPr>
      </w:pPr>
      <w:r w:rsidRPr="00BF5845">
        <w:rPr>
          <w:rFonts w:ascii="Segoe UI Emoji" w:hAnsi="Segoe UI Emoji" w:cs="Segoe UI Emoji"/>
          <w:b/>
          <w:bCs/>
        </w:rPr>
        <w:t>🥇</w:t>
      </w:r>
      <w:r w:rsidRPr="00BF5845">
        <w:rPr>
          <w:b/>
          <w:bCs/>
        </w:rPr>
        <w:t xml:space="preserve"> </w:t>
      </w:r>
      <w:del w:id="532" w:author="Peter Jansen" w:date="2026-02-19T09:25:00Z" w16du:dateUtc="2026-02-19T08:25:00Z">
        <w:r w:rsidRPr="00BF5845" w:rsidDel="00C8323C">
          <w:rPr>
            <w:b/>
            <w:bCs/>
          </w:rPr>
          <w:delText>Gouden laag (Gold)</w:delText>
        </w:r>
      </w:del>
      <w:ins w:id="533" w:author="Peter Jansen" w:date="2026-02-19T09:25:00Z" w16du:dateUtc="2026-02-19T08:25:00Z">
        <w:r w:rsidR="00C8323C">
          <w:rPr>
            <w:b/>
            <w:bCs/>
          </w:rPr>
          <w:t>Goud</w:t>
        </w:r>
      </w:ins>
    </w:p>
    <w:p w14:paraId="278EFA49" w14:textId="77777777" w:rsidR="00862CEE" w:rsidRPr="00BF5845" w:rsidRDefault="00862CEE" w:rsidP="00261AAF">
      <w:pPr>
        <w:numPr>
          <w:ilvl w:val="0"/>
          <w:numId w:val="50"/>
        </w:numPr>
      </w:pPr>
      <w:r w:rsidRPr="00BF5845">
        <w:rPr>
          <w:b/>
          <w:bCs/>
        </w:rPr>
        <w:t>Wat</w:t>
      </w:r>
      <w:r w:rsidRPr="00BF5845">
        <w:t>: Business-ready, geaggregeerde datasets voor analyses en rapporten</w:t>
      </w:r>
    </w:p>
    <w:p w14:paraId="33248030" w14:textId="77777777" w:rsidR="00862CEE" w:rsidRPr="00BF5845" w:rsidRDefault="00862CEE" w:rsidP="00261AAF">
      <w:pPr>
        <w:numPr>
          <w:ilvl w:val="0"/>
          <w:numId w:val="50"/>
        </w:numPr>
      </w:pPr>
      <w:r w:rsidRPr="00BF5845">
        <w:rPr>
          <w:b/>
          <w:bCs/>
        </w:rPr>
        <w:t>Rationale</w:t>
      </w:r>
      <w:r w:rsidRPr="00BF5845">
        <w:t>:</w:t>
      </w:r>
    </w:p>
    <w:p w14:paraId="1A5677B9" w14:textId="77777777" w:rsidR="00862CEE" w:rsidRPr="00BF5845" w:rsidRDefault="00862CEE" w:rsidP="00261AAF">
      <w:pPr>
        <w:numPr>
          <w:ilvl w:val="1"/>
          <w:numId w:val="50"/>
        </w:numPr>
      </w:pPr>
      <w:r w:rsidRPr="00BF5845">
        <w:t xml:space="preserve">Geoptimaliseerd voor specifieke </w:t>
      </w:r>
      <w:proofErr w:type="spellStart"/>
      <w:r w:rsidRPr="00BF5845">
        <w:t>use</w:t>
      </w:r>
      <w:proofErr w:type="spellEnd"/>
      <w:r w:rsidRPr="00BF5845">
        <w:t xml:space="preserve"> cases</w:t>
      </w:r>
    </w:p>
    <w:p w14:paraId="023BB639" w14:textId="77777777" w:rsidR="00862CEE" w:rsidRPr="00BF5845" w:rsidRDefault="00862CEE" w:rsidP="00261AAF">
      <w:pPr>
        <w:numPr>
          <w:ilvl w:val="1"/>
          <w:numId w:val="50"/>
        </w:numPr>
      </w:pPr>
      <w:r w:rsidRPr="00BF5845">
        <w:t>Snelle query performance</w:t>
      </w:r>
    </w:p>
    <w:p w14:paraId="47CA5D28" w14:textId="77777777" w:rsidR="00862CEE" w:rsidRPr="00BF5845" w:rsidRDefault="00862CEE" w:rsidP="00261AAF">
      <w:pPr>
        <w:numPr>
          <w:ilvl w:val="1"/>
          <w:numId w:val="50"/>
        </w:numPr>
      </w:pPr>
      <w:r w:rsidRPr="00BF5845">
        <w:t>Business logica toegepast</w:t>
      </w:r>
    </w:p>
    <w:p w14:paraId="3964A711" w14:textId="49A62ECC" w:rsidR="00862CEE" w:rsidRPr="00BF5845" w:rsidRDefault="00862CEE" w:rsidP="00261AAF">
      <w:pPr>
        <w:numPr>
          <w:ilvl w:val="1"/>
          <w:numId w:val="50"/>
        </w:numPr>
      </w:pPr>
      <w:del w:id="534" w:author="Peter Jansen" w:date="2026-02-26T09:00:00Z" w16du:dateUtc="2026-02-26T08:00:00Z">
        <w:r w:rsidRPr="00BF5845" w:rsidDel="00116FD3">
          <w:delText>In DHD: v</w:delText>
        </w:r>
      </w:del>
      <w:ins w:id="535" w:author="Peter Jansen" w:date="2026-02-26T09:00:00Z" w16du:dateUtc="2026-02-26T08:00:00Z">
        <w:r w:rsidR="00116FD3">
          <w:t>V</w:t>
        </w:r>
      </w:ins>
      <w:r w:rsidRPr="00BF5845">
        <w:t>erantwoordelijkheid van BI team</w:t>
      </w:r>
    </w:p>
    <w:p w14:paraId="43C59C0D" w14:textId="77777777" w:rsidR="00512874" w:rsidRPr="00BF5845" w:rsidRDefault="00512874" w:rsidP="00F36B42">
      <w:pPr>
        <w:ind w:left="1440"/>
      </w:pPr>
    </w:p>
    <w:p w14:paraId="013725AD" w14:textId="77777777" w:rsidR="00F36B42" w:rsidRPr="00BF5845" w:rsidRDefault="00F36B42" w:rsidP="00F36B42">
      <w:pPr>
        <w:keepNext/>
        <w:rPr>
          <w:rFonts w:cs="Arial"/>
          <w:b/>
          <w:color w:val="000000"/>
        </w:rPr>
      </w:pPr>
      <w:r w:rsidRPr="00BF5845">
        <w:rPr>
          <w:rFonts w:cs="Arial"/>
          <w:b/>
          <w:color w:val="000000"/>
        </w:rPr>
        <w:t>Voordelen</w:t>
      </w:r>
    </w:p>
    <w:p w14:paraId="60BAC3B0" w14:textId="25125D55" w:rsidR="00F36B42" w:rsidRPr="00BF5845" w:rsidRDefault="00F36B42" w:rsidP="00261AAF">
      <w:pPr>
        <w:pStyle w:val="Lijstalinea"/>
        <w:keepNext/>
        <w:numPr>
          <w:ilvl w:val="0"/>
          <w:numId w:val="54"/>
        </w:numPr>
        <w:ind w:left="658" w:hanging="357"/>
        <w:rPr>
          <w:rFonts w:cs="Arial"/>
          <w:color w:val="000000"/>
        </w:rPr>
      </w:pPr>
      <w:r w:rsidRPr="00BF5845">
        <w:rPr>
          <w:rFonts w:cs="Arial"/>
          <w:color w:val="000000"/>
        </w:rPr>
        <w:t xml:space="preserve">Scheiding van belangen: </w:t>
      </w:r>
      <w:commentRangeStart w:id="536"/>
      <w:commentRangeStart w:id="537"/>
      <w:r w:rsidRPr="00BF5845">
        <w:rPr>
          <w:rFonts w:cs="Arial"/>
          <w:color w:val="000000"/>
        </w:rPr>
        <w:t xml:space="preserve">teams werken per </w:t>
      </w:r>
      <w:del w:id="538" w:author="Peter Jansen" w:date="2026-02-10T15:04:00Z" w16du:dateUtc="2026-02-10T14:04:00Z">
        <w:r w:rsidRPr="00BF5845">
          <w:rPr>
            <w:rFonts w:cs="Arial"/>
            <w:color w:val="000000"/>
          </w:rPr>
          <w:delText>laag</w:delText>
        </w:r>
      </w:del>
      <w:commentRangeEnd w:id="536"/>
      <w:del w:id="539" w:author="Peter Jansen" w:date="2026-02-26T11:40:00Z" w16du:dateUtc="2026-02-26T10:40:00Z">
        <w:r w:rsidR="001E16FF" w:rsidDel="0037191F">
          <w:rPr>
            <w:rStyle w:val="Verwijzingopmerking"/>
            <w:rFonts w:cs="Arial"/>
            <w:color w:val="000000"/>
            <w:sz w:val="22"/>
            <w:szCs w:val="20"/>
          </w:rPr>
          <w:commentReference w:id="536"/>
        </w:r>
        <w:commentRangeEnd w:id="537"/>
        <w:r w:rsidDel="0037191F">
          <w:rPr>
            <w:rStyle w:val="Verwijzingopmerking"/>
            <w:rFonts w:cs="Arial"/>
            <w:color w:val="000000"/>
            <w:sz w:val="22"/>
            <w:szCs w:val="20"/>
          </w:rPr>
          <w:commentReference w:id="537"/>
        </w:r>
      </w:del>
      <w:ins w:id="540" w:author="Peter Jansen" w:date="2026-02-26T11:40:00Z" w16du:dateUtc="2026-02-26T10:40:00Z">
        <w:r w:rsidR="0037191F">
          <w:rPr>
            <w:rFonts w:cs="Arial"/>
            <w:color w:val="000000"/>
          </w:rPr>
          <w:t>zone</w:t>
        </w:r>
      </w:ins>
    </w:p>
    <w:p w14:paraId="7E3F6F8D" w14:textId="4A735ECB" w:rsidR="00F36B42" w:rsidRPr="00BF5845" w:rsidRDefault="00F36B42" w:rsidP="00261AAF">
      <w:pPr>
        <w:pStyle w:val="Lijstalinea"/>
        <w:keepNext/>
        <w:numPr>
          <w:ilvl w:val="0"/>
          <w:numId w:val="54"/>
        </w:numPr>
        <w:ind w:left="658" w:hanging="357"/>
        <w:rPr>
          <w:rFonts w:cs="Arial"/>
          <w:color w:val="000000"/>
        </w:rPr>
      </w:pPr>
      <w:r w:rsidRPr="00BF5845">
        <w:rPr>
          <w:rFonts w:cs="Arial"/>
          <w:color w:val="000000"/>
        </w:rPr>
        <w:t>Kwaliteit: ieder</w:t>
      </w:r>
      <w:ins w:id="541" w:author="Peter Jansen" w:date="2026-02-26T11:41:00Z" w16du:dateUtc="2026-02-26T10:41:00Z">
        <w:r w:rsidR="0037191F">
          <w:rPr>
            <w:rFonts w:cs="Arial"/>
            <w:color w:val="000000"/>
          </w:rPr>
          <w:t>e</w:t>
        </w:r>
      </w:ins>
      <w:del w:id="542" w:author="Peter Jansen" w:date="2026-02-10T15:04:00Z" w16du:dateUtc="2026-02-10T14:04:00Z">
        <w:r w:rsidRPr="00BF5845">
          <w:rPr>
            <w:rFonts w:cs="Arial"/>
            <w:color w:val="000000"/>
          </w:rPr>
          <w:delText>e</w:delText>
        </w:r>
      </w:del>
      <w:r w:rsidRPr="00BF5845">
        <w:rPr>
          <w:rFonts w:cs="Arial"/>
          <w:color w:val="000000"/>
        </w:rPr>
        <w:t xml:space="preserve"> </w:t>
      </w:r>
      <w:del w:id="543" w:author="Peter Jansen" w:date="2026-02-10T15:04:00Z" w16du:dateUtc="2026-02-10T14:04:00Z">
        <w:r w:rsidRPr="00BF5845">
          <w:rPr>
            <w:rFonts w:cs="Arial"/>
            <w:color w:val="000000"/>
          </w:rPr>
          <w:delText xml:space="preserve">laag </w:delText>
        </w:r>
      </w:del>
      <w:ins w:id="544" w:author="Peter Jansen" w:date="2026-02-26T11:41:00Z" w16du:dateUtc="2026-02-26T10:41:00Z">
        <w:r w:rsidR="0037191F">
          <w:rPr>
            <w:rFonts w:cs="Arial"/>
            <w:color w:val="000000"/>
          </w:rPr>
          <w:t>zone</w:t>
        </w:r>
      </w:ins>
      <w:ins w:id="545" w:author="Peter Jansen" w:date="2026-02-10T15:04:00Z" w16du:dateUtc="2026-02-10T14:04:00Z">
        <w:r w:rsidR="006508BF" w:rsidRPr="00BF5845">
          <w:rPr>
            <w:rFonts w:cs="Arial"/>
            <w:color w:val="000000"/>
          </w:rPr>
          <w:t xml:space="preserve"> </w:t>
        </w:r>
      </w:ins>
      <w:r w:rsidRPr="00BF5845">
        <w:rPr>
          <w:rFonts w:cs="Arial"/>
          <w:color w:val="000000"/>
        </w:rPr>
        <w:t>verbetert het resultaat</w:t>
      </w:r>
    </w:p>
    <w:p w14:paraId="44DF07DA" w14:textId="20BC4225" w:rsidR="00F36B42" w:rsidRPr="00BF5845" w:rsidRDefault="00F36B42" w:rsidP="00261AAF">
      <w:pPr>
        <w:pStyle w:val="Lijstalinea"/>
        <w:keepNext/>
        <w:numPr>
          <w:ilvl w:val="0"/>
          <w:numId w:val="54"/>
        </w:numPr>
        <w:ind w:left="658" w:hanging="357"/>
        <w:rPr>
          <w:rFonts w:cs="Arial"/>
          <w:color w:val="000000"/>
        </w:rPr>
      </w:pPr>
      <w:r w:rsidRPr="00BF5845">
        <w:rPr>
          <w:rFonts w:cs="Arial"/>
          <w:color w:val="000000"/>
        </w:rPr>
        <w:t xml:space="preserve">Flexibiliteit: </w:t>
      </w:r>
      <w:commentRangeStart w:id="546"/>
      <w:commentRangeStart w:id="547"/>
      <w:r w:rsidRPr="00BF5845">
        <w:rPr>
          <w:rFonts w:cs="Arial"/>
          <w:color w:val="000000"/>
        </w:rPr>
        <w:t>nieuwe transformaties zonder dataverlies</w:t>
      </w:r>
      <w:commentRangeEnd w:id="546"/>
      <w:r w:rsidR="00B40C53">
        <w:rPr>
          <w:rStyle w:val="Verwijzingopmerking"/>
          <w:rFonts w:cs="Arial"/>
          <w:color w:val="000000"/>
          <w:sz w:val="22"/>
          <w:szCs w:val="20"/>
        </w:rPr>
        <w:commentReference w:id="546"/>
      </w:r>
      <w:commentRangeEnd w:id="547"/>
      <w:r w:rsidR="009F5137">
        <w:rPr>
          <w:rStyle w:val="Verwijzingopmerking"/>
          <w:rFonts w:cs="Arial"/>
          <w:color w:val="000000"/>
          <w:sz w:val="22"/>
          <w:szCs w:val="20"/>
        </w:rPr>
        <w:commentReference w:id="547"/>
      </w:r>
      <w:ins w:id="548" w:author="Peter Jansen" w:date="2026-02-24T13:16:00Z" w16du:dateUtc="2026-02-24T12:16:00Z">
        <w:r w:rsidR="003C46D4">
          <w:rPr>
            <w:rFonts w:cs="Arial"/>
            <w:color w:val="000000"/>
          </w:rPr>
          <w:t>, doordat data in eerdere fase</w:t>
        </w:r>
      </w:ins>
      <w:ins w:id="549" w:author="Peter Jansen" w:date="2026-02-24T13:17:00Z" w16du:dateUtc="2026-02-24T12:17:00Z">
        <w:r w:rsidR="009F5137">
          <w:rPr>
            <w:rFonts w:cs="Arial"/>
            <w:color w:val="000000"/>
          </w:rPr>
          <w:t>s intact blijft.</w:t>
        </w:r>
      </w:ins>
    </w:p>
    <w:p w14:paraId="24D74121" w14:textId="4EF91673" w:rsidR="00862CEE" w:rsidRDefault="00F36B42" w:rsidP="00261AAF">
      <w:pPr>
        <w:pStyle w:val="Lijstalinea"/>
        <w:numPr>
          <w:ilvl w:val="0"/>
          <w:numId w:val="54"/>
        </w:numPr>
        <w:ind w:left="660"/>
        <w:rPr>
          <w:ins w:id="550" w:author="Peter Jansen" w:date="2026-02-19T09:51:00Z" w16du:dateUtc="2026-02-19T08:51:00Z"/>
          <w:rFonts w:cs="Arial"/>
          <w:color w:val="000000"/>
        </w:rPr>
      </w:pPr>
      <w:r w:rsidRPr="00BF5845">
        <w:rPr>
          <w:rFonts w:cs="Arial"/>
          <w:color w:val="000000"/>
        </w:rPr>
        <w:t>Traceerbaarheid: helder van bron tot eindproduct</w:t>
      </w:r>
    </w:p>
    <w:p w14:paraId="7EC685B5" w14:textId="77777777" w:rsidR="00296C28" w:rsidRPr="00BF5845" w:rsidRDefault="00296C28">
      <w:pPr>
        <w:pStyle w:val="Lijstalinea"/>
        <w:ind w:left="660"/>
        <w:rPr>
          <w:rFonts w:cs="Arial"/>
          <w:color w:val="000000"/>
        </w:rPr>
        <w:pPrChange w:id="551" w:author="Peter Jansen" w:date="2026-02-19T09:51:00Z" w16du:dateUtc="2026-02-19T08:51:00Z">
          <w:pPr>
            <w:pStyle w:val="Lijstalinea"/>
            <w:numPr>
              <w:numId w:val="54"/>
            </w:numPr>
            <w:ind w:left="660" w:hanging="360"/>
          </w:pPr>
        </w:pPrChange>
      </w:pPr>
    </w:p>
    <w:p w14:paraId="012645D9" w14:textId="45740459" w:rsidR="00862CEE" w:rsidRDefault="00296C28">
      <w:pPr>
        <w:pStyle w:val="Kop3"/>
        <w:rPr>
          <w:ins w:id="552" w:author="Peter Jansen" w:date="2026-02-19T09:51:00Z" w16du:dateUtc="2026-02-19T08:51:00Z"/>
        </w:rPr>
        <w:pPrChange w:id="553" w:author="Peter Jansen" w:date="2026-02-19T09:51:00Z" w16du:dateUtc="2026-02-19T08:51:00Z">
          <w:pPr/>
        </w:pPrChange>
      </w:pPr>
      <w:bookmarkStart w:id="554" w:name="_Toc225262562"/>
      <w:ins w:id="555" w:author="Peter Jansen" w:date="2026-02-19T09:51:00Z" w16du:dateUtc="2026-02-19T08:51:00Z">
        <w:r>
          <w:t>Metadata</w:t>
        </w:r>
        <w:bookmarkEnd w:id="554"/>
      </w:ins>
    </w:p>
    <w:p w14:paraId="5A3FA7A7" w14:textId="77777777" w:rsidR="00296C28" w:rsidRPr="00BF5845" w:rsidRDefault="00296C28" w:rsidP="00296C28">
      <w:pPr>
        <w:rPr>
          <w:ins w:id="556" w:author="Peter Jansen" w:date="2026-02-19T09:51:00Z" w16du:dateUtc="2026-02-19T08:51:00Z"/>
        </w:rPr>
      </w:pPr>
      <w:commentRangeStart w:id="557"/>
      <w:commentRangeStart w:id="558"/>
      <w:ins w:id="559" w:author="Peter Jansen" w:date="2026-02-19T09:51:00Z" w16du:dateUtc="2026-02-19T08:51:00Z">
        <w:r w:rsidRPr="00BF5845">
          <w:t>Door een</w:t>
        </w:r>
        <w:r>
          <w:t xml:space="preserve"> traditionele</w:t>
        </w:r>
        <w:r w:rsidRPr="00BF5845">
          <w:t xml:space="preserve"> metadata gedreven aanpak</w:t>
        </w:r>
        <w:r>
          <w:t>, waarbij alle metadata in een RDMBS zit,</w:t>
        </w:r>
        <w:r w:rsidRPr="00BF5845">
          <w:t xml:space="preserve"> te hanteren</w:t>
        </w:r>
        <w:commentRangeEnd w:id="557"/>
        <w:r w:rsidRPr="00BF5845">
          <w:rPr>
            <w:rStyle w:val="Verwijzingopmerking"/>
            <w:sz w:val="22"/>
            <w:szCs w:val="20"/>
          </w:rPr>
          <w:commentReference w:id="557"/>
        </w:r>
        <w:r w:rsidRPr="00BF5845">
          <w:t xml:space="preserve">, is de verwerkingslogica zelf ook flexibel te maken en kunnen wijzigingen tot op zekere hoogte worden doorgevoerd door metadata aanpassingen, zonder aanpassingen in programmacode. </w:t>
        </w:r>
        <w:commentRangeEnd w:id="558"/>
        <w:r>
          <w:rPr>
            <w:rStyle w:val="Verwijzingopmerking"/>
            <w:sz w:val="22"/>
            <w:szCs w:val="20"/>
          </w:rPr>
          <w:commentReference w:id="558"/>
        </w:r>
        <w:r>
          <w:t>Traditionele m</w:t>
        </w:r>
        <w:commentRangeStart w:id="560"/>
        <w:commentRangeStart w:id="561"/>
        <w:r w:rsidRPr="00BF5845">
          <w:t>etadata gestuurde verwerking kent</w:t>
        </w:r>
        <w:r>
          <w:t xml:space="preserve"> i.v.m. extra complexiteit een hoger risico op</w:t>
        </w:r>
        <w:r w:rsidRPr="00BF5845">
          <w:t xml:space="preserve"> </w:t>
        </w:r>
        <w:r>
          <w:t xml:space="preserve">implementatie keuzes die leiden tot </w:t>
        </w:r>
        <w:r w:rsidRPr="00BF5845">
          <w:t xml:space="preserve">performance </w:t>
        </w:r>
        <w:proofErr w:type="spellStart"/>
        <w:r w:rsidRPr="00BF5845">
          <w:t>trade-offs</w:t>
        </w:r>
        <w:proofErr w:type="spellEnd"/>
        <w:r w:rsidRPr="00BF5845">
          <w:t xml:space="preserve">. Het opzetten van een </w:t>
        </w:r>
        <w:proofErr w:type="spellStart"/>
        <w:r w:rsidRPr="00BF5845">
          <w:t>one-size</w:t>
        </w:r>
        <w:proofErr w:type="spellEnd"/>
        <w:r w:rsidRPr="00BF5845">
          <w:t xml:space="preserve"> fits </w:t>
        </w:r>
        <w:proofErr w:type="spellStart"/>
        <w:r w:rsidRPr="00BF5845">
          <w:t>all</w:t>
        </w:r>
        <w:proofErr w:type="spellEnd"/>
        <w:r w:rsidRPr="00BF5845">
          <w:t xml:space="preserve"> opzet vergt tijd en kan leiden tot over-engineering en hoge complexiteit.</w:t>
        </w:r>
        <w:commentRangeEnd w:id="560"/>
        <w:r w:rsidRPr="00BF5845">
          <w:rPr>
            <w:rStyle w:val="Verwijzingopmerking"/>
            <w:sz w:val="22"/>
            <w:szCs w:val="20"/>
          </w:rPr>
          <w:commentReference w:id="560"/>
        </w:r>
        <w:commentRangeEnd w:id="561"/>
        <w:r w:rsidRPr="00BF5845">
          <w:rPr>
            <w:rStyle w:val="Verwijzingopmerking"/>
            <w:sz w:val="22"/>
            <w:szCs w:val="20"/>
          </w:rPr>
          <w:commentReference w:id="561"/>
        </w:r>
      </w:ins>
    </w:p>
    <w:p w14:paraId="570F9D7D" w14:textId="77777777" w:rsidR="00296C28" w:rsidRDefault="00296C28" w:rsidP="00296C28">
      <w:pPr>
        <w:rPr>
          <w:ins w:id="562" w:author="Peter Jansen" w:date="2026-02-19T09:51:00Z" w16du:dateUtc="2026-02-19T08:51:00Z"/>
        </w:rPr>
      </w:pPr>
    </w:p>
    <w:p w14:paraId="0D19ACDD" w14:textId="72DB78CB" w:rsidR="00296C28" w:rsidRDefault="00296C28" w:rsidP="00296C28">
      <w:pPr>
        <w:rPr>
          <w:ins w:id="563" w:author="Peter Jansen" w:date="2026-02-19T09:51:00Z" w16du:dateUtc="2026-02-19T08:51:00Z"/>
        </w:rPr>
      </w:pPr>
      <w:commentRangeStart w:id="564"/>
      <w:commentRangeStart w:id="565"/>
      <w:ins w:id="566" w:author="Peter Jansen" w:date="2026-02-19T09:51:00Z" w16du:dateUtc="2026-02-19T08:51:00Z">
        <w:r w:rsidRPr="00BF5845">
          <w:t xml:space="preserve">Door de </w:t>
        </w:r>
      </w:ins>
      <w:ins w:id="567" w:author="Peter Jansen" w:date="2026-02-19T10:50:00Z" w16du:dateUtc="2026-02-19T09:50:00Z">
        <w:r w:rsidR="00606866">
          <w:t>ambitie</w:t>
        </w:r>
      </w:ins>
      <w:ins w:id="568" w:author="Peter Jansen" w:date="2026-02-19T09:51:00Z" w16du:dateUtc="2026-02-19T08:51:00Z">
        <w:r w:rsidRPr="00BF5845">
          <w:t xml:space="preserve"> om meer </w:t>
        </w:r>
        <w:proofErr w:type="spellStart"/>
        <w:r w:rsidRPr="00BF5845">
          <w:t>procode</w:t>
        </w:r>
        <w:proofErr w:type="spellEnd"/>
        <w:r w:rsidRPr="00BF5845">
          <w:t xml:space="preserve"> te werken </w:t>
        </w:r>
      </w:ins>
      <w:ins w:id="569" w:author="Peter Jansen" w:date="2026-02-19T10:46:00Z" w16du:dateUtc="2026-02-19T09:46:00Z">
        <w:r w:rsidR="00A57A92">
          <w:t>en</w:t>
        </w:r>
      </w:ins>
      <w:ins w:id="570" w:author="Peter Jansen" w:date="2026-02-19T09:51:00Z" w16du:dateUtc="2026-02-19T08:51:00Z">
        <w:r w:rsidRPr="00BF5845">
          <w:t xml:space="preserve"> een verdere adoptie van </w:t>
        </w:r>
        <w:proofErr w:type="spellStart"/>
        <w:r w:rsidRPr="00BF5845">
          <w:t>DevOps</w:t>
        </w:r>
        <w:proofErr w:type="spellEnd"/>
        <w:r w:rsidRPr="00BF5845">
          <w:t xml:space="preserve"> en </w:t>
        </w:r>
        <w:proofErr w:type="spellStart"/>
        <w:r w:rsidRPr="00BF5845">
          <w:t>continuous</w:t>
        </w:r>
        <w:proofErr w:type="spellEnd"/>
        <w:r w:rsidRPr="00BF5845">
          <w:t xml:space="preserve"> delivery</w:t>
        </w:r>
      </w:ins>
      <w:ins w:id="571" w:author="Peter Jansen" w:date="2026-02-19T10:48:00Z" w16du:dateUtc="2026-02-19T09:48:00Z">
        <w:r w:rsidR="009A48D2">
          <w:t xml:space="preserve"> ten behoeve</w:t>
        </w:r>
      </w:ins>
      <w:ins w:id="572" w:author="Peter Jansen" w:date="2026-02-19T10:49:00Z" w16du:dateUtc="2026-02-19T09:49:00Z">
        <w:r w:rsidR="009A48D2">
          <w:t xml:space="preserve"> van </w:t>
        </w:r>
        <w:r w:rsidR="00CD3445">
          <w:t>snellere time-</w:t>
        </w:r>
        <w:proofErr w:type="spellStart"/>
        <w:r w:rsidR="00CD3445">
          <w:t>to</w:t>
        </w:r>
        <w:proofErr w:type="spellEnd"/>
        <w:r w:rsidR="00CD3445">
          <w:t>-market en hogere kwaliteit,</w:t>
        </w:r>
      </w:ins>
      <w:ins w:id="573" w:author="Peter Jansen" w:date="2026-02-19T09:51:00Z" w16du:dateUtc="2026-02-19T08:51:00Z">
        <w:r w:rsidRPr="00BF5845">
          <w:t xml:space="preserve"> </w:t>
        </w:r>
      </w:ins>
      <w:ins w:id="574" w:author="Peter Jansen" w:date="2026-02-19T10:48:00Z" w16du:dateUtc="2026-02-19T09:48:00Z">
        <w:r w:rsidR="009A48D2">
          <w:t>komen</w:t>
        </w:r>
      </w:ins>
      <w:ins w:id="575" w:author="Peter Jansen" w:date="2026-02-19T10:49:00Z" w16du:dateUtc="2026-02-19T09:49:00Z">
        <w:r w:rsidR="00CD3445">
          <w:t xml:space="preserve"> andere </w:t>
        </w:r>
        <w:r w:rsidR="00F53BE6">
          <w:t>mogelijkheden beschikbaar om de gewenste flex</w:t>
        </w:r>
      </w:ins>
      <w:ins w:id="576" w:author="Peter Jansen" w:date="2026-02-19T10:50:00Z" w16du:dateUtc="2026-02-19T09:50:00Z">
        <w:r w:rsidR="00F53BE6">
          <w:t>ibiliteit te realiseren</w:t>
        </w:r>
      </w:ins>
      <w:ins w:id="577" w:author="Peter Jansen" w:date="2026-02-19T09:51:00Z" w16du:dateUtc="2026-02-19T08:51:00Z">
        <w:r w:rsidRPr="00BF5845">
          <w:t>. Code aanpassingen zijn bij een dergelijke aanpak laagdrempelig en ook snel door te voeren.</w:t>
        </w:r>
        <w:commentRangeEnd w:id="564"/>
        <w:r w:rsidRPr="00BF5845">
          <w:rPr>
            <w:rStyle w:val="Verwijzingopmerking"/>
            <w:sz w:val="22"/>
            <w:szCs w:val="20"/>
          </w:rPr>
          <w:commentReference w:id="564"/>
        </w:r>
        <w:commentRangeEnd w:id="565"/>
        <w:r w:rsidRPr="00BF5845">
          <w:rPr>
            <w:rStyle w:val="Verwijzingopmerking"/>
            <w:sz w:val="22"/>
            <w:szCs w:val="20"/>
          </w:rPr>
          <w:commentReference w:id="565"/>
        </w:r>
        <w:r w:rsidRPr="00BF5845">
          <w:t xml:space="preserve"> </w:t>
        </w:r>
        <w:r>
          <w:t>Metadata kan hierbij ook worden vastgelegd in de vorm van configuratiebestanden.</w:t>
        </w:r>
      </w:ins>
    </w:p>
    <w:p w14:paraId="2D0955B4" w14:textId="77777777" w:rsidR="00296C28" w:rsidRDefault="00296C28" w:rsidP="00296C28">
      <w:pPr>
        <w:rPr>
          <w:ins w:id="578" w:author="Peter Jansen" w:date="2026-02-19T09:51:00Z" w16du:dateUtc="2026-02-19T08:51:00Z"/>
        </w:rPr>
      </w:pPr>
    </w:p>
    <w:p w14:paraId="5A29B5CD" w14:textId="77777777" w:rsidR="00296C28" w:rsidRDefault="00296C28" w:rsidP="00296C28">
      <w:pPr>
        <w:rPr>
          <w:ins w:id="579" w:author="Peter Jansen" w:date="2026-02-19T09:51:00Z" w16du:dateUtc="2026-02-19T08:51:00Z"/>
        </w:rPr>
      </w:pPr>
      <w:ins w:id="580" w:author="Peter Jansen" w:date="2026-02-19T09:51:00Z" w16du:dateUtc="2026-02-19T08:51:00Z">
        <w:r>
          <w:t xml:space="preserve">Er wordt daarom gekozen voor een moderne bij </w:t>
        </w:r>
        <w:proofErr w:type="spellStart"/>
        <w:r>
          <w:t>procode</w:t>
        </w:r>
        <w:proofErr w:type="spellEnd"/>
        <w:r>
          <w:t xml:space="preserve"> passende en aansluitende bij moderne datatools benadering voor metadata, bijv. in de vorm van code en configuratiebestanden, tenzij er eisen zijn waarom dit in specifieke gevallen dit niet kan.</w:t>
        </w:r>
      </w:ins>
    </w:p>
    <w:p w14:paraId="7BC78C3F" w14:textId="77777777" w:rsidR="00296C28" w:rsidRPr="00296C28" w:rsidRDefault="00296C28" w:rsidP="00EF32D7">
      <w:pPr>
        <w:rPr>
          <w:ins w:id="581" w:author="Peter Jansen" w:date="2026-02-19T09:51:00Z" w16du:dateUtc="2026-02-19T08:51:00Z"/>
        </w:rPr>
      </w:pPr>
    </w:p>
    <w:p w14:paraId="10AD42E0" w14:textId="2CDA115F" w:rsidR="00296C28" w:rsidRPr="00296C28" w:rsidRDefault="00296C28">
      <w:pPr>
        <w:pStyle w:val="Kop2"/>
        <w:pPrChange w:id="582" w:author="Peter Jansen" w:date="2026-02-19T09:51:00Z" w16du:dateUtc="2026-02-19T08:51:00Z">
          <w:pPr/>
        </w:pPrChange>
      </w:pPr>
      <w:bookmarkStart w:id="583" w:name="_Toc225262563"/>
      <w:proofErr w:type="spellStart"/>
      <w:ins w:id="584" w:author="Peter Jansen" w:date="2026-02-19T09:51:00Z" w16du:dateUtc="2026-02-19T08:51:00Z">
        <w:r w:rsidRPr="00296C28">
          <w:t>Compute</w:t>
        </w:r>
      </w:ins>
      <w:proofErr w:type="spellEnd"/>
      <w:ins w:id="585" w:author="Peter Jansen" w:date="2026-02-19T15:59:00Z" w16du:dateUtc="2026-02-19T14:59:00Z">
        <w:r w:rsidR="00850358">
          <w:t xml:space="preserve"> laag</w:t>
        </w:r>
      </w:ins>
      <w:bookmarkEnd w:id="583"/>
    </w:p>
    <w:p w14:paraId="70994C69" w14:textId="46D8FE5A" w:rsidR="00782FEA" w:rsidRDefault="009C2512" w:rsidP="00A7545E">
      <w:pPr>
        <w:rPr>
          <w:ins w:id="586" w:author="Peter Jansen" w:date="2026-02-19T09:53:00Z" w16du:dateUtc="2026-02-19T08:53:00Z"/>
        </w:rPr>
      </w:pPr>
      <w:r w:rsidRPr="00BF5845">
        <w:t xml:space="preserve">Tussen </w:t>
      </w:r>
      <w:del w:id="587" w:author="Peter Jansen" w:date="2026-02-19T16:45:00Z" w16du:dateUtc="2026-02-19T15:45:00Z">
        <w:r w:rsidRPr="00BF5845">
          <w:delText>deze</w:delText>
        </w:r>
      </w:del>
      <w:ins w:id="588" w:author="Peter Jansen" w:date="2026-02-19T16:45:00Z" w16du:dateUtc="2026-02-19T15:45:00Z">
        <w:r w:rsidR="00A91E05">
          <w:t>de</w:t>
        </w:r>
      </w:ins>
      <w:ins w:id="589" w:author="Peter Jansen" w:date="2026-02-19T16:35:00Z" w16du:dateUtc="2026-02-19T15:35:00Z">
        <w:r w:rsidR="00FE177A">
          <w:t xml:space="preserve"> in de vorige paragraaf</w:t>
        </w:r>
        <w:r w:rsidR="00ED4A00">
          <w:t xml:space="preserve"> beschreven</w:t>
        </w:r>
      </w:ins>
      <w:ins w:id="590" w:author="Peter Jansen" w:date="2026-02-19T16:34:00Z" w16du:dateUtc="2026-02-19T15:34:00Z">
        <w:r w:rsidR="00E1685F">
          <w:t xml:space="preserve"> kwaliteits</w:t>
        </w:r>
      </w:ins>
      <w:del w:id="591" w:author="Peter Jansen" w:date="2026-02-19T16:34:00Z" w16du:dateUtc="2026-02-19T15:34:00Z">
        <w:r w:rsidRPr="00BF5845">
          <w:delText xml:space="preserve"> </w:delText>
        </w:r>
      </w:del>
      <w:del w:id="592" w:author="Peter Jansen" w:date="2026-02-26T11:41:00Z" w16du:dateUtc="2026-02-26T10:41:00Z">
        <w:r w:rsidRPr="00BF5845" w:rsidDel="0037191F">
          <w:delText>stadia</w:delText>
        </w:r>
      </w:del>
      <w:ins w:id="593" w:author="Peter Jansen" w:date="2026-02-26T11:41:00Z" w16du:dateUtc="2026-02-26T10:41:00Z">
        <w:r w:rsidR="0037191F">
          <w:t>zones</w:t>
        </w:r>
      </w:ins>
      <w:r w:rsidRPr="00BF5845">
        <w:t xml:space="preserve"> wordt de data verwerkt en bewerkt door </w:t>
      </w:r>
      <w:r w:rsidR="00F11771" w:rsidRPr="00BF5845">
        <w:t>verwerkings</w:t>
      </w:r>
      <w:r w:rsidR="006519D1" w:rsidRPr="00BF5845">
        <w:t>logica</w:t>
      </w:r>
      <w:r w:rsidR="00B12588" w:rsidRPr="00BF5845">
        <w:t xml:space="preserve"> die </w:t>
      </w:r>
      <w:del w:id="594" w:author="Peter Jansen" w:date="2026-02-19T16:46:00Z" w16du:dateUtc="2026-02-19T15:46:00Z">
        <w:r w:rsidR="00B12588" w:rsidRPr="00BF5845">
          <w:delText>in een aantal</w:delText>
        </w:r>
      </w:del>
      <w:ins w:id="595" w:author="Peter Jansen" w:date="2026-02-19T09:34:00Z" w16du:dateUtc="2026-02-19T08:34:00Z">
        <w:r w:rsidR="007A1D08">
          <w:t>in DHD-termen</w:t>
        </w:r>
        <w:r w:rsidR="00781B5D">
          <w:t>,</w:t>
        </w:r>
      </w:ins>
      <w:r w:rsidR="00B12588" w:rsidRPr="00BF5845">
        <w:t xml:space="preserve"> </w:t>
      </w:r>
      <w:del w:id="596" w:author="Peter Jansen" w:date="2026-02-19T09:34:00Z" w16du:dateUtc="2026-02-19T08:34:00Z">
        <w:r w:rsidR="00B12588" w:rsidRPr="00BF5845" w:rsidDel="007A1D08">
          <w:delText xml:space="preserve">hoofdstappen </w:delText>
        </w:r>
        <w:r w:rsidR="00B55562" w:rsidRPr="00BF5845" w:rsidDel="007A1D08">
          <w:delText>zijn</w:delText>
        </w:r>
        <w:r w:rsidR="00B12588" w:rsidRPr="00BF5845" w:rsidDel="007A1D08">
          <w:delText xml:space="preserve"> opgedeeld</w:delText>
        </w:r>
        <w:r w:rsidR="006519D1" w:rsidRPr="00BF5845" w:rsidDel="007A1D08">
          <w:delText>. Deze logic</w:delText>
        </w:r>
        <w:r w:rsidR="006C1682" w:rsidRPr="00BF5845" w:rsidDel="007A1D08">
          <w:delText xml:space="preserve">a </w:delText>
        </w:r>
        <w:r w:rsidR="005A0C42" w:rsidRPr="00BF5845" w:rsidDel="007A1D08">
          <w:delText xml:space="preserve">per hoofdstap </w:delText>
        </w:r>
        <w:r w:rsidR="006C1682" w:rsidRPr="00BF5845" w:rsidDel="007A1D08">
          <w:delText xml:space="preserve">wordt </w:delText>
        </w:r>
        <w:r w:rsidR="00B12588" w:rsidRPr="00BF5845" w:rsidDel="007A1D08">
          <w:delText>binnen de DHD</w:delText>
        </w:r>
        <w:r w:rsidR="7A2B479D" w:rsidRPr="00BF5845" w:rsidDel="007A1D08">
          <w:delText>-</w:delText>
        </w:r>
        <w:r w:rsidR="00B12588" w:rsidRPr="00BF5845" w:rsidDel="007A1D08">
          <w:delText>architectuur</w:delText>
        </w:r>
        <w:r w:rsidR="005A0C42" w:rsidRPr="00BF5845" w:rsidDel="007A1D08">
          <w:delText xml:space="preserve"> een module genoemd</w:delText>
        </w:r>
      </w:del>
      <w:ins w:id="597" w:author="Peter Jansen" w:date="2026-02-19T16:46:00Z" w16du:dateUtc="2026-02-19T15:46:00Z">
        <w:r w:rsidR="007A502D">
          <w:t>een mo</w:t>
        </w:r>
      </w:ins>
      <w:ins w:id="598" w:author="Peter Jansen" w:date="2026-02-19T09:35:00Z" w16du:dateUtc="2026-02-19T08:35:00Z">
        <w:r w:rsidR="0043162F">
          <w:t>d</w:t>
        </w:r>
      </w:ins>
      <w:ins w:id="599" w:author="Peter Jansen" w:date="2026-02-19T16:46:00Z" w16du:dateUtc="2026-02-19T15:46:00Z">
        <w:r w:rsidR="007A502D">
          <w:t>ule wordt ge</w:t>
        </w:r>
        <w:r w:rsidR="00E155A2">
          <w:t>noemd</w:t>
        </w:r>
      </w:ins>
      <w:r w:rsidR="005A0C42" w:rsidRPr="00BF5845">
        <w:t xml:space="preserve">. </w:t>
      </w:r>
      <w:ins w:id="600" w:author="Peter Jansen" w:date="2026-02-19T16:40:00Z" w16du:dateUtc="2026-02-19T15:40:00Z">
        <w:r w:rsidR="0067147C">
          <w:t xml:space="preserve">Feitelijk kunnen deze modulen als </w:t>
        </w:r>
        <w:r w:rsidR="00AE4DD4">
          <w:t>processtappen worden g</w:t>
        </w:r>
      </w:ins>
      <w:ins w:id="601" w:author="Peter Jansen" w:date="2026-02-19T16:41:00Z" w16du:dateUtc="2026-02-19T15:41:00Z">
        <w:r w:rsidR="00AE4DD4">
          <w:t>ezien.</w:t>
        </w:r>
      </w:ins>
      <w:ins w:id="602" w:author="Peter Jansen" w:date="2026-02-19T09:33:00Z" w16du:dateUtc="2026-02-19T08:33:00Z">
        <w:r w:rsidR="006F1103">
          <w:t xml:space="preserve"> </w:t>
        </w:r>
      </w:ins>
      <w:ins w:id="603" w:author="Peter Jansen" w:date="2026-02-19T16:42:00Z" w16du:dateUtc="2026-02-19T15:42:00Z">
        <w:r w:rsidR="0051608A">
          <w:t>Oftewel,</w:t>
        </w:r>
      </w:ins>
      <w:ins w:id="604" w:author="Peter Jansen" w:date="2026-02-19T09:33:00Z" w16du:dateUtc="2026-02-19T08:33:00Z">
        <w:r w:rsidR="006F1103">
          <w:t xml:space="preserve"> software componenten</w:t>
        </w:r>
      </w:ins>
      <w:ins w:id="605" w:author="Peter Jansen" w:date="2026-02-19T15:50:00Z" w16du:dateUtc="2026-02-19T14:50:00Z">
        <w:r w:rsidR="009E40F4">
          <w:t xml:space="preserve"> die samen een logische stap </w:t>
        </w:r>
      </w:ins>
      <w:ins w:id="606" w:author="Peter Jansen" w:date="2026-02-19T16:00:00Z" w16du:dateUtc="2026-02-19T15:00:00Z">
        <w:r w:rsidR="00732E05">
          <w:t>implementeren</w:t>
        </w:r>
      </w:ins>
      <w:ins w:id="607" w:author="Peter Jansen" w:date="2026-02-19T15:50:00Z" w16du:dateUtc="2026-02-19T14:50:00Z">
        <w:r w:rsidR="009E40F4">
          <w:t xml:space="preserve"> in het ETL-proces</w:t>
        </w:r>
        <w:r w:rsidR="0076173A">
          <w:t>.</w:t>
        </w:r>
      </w:ins>
      <w:ins w:id="608" w:author="Peter Jansen" w:date="2026-02-19T16:17:00Z" w16du:dateUtc="2026-02-19T15:17:00Z">
        <w:r w:rsidR="00617382">
          <w:t xml:space="preserve"> Het is van belang</w:t>
        </w:r>
      </w:ins>
      <w:ins w:id="609" w:author="Peter Jansen" w:date="2026-02-19T16:18:00Z" w16du:dateUtc="2026-02-19T15:18:00Z">
        <w:r w:rsidR="00F35F95">
          <w:t xml:space="preserve"> het onderscheid in te zien in de applicatiefuncties</w:t>
        </w:r>
        <w:r w:rsidR="00634F2F">
          <w:t xml:space="preserve"> </w:t>
        </w:r>
        <w:r w:rsidR="00AF4210">
          <w:t xml:space="preserve">(wat doet </w:t>
        </w:r>
      </w:ins>
      <w:ins w:id="610" w:author="Peter Jansen" w:date="2026-02-19T16:19:00Z" w16du:dateUtc="2026-02-19T15:19:00Z">
        <w:r w:rsidR="00AF4210">
          <w:t>bepaalde</w:t>
        </w:r>
      </w:ins>
      <w:ins w:id="611" w:author="Peter Jansen" w:date="2026-02-19T16:18:00Z" w16du:dateUtc="2026-02-19T15:18:00Z">
        <w:r w:rsidR="00634F2F">
          <w:t xml:space="preserve"> </w:t>
        </w:r>
      </w:ins>
      <w:ins w:id="612" w:author="Peter Jansen" w:date="2026-02-19T16:19:00Z" w16du:dateUtc="2026-02-19T15:19:00Z">
        <w:r w:rsidR="00922C14">
          <w:t>software</w:t>
        </w:r>
      </w:ins>
      <w:ins w:id="613" w:author="Peter Jansen" w:date="2026-02-19T16:23:00Z" w16du:dateUtc="2026-02-19T15:23:00Z">
        <w:r w:rsidR="00D34C07">
          <w:t>, zie het</w:t>
        </w:r>
      </w:ins>
      <w:ins w:id="614" w:author="Peter Jansen" w:date="2026-02-19T16:24:00Z" w16du:dateUtc="2026-02-19T15:24:00Z">
        <w:r w:rsidR="00D34C07">
          <w:t xml:space="preserve"> referentie</w:t>
        </w:r>
      </w:ins>
      <w:ins w:id="615" w:author="Peter Jansen" w:date="2026-02-19T16:23:00Z" w16du:dateUtc="2026-02-19T15:23:00Z">
        <w:r w:rsidR="00D34C07">
          <w:t>model in hoof</w:t>
        </w:r>
      </w:ins>
      <w:ins w:id="616" w:author="Peter Jansen" w:date="2026-02-19T16:24:00Z" w16du:dateUtc="2026-02-19T15:24:00Z">
        <w:r w:rsidR="00D34C07">
          <w:t>d</w:t>
        </w:r>
      </w:ins>
      <w:ins w:id="617" w:author="Peter Jansen" w:date="2026-02-19T16:23:00Z" w16du:dateUtc="2026-02-19T15:23:00Z">
        <w:r w:rsidR="00D34C07">
          <w:t>stuk</w:t>
        </w:r>
      </w:ins>
      <w:ins w:id="618" w:author="Peter Jansen" w:date="2026-02-19T16:24:00Z" w16du:dateUtc="2026-02-19T15:24:00Z">
        <w:r w:rsidR="00D34C07">
          <w:t xml:space="preserve"> 2</w:t>
        </w:r>
      </w:ins>
      <w:ins w:id="619" w:author="Peter Jansen" w:date="2026-02-19T16:19:00Z" w16du:dateUtc="2026-02-19T15:19:00Z">
        <w:r w:rsidR="00922C14">
          <w:t>)</w:t>
        </w:r>
      </w:ins>
      <w:ins w:id="620" w:author="Peter Jansen" w:date="2026-02-19T16:18:00Z" w16du:dateUtc="2026-02-19T15:18:00Z">
        <w:r w:rsidR="00634F2F">
          <w:t xml:space="preserve"> en de processtappen </w:t>
        </w:r>
      </w:ins>
      <w:ins w:id="621" w:author="Peter Jansen" w:date="2026-02-19T16:19:00Z" w16du:dateUtc="2026-02-19T15:19:00Z">
        <w:r w:rsidR="00922C14">
          <w:t>(wanneer wordt dit ingezet)</w:t>
        </w:r>
      </w:ins>
      <w:ins w:id="622" w:author="Peter Jansen" w:date="2026-02-19T16:18:00Z" w16du:dateUtc="2026-02-19T15:18:00Z">
        <w:r w:rsidR="00634F2F">
          <w:t xml:space="preserve"> waar zij aan bijdragen.</w:t>
        </w:r>
      </w:ins>
    </w:p>
    <w:p w14:paraId="4F6FDF75" w14:textId="77777777" w:rsidR="002C363D" w:rsidRDefault="002C363D" w:rsidP="00A7545E">
      <w:pPr>
        <w:rPr>
          <w:ins w:id="623" w:author="Peter Jansen" w:date="2026-02-19T09:53:00Z" w16du:dateUtc="2026-02-19T08:53:00Z"/>
        </w:rPr>
      </w:pPr>
    </w:p>
    <w:p w14:paraId="0E1CDC35" w14:textId="0D499C96" w:rsidR="002C363D" w:rsidRPr="00BF5845" w:rsidRDefault="00644569" w:rsidP="002C363D">
      <w:pPr>
        <w:pStyle w:val="Kop3"/>
        <w:rPr>
          <w:ins w:id="624" w:author="Peter Jansen" w:date="2026-02-19T09:53:00Z" w16du:dateUtc="2026-02-19T08:53:00Z"/>
        </w:rPr>
      </w:pPr>
      <w:bookmarkStart w:id="625" w:name="_Toc225262564"/>
      <w:ins w:id="626" w:author="Peter Jansen" w:date="2026-02-19T16:09:00Z" w16du:dateUtc="2026-02-19T15:09:00Z">
        <w:r>
          <w:t>Aanleverstap</w:t>
        </w:r>
      </w:ins>
      <w:ins w:id="627" w:author="Peter Jansen" w:date="2026-02-19T16:10:00Z" w16du:dateUtc="2026-02-19T15:10:00Z">
        <w:r w:rsidR="00532E37">
          <w:t xml:space="preserve"> </w:t>
        </w:r>
        <w:r w:rsidR="002801C8">
          <w:t>(Collect) – Buiten scope</w:t>
        </w:r>
      </w:ins>
      <w:bookmarkEnd w:id="625"/>
    </w:p>
    <w:p w14:paraId="0438A364" w14:textId="53615D13" w:rsidR="002C363D" w:rsidRPr="00BF5845" w:rsidRDefault="002C363D" w:rsidP="002C363D">
      <w:pPr>
        <w:rPr>
          <w:ins w:id="628" w:author="Peter Jansen" w:date="2026-02-19T09:53:00Z" w16du:dateUtc="2026-02-19T08:53:00Z"/>
        </w:rPr>
      </w:pPr>
      <w:ins w:id="629" w:author="Peter Jansen" w:date="2026-02-19T09:53:00Z" w16du:dateUtc="2026-02-19T08:53:00Z">
        <w:r w:rsidRPr="00BF5845">
          <w:t xml:space="preserve">De </w:t>
        </w:r>
      </w:ins>
      <w:ins w:id="630" w:author="Peter Jansen" w:date="2026-02-19T16:09:00Z" w16du:dateUtc="2026-02-19T15:09:00Z">
        <w:r w:rsidR="00644569">
          <w:t>aanleverstap</w:t>
        </w:r>
      </w:ins>
      <w:ins w:id="631" w:author="Peter Jansen" w:date="2026-02-19T09:53:00Z" w16du:dateUtc="2026-02-19T08:53:00Z">
        <w:r w:rsidRPr="00BF5845">
          <w:t xml:space="preserve"> is de </w:t>
        </w:r>
      </w:ins>
      <w:ins w:id="632" w:author="Peter Jansen" w:date="2026-02-19T16:10:00Z" w16du:dateUtc="2026-02-19T15:10:00Z">
        <w:r w:rsidR="00532E37">
          <w:t>start</w:t>
        </w:r>
      </w:ins>
      <w:ins w:id="633" w:author="Peter Jansen" w:date="2026-02-19T15:47:00Z" w16du:dateUtc="2026-02-19T14:47:00Z">
        <w:r w:rsidR="00E11CFA">
          <w:t xml:space="preserve"> </w:t>
        </w:r>
      </w:ins>
      <w:ins w:id="634" w:author="Peter Jansen" w:date="2026-02-19T09:53:00Z" w16du:dateUtc="2026-02-19T08:53:00Z">
        <w:r w:rsidRPr="00BF5845">
          <w:t xml:space="preserve">van het </w:t>
        </w:r>
      </w:ins>
      <w:ins w:id="635" w:author="Peter Jansen" w:date="2026-02-19T16:10:00Z" w16du:dateUtc="2026-02-19T15:10:00Z">
        <w:r w:rsidR="00532E37">
          <w:t>proces</w:t>
        </w:r>
      </w:ins>
      <w:ins w:id="636" w:author="Peter Jansen" w:date="2026-02-19T09:53:00Z" w16du:dateUtc="2026-02-19T08:53:00Z">
        <w:r w:rsidRPr="00BF5845">
          <w:t xml:space="preserve"> van het systeem.</w:t>
        </w:r>
      </w:ins>
      <w:ins w:id="637" w:author="Peter Jansen" w:date="2026-02-19T16:11:00Z" w16du:dateUtc="2026-02-19T15:11:00Z">
        <w:r w:rsidR="000B7061">
          <w:t xml:space="preserve"> Deze wordt ondersteund door een aantal faciliteiten.</w:t>
        </w:r>
      </w:ins>
      <w:ins w:id="638" w:author="Peter Jansen" w:date="2026-02-19T09:53:00Z" w16du:dateUtc="2026-02-19T08:53:00Z">
        <w:r w:rsidRPr="00BF5845">
          <w:t xml:space="preserve"> Gebruikers kunnen hier bestanden veilig aanbieden via bijv. een portaal of API. Deze </w:t>
        </w:r>
      </w:ins>
      <w:ins w:id="639" w:author="Peter Jansen" w:date="2026-02-19T16:11:00Z" w16du:dateUtc="2026-02-19T15:11:00Z">
        <w:r w:rsidR="00493DD5">
          <w:t>faciliteiten</w:t>
        </w:r>
      </w:ins>
      <w:ins w:id="640" w:author="Peter Jansen" w:date="2026-02-19T09:53:00Z" w16du:dateUtc="2026-02-19T08:53:00Z">
        <w:r w:rsidRPr="00BF5845">
          <w:t xml:space="preserve"> regel</w:t>
        </w:r>
      </w:ins>
      <w:ins w:id="641" w:author="Peter Jansen" w:date="2026-02-19T16:11:00Z" w16du:dateUtc="2026-02-19T15:11:00Z">
        <w:r w:rsidR="00493DD5">
          <w:t>en</w:t>
        </w:r>
      </w:ins>
      <w:ins w:id="642" w:author="Peter Jansen" w:date="2026-02-19T09:53:00Z" w16du:dateUtc="2026-02-19T08:53:00Z">
        <w:r w:rsidRPr="00BF5845">
          <w:t xml:space="preserve"> de toegang (authenticatie en autorisatie) en geeft terugkoppeling of een bestand goed is ontvangen. Zodra een bestand is ontvangen</w:t>
        </w:r>
        <w:commentRangeStart w:id="643"/>
        <w:commentRangeStart w:id="644"/>
        <w:r w:rsidRPr="00BF5845">
          <w:t xml:space="preserve"> wordt </w:t>
        </w:r>
      </w:ins>
      <w:ins w:id="645" w:author="Peter Jansen" w:date="2026-02-19T10:43:00Z" w16du:dateUtc="2026-02-19T09:43:00Z">
        <w:r w:rsidR="008D2BE6">
          <w:t>deze beschik</w:t>
        </w:r>
        <w:r w:rsidR="005F74A9">
          <w:t>baar</w:t>
        </w:r>
      </w:ins>
      <w:ins w:id="646" w:author="Peter Jansen" w:date="2026-02-19T10:44:00Z" w16du:dateUtc="2026-02-19T09:44:00Z">
        <w:r w:rsidR="005F74A9">
          <w:t xml:space="preserve"> gemaakt</w:t>
        </w:r>
      </w:ins>
      <w:ins w:id="647" w:author="Peter Jansen" w:date="2026-02-19T09:53:00Z" w16du:dateUtc="2026-02-19T08:53:00Z">
        <w:r w:rsidRPr="00BF5845">
          <w:t xml:space="preserve"> </w:t>
        </w:r>
      </w:ins>
      <w:ins w:id="648" w:author="Peter Jansen" w:date="2026-02-19T10:44:00Z" w16du:dateUtc="2026-02-19T09:44:00Z">
        <w:r w:rsidR="005F74A9">
          <w:t xml:space="preserve">voor </w:t>
        </w:r>
      </w:ins>
      <w:ins w:id="649" w:author="Peter Jansen" w:date="2026-02-19T09:53:00Z" w16du:dateUtc="2026-02-19T08:53:00Z">
        <w:r w:rsidRPr="00BF5845">
          <w:t>ingestie</w:t>
        </w:r>
        <w:commentRangeEnd w:id="643"/>
        <w:r w:rsidRPr="00BF5845">
          <w:rPr>
            <w:rStyle w:val="Verwijzingopmerking"/>
            <w:sz w:val="22"/>
            <w:szCs w:val="20"/>
          </w:rPr>
          <w:commentReference w:id="643"/>
        </w:r>
        <w:commentRangeEnd w:id="644"/>
        <w:r w:rsidRPr="00BF5845">
          <w:rPr>
            <w:rStyle w:val="Verwijzingopmerking"/>
            <w:sz w:val="22"/>
            <w:szCs w:val="20"/>
          </w:rPr>
          <w:commentReference w:id="644"/>
        </w:r>
        <w:r w:rsidRPr="00BF5845">
          <w:t>. Het is goed mogelijk dat per aanlevering of aanlevermethode aparte aanlevermodules worden opgezet die allemaal met dezelfde ingestiemodule kunnen communiceren.</w:t>
        </w:r>
      </w:ins>
    </w:p>
    <w:p w14:paraId="0BE0E768" w14:textId="77777777" w:rsidR="002C363D" w:rsidRPr="00BF5845" w:rsidRDefault="002C363D" w:rsidP="002C363D">
      <w:pPr>
        <w:rPr>
          <w:ins w:id="650" w:author="Peter Jansen" w:date="2026-02-19T09:53:00Z" w16du:dateUtc="2026-02-19T08:53:00Z"/>
        </w:rPr>
      </w:pPr>
    </w:p>
    <w:p w14:paraId="4E1A3D79" w14:textId="59CE2ABB" w:rsidR="002C363D" w:rsidRPr="00BF5845" w:rsidRDefault="002C363D" w:rsidP="002C363D">
      <w:pPr>
        <w:pStyle w:val="Kop3"/>
        <w:rPr>
          <w:ins w:id="651" w:author="Peter Jansen" w:date="2026-02-19T09:53:00Z" w16du:dateUtc="2026-02-19T08:53:00Z"/>
        </w:rPr>
      </w:pPr>
      <w:bookmarkStart w:id="652" w:name="_Toc225262565"/>
      <w:ins w:id="653" w:author="Peter Jansen" w:date="2026-02-19T09:53:00Z" w16du:dateUtc="2026-02-19T08:53:00Z">
        <w:r w:rsidRPr="00BF5845">
          <w:t>Ingestie</w:t>
        </w:r>
      </w:ins>
      <w:ins w:id="654" w:author="Peter Jansen" w:date="2026-02-19T16:08:00Z" w16du:dateUtc="2026-02-19T15:08:00Z">
        <w:r w:rsidR="000368D7">
          <w:t>stap</w:t>
        </w:r>
      </w:ins>
      <w:ins w:id="655" w:author="Peter Jansen" w:date="2026-02-24T10:50:00Z" w16du:dateUtc="2026-02-24T09:50:00Z">
        <w:r w:rsidR="002007AA">
          <w:t xml:space="preserve"> naar Brons</w:t>
        </w:r>
      </w:ins>
      <w:ins w:id="656" w:author="Peter Jansen" w:date="2026-02-19T09:53:00Z" w16du:dateUtc="2026-02-19T08:53:00Z">
        <w:r>
          <w:t xml:space="preserve"> (</w:t>
        </w:r>
        <w:proofErr w:type="spellStart"/>
        <w:r>
          <w:t>Ingest</w:t>
        </w:r>
        <w:proofErr w:type="spellEnd"/>
        <w:r>
          <w:t>)</w:t>
        </w:r>
        <w:bookmarkEnd w:id="652"/>
      </w:ins>
    </w:p>
    <w:p w14:paraId="5FB529BD" w14:textId="21F94F73" w:rsidR="002C363D" w:rsidRPr="00BF5845" w:rsidRDefault="002C363D" w:rsidP="002C363D">
      <w:pPr>
        <w:rPr>
          <w:ins w:id="657" w:author="Peter Jansen" w:date="2026-02-19T09:53:00Z" w16du:dateUtc="2026-02-19T08:53:00Z"/>
        </w:rPr>
      </w:pPr>
      <w:ins w:id="658" w:author="Peter Jansen" w:date="2026-02-19T09:53:00Z" w16du:dateUtc="2026-02-19T08:53:00Z">
        <w:r w:rsidRPr="00BF5845">
          <w:t xml:space="preserve">Hier wordt gecontroleerd of het bestand technisch toegelaten kan worden. Het voert de </w:t>
        </w:r>
        <w:proofErr w:type="spellStart"/>
        <w:r w:rsidRPr="00BF5845">
          <w:t>bestandsvalidaties</w:t>
        </w:r>
        <w:proofErr w:type="spellEnd"/>
        <w:r>
          <w:t xml:space="preserve"> en </w:t>
        </w:r>
        <w:proofErr w:type="spellStart"/>
        <w:r w:rsidRPr="00BF5845">
          <w:t>structuurvalidaties</w:t>
        </w:r>
        <w:proofErr w:type="spellEnd"/>
        <w:r w:rsidRPr="00BF5845">
          <w:t xml:space="preserve"> uit. </w:t>
        </w:r>
      </w:ins>
      <w:ins w:id="659" w:author="Peter Jansen" w:date="2026-02-19T10:42:00Z">
        <w:r w:rsidR="00DC56CE" w:rsidRPr="00DC56CE">
          <w:t>De ingesti</w:t>
        </w:r>
      </w:ins>
      <w:ins w:id="660" w:author="Peter Jansen" w:date="2026-02-24T10:50:00Z" w16du:dateUtc="2026-02-24T09:50:00Z">
        <w:r w:rsidR="002007AA">
          <w:t>estap</w:t>
        </w:r>
      </w:ins>
      <w:ins w:id="661" w:author="Peter Jansen" w:date="2026-02-19T10:42:00Z">
        <w:r w:rsidR="00DC56CE" w:rsidRPr="00DC56CE">
          <w:t xml:space="preserve"> verwerkt nieuwe data direct bij ontvangst en legt daarbij meteen loggegevens vast. Afhankelijk van de complexiteit van de </w:t>
        </w:r>
        <w:proofErr w:type="spellStart"/>
        <w:r w:rsidR="00DC56CE" w:rsidRPr="00DC56CE">
          <w:t>validaties</w:t>
        </w:r>
        <w:proofErr w:type="spellEnd"/>
        <w:r w:rsidR="00DC56CE" w:rsidRPr="00DC56CE">
          <w:t> wordt er óf direct een response teruggegeven aan de aanlevermodule, óf worden de logbestanden klaargezet zodat de aanlevermodule deze kan ophalen.</w:t>
        </w:r>
      </w:ins>
      <w:ins w:id="662" w:author="Peter Jansen" w:date="2026-02-19T09:53:00Z" w16du:dateUtc="2026-02-19T08:53:00Z">
        <w:r w:rsidRPr="00BF5845">
          <w:t xml:space="preserve"> </w:t>
        </w:r>
        <w:commentRangeStart w:id="663"/>
        <w:commentRangeStart w:id="664"/>
        <w:r w:rsidRPr="00BF5845">
          <w:t>Daarnaast</w:t>
        </w:r>
        <w:commentRangeEnd w:id="663"/>
        <w:r w:rsidR="00A00FEC" w:rsidRPr="00BF5845">
          <w:rPr>
            <w:rStyle w:val="Verwijzingopmerking"/>
            <w:sz w:val="22"/>
            <w:szCs w:val="20"/>
          </w:rPr>
          <w:commentReference w:id="663"/>
        </w:r>
        <w:commentRangeEnd w:id="664"/>
        <w:r w:rsidRPr="00BF5845">
          <w:rPr>
            <w:rStyle w:val="Verwijzingopmerking"/>
            <w:sz w:val="22"/>
            <w:szCs w:val="20"/>
          </w:rPr>
          <w:commentReference w:id="664"/>
        </w:r>
        <w:r w:rsidRPr="00BF5845">
          <w:t xml:space="preserve"> houdt het een archief van ruwe bestanden bij, zodat altijd een kopie van het originele bestand beschikbaar blijft.</w:t>
        </w:r>
      </w:ins>
    </w:p>
    <w:p w14:paraId="440F2F3F" w14:textId="77777777" w:rsidR="002C363D" w:rsidRPr="00BF5845" w:rsidRDefault="002C363D" w:rsidP="002C363D">
      <w:pPr>
        <w:rPr>
          <w:ins w:id="665" w:author="Peter Jansen" w:date="2026-02-19T09:53:00Z" w16du:dateUtc="2026-02-19T08:53:00Z"/>
        </w:rPr>
      </w:pPr>
    </w:p>
    <w:p w14:paraId="159459D5" w14:textId="0F02A9CC" w:rsidR="002C363D" w:rsidRPr="00BF5845" w:rsidRDefault="002C363D" w:rsidP="002C363D">
      <w:pPr>
        <w:pStyle w:val="Kop3"/>
        <w:rPr>
          <w:ins w:id="666" w:author="Peter Jansen" w:date="2026-02-19T09:53:00Z" w16du:dateUtc="2026-02-19T08:53:00Z"/>
        </w:rPr>
      </w:pPr>
      <w:bookmarkStart w:id="667" w:name="_Toc225262566"/>
      <w:ins w:id="668" w:author="Peter Jansen" w:date="2026-02-19T09:53:00Z" w16du:dateUtc="2026-02-19T08:53:00Z">
        <w:r>
          <w:t>Transformatie</w:t>
        </w:r>
      </w:ins>
      <w:ins w:id="669" w:author="Peter Jansen" w:date="2026-02-19T16:07:00Z" w16du:dateUtc="2026-02-19T15:07:00Z">
        <w:r w:rsidR="000368D7">
          <w:t>stap</w:t>
        </w:r>
        <w:r w:rsidR="001A3707">
          <w:t xml:space="preserve"> naar</w:t>
        </w:r>
      </w:ins>
      <w:ins w:id="670" w:author="Peter Jansen" w:date="2026-02-19T09:53:00Z" w16du:dateUtc="2026-02-19T08:53:00Z">
        <w:r>
          <w:t xml:space="preserve"> Zilver </w:t>
        </w:r>
      </w:ins>
      <w:ins w:id="671" w:author="Peter Jansen" w:date="2026-02-19T09:54:00Z" w16du:dateUtc="2026-02-19T08:54:00Z">
        <w:r w:rsidR="00754BD1">
          <w:t>(</w:t>
        </w:r>
        <w:proofErr w:type="spellStart"/>
        <w:r w:rsidR="00754BD1">
          <w:t>Transform</w:t>
        </w:r>
        <w:proofErr w:type="spellEnd"/>
        <w:r w:rsidR="00754BD1">
          <w:t>)</w:t>
        </w:r>
        <w:bookmarkEnd w:id="667"/>
        <w:r w:rsidR="00754BD1">
          <w:t xml:space="preserve"> </w:t>
        </w:r>
      </w:ins>
    </w:p>
    <w:p w14:paraId="774700F7" w14:textId="3F57E103" w:rsidR="002C363D" w:rsidRPr="00BF5845" w:rsidRDefault="002C363D" w:rsidP="002C363D">
      <w:pPr>
        <w:rPr>
          <w:ins w:id="672" w:author="Peter Jansen" w:date="2026-02-19T09:53:00Z" w16du:dateUtc="2026-02-19T08:53:00Z"/>
        </w:rPr>
      </w:pPr>
      <w:ins w:id="673" w:author="Peter Jansen" w:date="2026-02-19T09:53:00Z" w16du:dateUtc="2026-02-19T08:53:00Z">
        <w:r w:rsidRPr="00BF5845">
          <w:t>Verantwoordelijk voor verrijking</w:t>
        </w:r>
      </w:ins>
      <w:ins w:id="674" w:author="Peter Jansen" w:date="2026-02-19T10:01:00Z" w16du:dateUtc="2026-02-19T09:01:00Z">
        <w:r w:rsidR="003A7117">
          <w:t>,</w:t>
        </w:r>
        <w:r w:rsidR="002E47F4">
          <w:t xml:space="preserve"> </w:t>
        </w:r>
      </w:ins>
      <w:ins w:id="675" w:author="Peter Jansen" w:date="2026-02-19T10:14:00Z" w16du:dateUtc="2026-02-19T09:14:00Z">
        <w:r w:rsidR="00770E82">
          <w:t xml:space="preserve">functionele </w:t>
        </w:r>
      </w:ins>
      <w:proofErr w:type="spellStart"/>
      <w:ins w:id="676" w:author="Peter Jansen" w:date="2026-02-19T09:53:00Z" w16du:dateUtc="2026-02-19T08:53:00Z">
        <w:r w:rsidRPr="00BF5845">
          <w:t>validaties</w:t>
        </w:r>
        <w:proofErr w:type="spellEnd"/>
        <w:r w:rsidRPr="00BF5845">
          <w:t xml:space="preserve"> (</w:t>
        </w:r>
      </w:ins>
      <w:ins w:id="677" w:author="Peter Jansen" w:date="2026-02-19T10:14:00Z" w16du:dateUtc="2026-02-19T09:14:00Z">
        <w:r w:rsidR="008057EE">
          <w:t xml:space="preserve">business </w:t>
        </w:r>
        <w:proofErr w:type="spellStart"/>
        <w:r w:rsidR="008057EE">
          <w:t>rules</w:t>
        </w:r>
      </w:ins>
      <w:proofErr w:type="spellEnd"/>
      <w:ins w:id="678" w:author="Peter Jansen" w:date="2026-02-19T09:53:00Z" w16du:dateUtc="2026-02-19T08:53:00Z">
        <w:r w:rsidRPr="00BF5845">
          <w:t>)</w:t>
        </w:r>
      </w:ins>
      <w:ins w:id="679" w:author="Peter Jansen" w:date="2026-02-19T10:01:00Z" w16du:dateUtc="2026-02-19T09:01:00Z">
        <w:r w:rsidR="003A7117">
          <w:t xml:space="preserve"> en transformatie</w:t>
        </w:r>
      </w:ins>
      <w:ins w:id="680" w:author="Peter Jansen" w:date="2026-02-19T10:14:00Z" w16du:dateUtc="2026-02-19T09:14:00Z">
        <w:r w:rsidR="008057EE">
          <w:t>s</w:t>
        </w:r>
      </w:ins>
      <w:ins w:id="681" w:author="Peter Jansen" w:date="2026-02-19T10:01:00Z" w16du:dateUtc="2026-02-19T09:01:00Z">
        <w:r w:rsidR="003A7117">
          <w:t xml:space="preserve"> (intra-tabel en intra-bron)</w:t>
        </w:r>
      </w:ins>
      <w:ins w:id="682" w:author="Peter Jansen" w:date="2026-02-19T09:53:00Z" w16du:dateUtc="2026-02-19T08:53:00Z">
        <w:r w:rsidRPr="00BF5845">
          <w:t xml:space="preserve">. </w:t>
        </w:r>
      </w:ins>
    </w:p>
    <w:p w14:paraId="79FCF398" w14:textId="77777777" w:rsidR="002C363D" w:rsidRPr="00BF5845" w:rsidRDefault="002C363D" w:rsidP="002C363D">
      <w:pPr>
        <w:rPr>
          <w:ins w:id="683" w:author="Peter Jansen" w:date="2026-02-19T09:53:00Z" w16du:dateUtc="2026-02-19T08:53:00Z"/>
        </w:rPr>
      </w:pPr>
    </w:p>
    <w:p w14:paraId="781A15C3" w14:textId="36932582" w:rsidR="002C363D" w:rsidRPr="00BF5845" w:rsidRDefault="002C363D" w:rsidP="002C363D">
      <w:pPr>
        <w:pStyle w:val="Kop3"/>
        <w:rPr>
          <w:ins w:id="684" w:author="Peter Jansen" w:date="2026-02-19T09:53:00Z" w16du:dateUtc="2026-02-19T08:53:00Z"/>
        </w:rPr>
      </w:pPr>
      <w:bookmarkStart w:id="685" w:name="_Toc225262567"/>
      <w:ins w:id="686" w:author="Peter Jansen" w:date="2026-02-19T09:53:00Z" w16du:dateUtc="2026-02-19T08:53:00Z">
        <w:r w:rsidRPr="00BF5845">
          <w:t>Transformati</w:t>
        </w:r>
        <w:r w:rsidR="00A868DB">
          <w:t>e</w:t>
        </w:r>
      </w:ins>
      <w:ins w:id="687" w:author="Peter Jansen" w:date="2026-02-19T16:07:00Z" w16du:dateUtc="2026-02-19T15:07:00Z">
        <w:r w:rsidR="000368D7">
          <w:t>stap naar</w:t>
        </w:r>
      </w:ins>
      <w:ins w:id="688" w:author="Peter Jansen" w:date="2026-02-19T09:53:00Z" w16du:dateUtc="2026-02-19T08:53:00Z">
        <w:r w:rsidRPr="00BF5845">
          <w:t xml:space="preserve"> </w:t>
        </w:r>
        <w:r>
          <w:t>Goud (</w:t>
        </w:r>
        <w:proofErr w:type="spellStart"/>
        <w:r>
          <w:t>Transform</w:t>
        </w:r>
        <w:proofErr w:type="spellEnd"/>
        <w:r>
          <w:t>)</w:t>
        </w:r>
      </w:ins>
      <w:bookmarkEnd w:id="685"/>
      <w:ins w:id="689" w:author="Peter Jansen" w:date="2026-02-19T09:54:00Z" w16du:dateUtc="2026-02-19T08:54:00Z">
        <w:r w:rsidR="00754BD1">
          <w:t xml:space="preserve"> </w:t>
        </w:r>
      </w:ins>
    </w:p>
    <w:p w14:paraId="61059749" w14:textId="1DA2141D" w:rsidR="00020005" w:rsidRPr="00BF5845" w:rsidRDefault="002C363D" w:rsidP="00020005">
      <w:pPr>
        <w:rPr>
          <w:ins w:id="690" w:author="Peter Jansen" w:date="2026-02-19T10:29:00Z" w16du:dateUtc="2026-02-19T09:29:00Z"/>
        </w:rPr>
      </w:pPr>
      <w:commentRangeStart w:id="691"/>
      <w:commentRangeStart w:id="692"/>
      <w:commentRangeStart w:id="693"/>
      <w:ins w:id="694" w:author="Peter Jansen" w:date="2026-02-19T09:53:00Z" w16du:dateUtc="2026-02-19T08:53:00Z">
        <w:r w:rsidRPr="00BF5845">
          <w:t>Verantwoordelijk</w:t>
        </w:r>
      </w:ins>
      <w:ins w:id="695" w:author="Peter Jansen" w:date="2026-02-19T10:16:00Z" w16du:dateUtc="2026-02-19T09:16:00Z">
        <w:r w:rsidR="00837426">
          <w:t xml:space="preserve"> </w:t>
        </w:r>
        <w:r w:rsidR="00FF33B1">
          <w:t xml:space="preserve">voor </w:t>
        </w:r>
      </w:ins>
      <w:ins w:id="696" w:author="Peter Jansen" w:date="2026-02-19T09:53:00Z" w16du:dateUtc="2026-02-19T08:53:00Z">
        <w:r w:rsidRPr="00BF5845">
          <w:t xml:space="preserve"> transformatie</w:t>
        </w:r>
      </w:ins>
      <w:ins w:id="697" w:author="Peter Jansen" w:date="2026-02-19T10:16:00Z" w16du:dateUtc="2026-02-19T09:16:00Z">
        <w:r w:rsidR="00837426">
          <w:t>s</w:t>
        </w:r>
      </w:ins>
      <w:ins w:id="698" w:author="Peter Jansen" w:date="2026-02-19T10:00:00Z" w16du:dateUtc="2026-02-19T09:00:00Z">
        <w:r w:rsidR="001676BA">
          <w:t xml:space="preserve"> </w:t>
        </w:r>
        <w:r w:rsidR="00CD41DF">
          <w:t>(</w:t>
        </w:r>
        <w:proofErr w:type="spellStart"/>
        <w:r w:rsidR="00CD41DF">
          <w:t>inter</w:t>
        </w:r>
      </w:ins>
      <w:proofErr w:type="spellEnd"/>
      <w:ins w:id="699" w:author="Peter Jansen" w:date="2026-02-19T10:01:00Z" w16du:dateUtc="2026-02-19T09:01:00Z">
        <w:r w:rsidR="008E70FA">
          <w:t>-</w:t>
        </w:r>
      </w:ins>
      <w:ins w:id="700" w:author="Peter Jansen" w:date="2026-02-19T10:00:00Z" w16du:dateUtc="2026-02-19T09:00:00Z">
        <w:r w:rsidR="00CD41DF">
          <w:t>tabe</w:t>
        </w:r>
        <w:r w:rsidR="00B518EC">
          <w:t>l</w:t>
        </w:r>
        <w:r w:rsidR="00CD41DF">
          <w:t xml:space="preserve"> en </w:t>
        </w:r>
        <w:proofErr w:type="spellStart"/>
        <w:r w:rsidR="00CD41DF">
          <w:t>inter</w:t>
        </w:r>
        <w:proofErr w:type="spellEnd"/>
        <w:r w:rsidR="00B518EC">
          <w:t>-bron)</w:t>
        </w:r>
      </w:ins>
      <w:ins w:id="701" w:author="Peter Jansen" w:date="2026-02-19T09:53:00Z" w16du:dateUtc="2026-02-19T08:53:00Z">
        <w:r w:rsidRPr="00BF5845">
          <w:t xml:space="preserve"> naar het datawarehouse gegevensmodel</w:t>
        </w:r>
        <w:r>
          <w:t>.</w:t>
        </w:r>
        <w:commentRangeEnd w:id="691"/>
        <w:r w:rsidRPr="00BF5845">
          <w:rPr>
            <w:rStyle w:val="Verwijzingopmerking"/>
            <w:sz w:val="22"/>
            <w:szCs w:val="20"/>
          </w:rPr>
          <w:commentReference w:id="691"/>
        </w:r>
        <w:commentRangeEnd w:id="692"/>
        <w:r w:rsidRPr="00BF5845">
          <w:rPr>
            <w:rStyle w:val="Verwijzingopmerking"/>
            <w:sz w:val="22"/>
            <w:szCs w:val="20"/>
          </w:rPr>
          <w:commentReference w:id="692"/>
        </w:r>
        <w:commentRangeEnd w:id="693"/>
        <w:r w:rsidRPr="00BF5845">
          <w:rPr>
            <w:rStyle w:val="Verwijzingopmerking"/>
            <w:sz w:val="22"/>
            <w:szCs w:val="20"/>
          </w:rPr>
          <w:commentReference w:id="693"/>
        </w:r>
        <w:r w:rsidRPr="00BF5845">
          <w:t xml:space="preserve"> Hier worden de gevalideerde en verrijkte data omgezet naar het gewenste doelformaat, zodat deze geschikt zijn voor analyse, rapportage of verdere verwerking in downstream-systemen. </w:t>
        </w:r>
      </w:ins>
      <w:ins w:id="702" w:author="Peter Jansen" w:date="2026-02-19T10:29:00Z" w16du:dateUtc="2026-02-19T09:29:00Z">
        <w:r w:rsidR="00020005">
          <w:t>Daarb</w:t>
        </w:r>
        <w:r w:rsidR="00DB7DCC">
          <w:t>ij kunnen</w:t>
        </w:r>
        <w:r w:rsidR="00020005" w:rsidRPr="00BF5845">
          <w:t xml:space="preserve"> bijvoorbeeld slow </w:t>
        </w:r>
        <w:proofErr w:type="spellStart"/>
        <w:r w:rsidR="00020005" w:rsidRPr="00BF5845">
          <w:t>changing</w:t>
        </w:r>
        <w:proofErr w:type="spellEnd"/>
        <w:r w:rsidR="00020005" w:rsidRPr="00BF5845">
          <w:t xml:space="preserve"> </w:t>
        </w:r>
        <w:proofErr w:type="spellStart"/>
        <w:r w:rsidR="00020005" w:rsidRPr="00BF5845">
          <w:t>patterns</w:t>
        </w:r>
        <w:proofErr w:type="spellEnd"/>
        <w:r w:rsidR="00DB7DCC">
          <w:t xml:space="preserve"> worden</w:t>
        </w:r>
        <w:r w:rsidR="00020005" w:rsidRPr="00BF5845">
          <w:t xml:space="preserve"> gebruikt voor het verwerken van meerdere aanleveringen maar ook </w:t>
        </w:r>
        <w:proofErr w:type="spellStart"/>
        <w:r w:rsidR="00020005" w:rsidRPr="00BF5845">
          <w:t>validaties</w:t>
        </w:r>
        <w:proofErr w:type="spellEnd"/>
        <w:r w:rsidR="00020005" w:rsidRPr="00BF5845">
          <w:t xml:space="preserve"> uitgevoerd die transformaties nodig hebben en/of afhankelijk zijn van andere data die al verwerkt is en/of van externe bronnen afkomt.</w:t>
        </w:r>
      </w:ins>
    </w:p>
    <w:p w14:paraId="747B04E6" w14:textId="77777777" w:rsidR="002C363D" w:rsidRPr="00BF5845" w:rsidRDefault="002C363D" w:rsidP="002C363D">
      <w:pPr>
        <w:rPr>
          <w:ins w:id="703" w:author="Peter Jansen" w:date="2026-02-19T09:53:00Z" w16du:dateUtc="2026-02-19T08:53:00Z"/>
        </w:rPr>
      </w:pPr>
    </w:p>
    <w:p w14:paraId="2E77E158" w14:textId="77BB70CB" w:rsidR="002C363D" w:rsidRPr="00BF5845" w:rsidRDefault="002C363D" w:rsidP="002C363D">
      <w:pPr>
        <w:pStyle w:val="Kop3"/>
        <w:rPr>
          <w:ins w:id="704" w:author="Peter Jansen" w:date="2026-02-19T09:53:00Z" w16du:dateUtc="2026-02-19T08:53:00Z"/>
        </w:rPr>
      </w:pPr>
      <w:bookmarkStart w:id="705" w:name="_Toc225262568"/>
      <w:ins w:id="706" w:author="Peter Jansen" w:date="2026-02-19T09:53:00Z" w16du:dateUtc="2026-02-19T08:53:00Z">
        <w:r w:rsidRPr="00BF5845">
          <w:t>Ontsluiting</w:t>
        </w:r>
      </w:ins>
      <w:ins w:id="707" w:author="Peter Jansen" w:date="2026-02-19T16:14:00Z" w16du:dateUtc="2026-02-19T15:14:00Z">
        <w:r w:rsidR="005E3872">
          <w:t>sstap</w:t>
        </w:r>
      </w:ins>
      <w:ins w:id="708" w:author="Peter Jansen" w:date="2026-02-19T09:53:00Z" w16du:dateUtc="2026-02-19T08:53:00Z">
        <w:r>
          <w:t xml:space="preserve"> (Serve)</w:t>
        </w:r>
      </w:ins>
      <w:ins w:id="709" w:author="Peter Jansen" w:date="2026-02-19T16:12:00Z" w16du:dateUtc="2026-02-19T15:12:00Z">
        <w:r w:rsidR="00484A6E">
          <w:t xml:space="preserve"> – In scope voor zilver, buiten scope voor goud</w:t>
        </w:r>
      </w:ins>
      <w:bookmarkEnd w:id="705"/>
    </w:p>
    <w:p w14:paraId="480CB520" w14:textId="77777777" w:rsidR="002C363D" w:rsidRPr="00BF5845" w:rsidRDefault="002C363D" w:rsidP="002C363D">
      <w:pPr>
        <w:rPr>
          <w:ins w:id="710" w:author="Peter Jansen" w:date="2026-02-19T09:53:00Z" w16du:dateUtc="2026-02-19T08:53:00Z"/>
        </w:rPr>
      </w:pPr>
      <w:ins w:id="711" w:author="Peter Jansen" w:date="2026-02-19T09:53:00Z" w16du:dateUtc="2026-02-19T08:53:00Z">
        <w:r>
          <w:t>Beschikbaar maken van</w:t>
        </w:r>
        <w:r w:rsidRPr="00BF5845">
          <w:t xml:space="preserve"> data beschikbaar voor eindgebruikers en systemen. </w:t>
        </w:r>
        <w:commentRangeStart w:id="712"/>
        <w:r w:rsidRPr="00BF5845">
          <w:t xml:space="preserve">Dit gebeurt via </w:t>
        </w:r>
        <w:proofErr w:type="spellStart"/>
        <w:r w:rsidRPr="00BF5845">
          <w:t>API’s</w:t>
        </w:r>
        <w:proofErr w:type="spellEnd"/>
        <w:r w:rsidRPr="00BF5845">
          <w:t xml:space="preserve"> en query’s</w:t>
        </w:r>
        <w:commentRangeEnd w:id="712"/>
        <w:r w:rsidRPr="00BF5845">
          <w:rPr>
            <w:rStyle w:val="Verwijzingopmerking"/>
            <w:sz w:val="22"/>
            <w:szCs w:val="20"/>
          </w:rPr>
          <w:commentReference w:id="712"/>
        </w:r>
        <w:r w:rsidRPr="00BF5845">
          <w:t xml:space="preserve">, waarbij de resultaten worden aangeboden in standaardformaten zoals JSON, CSV of </w:t>
        </w:r>
        <w:proofErr w:type="spellStart"/>
        <w:r w:rsidRPr="00BF5845">
          <w:t>Parquet</w:t>
        </w:r>
        <w:proofErr w:type="spellEnd"/>
        <w:r w:rsidRPr="00BF5845">
          <w:t>. Gebruikers krijgen hiermee veilige en gecontroleerde toegang tot data. Toegangsbeheer (authenticatie en autorisatie) is hier een belangrijk onderdeel.</w:t>
        </w:r>
      </w:ins>
    </w:p>
    <w:p w14:paraId="010DCA1E" w14:textId="77777777" w:rsidR="002C363D" w:rsidRPr="002C363D" w:rsidRDefault="002C363D" w:rsidP="00A7545E"/>
    <w:p w14:paraId="3F6DC00B" w14:textId="32BEA624" w:rsidR="001E2BD7" w:rsidRPr="00BF5845" w:rsidRDefault="001C0215">
      <w:pPr>
        <w:pStyle w:val="Kop2"/>
        <w:pPrChange w:id="713" w:author="Peter Jansen" w:date="2026-02-19T09:49:00Z" w16du:dateUtc="2026-02-19T08:49:00Z">
          <w:pPr/>
        </w:pPrChange>
      </w:pPr>
      <w:bookmarkStart w:id="714" w:name="_Toc225262569"/>
      <w:ins w:id="715" w:author="Peter Jansen" w:date="2026-02-24T13:11:00Z" w16du:dateUtc="2026-02-24T12:11:00Z">
        <w:r>
          <w:t>Orkestratie laag</w:t>
        </w:r>
      </w:ins>
      <w:bookmarkEnd w:id="714"/>
      <w:ins w:id="716" w:author="Peter Jansen" w:date="2026-02-24T13:04:00Z" w16du:dateUtc="2026-02-24T12:04:00Z">
        <w:r w:rsidR="00E20A4F">
          <w:t xml:space="preserve"> </w:t>
        </w:r>
      </w:ins>
    </w:p>
    <w:p w14:paraId="206EC2F5" w14:textId="3995362E" w:rsidR="00667AC6" w:rsidRPr="00BF5845" w:rsidRDefault="00B30489" w:rsidP="00A7545E">
      <w:commentRangeStart w:id="717"/>
      <w:commentRangeStart w:id="718"/>
      <w:commentRangeStart w:id="719"/>
      <w:del w:id="720" w:author="Peter Jansen" w:date="2026-02-24T13:01:00Z" w16du:dateUtc="2026-02-24T12:01:00Z">
        <w:r w:rsidRPr="00BF5845" w:rsidDel="00B90252">
          <w:delText>Over de</w:delText>
        </w:r>
      </w:del>
      <w:ins w:id="721" w:author="Peter Jansen" w:date="2026-02-24T13:01:00Z" w16du:dateUtc="2026-02-24T12:01:00Z">
        <w:r w:rsidR="00B90252">
          <w:t>De</w:t>
        </w:r>
      </w:ins>
      <w:r w:rsidRPr="00BF5845">
        <w:t xml:space="preserve"> </w:t>
      </w:r>
      <w:del w:id="722" w:author="Peter Jansen" w:date="2026-02-19T16:13:00Z" w16du:dateUtc="2026-02-19T15:13:00Z">
        <w:r w:rsidRPr="00BF5845">
          <w:delText xml:space="preserve">modulen </w:delText>
        </w:r>
      </w:del>
      <w:ins w:id="723" w:author="Peter Jansen" w:date="2026-02-19T16:13:00Z" w16du:dateUtc="2026-02-19T15:13:00Z">
        <w:r w:rsidR="00A00099">
          <w:t>processtappen</w:t>
        </w:r>
        <w:r w:rsidR="00A00099" w:rsidRPr="00BF5845">
          <w:t xml:space="preserve"> </w:t>
        </w:r>
      </w:ins>
      <w:del w:id="724" w:author="Peter Jansen" w:date="2026-02-24T13:01:00Z" w16du:dateUtc="2026-02-24T12:01:00Z">
        <w:r w:rsidRPr="00BF5845" w:rsidDel="00B140B7">
          <w:delText xml:space="preserve">heen </w:delText>
        </w:r>
      </w:del>
      <w:r w:rsidRPr="00BF5845">
        <w:t xml:space="preserve">en </w:t>
      </w:r>
      <w:del w:id="725" w:author="Peter Jansen" w:date="2026-02-19T16:13:00Z" w16du:dateUtc="2026-02-19T15:13:00Z">
        <w:r w:rsidRPr="00BF5845">
          <w:delText>binnen de modules</w:delText>
        </w:r>
      </w:del>
      <w:ins w:id="726" w:author="Peter Jansen" w:date="2026-02-24T13:00:00Z" w16du:dateUtc="2026-02-24T12:00:00Z">
        <w:r w:rsidR="00456410">
          <w:t>sub proces</w:t>
        </w:r>
      </w:ins>
      <w:ins w:id="727" w:author="Peter Jansen" w:date="2026-02-19T16:13:00Z" w16du:dateUtc="2026-02-19T15:13:00Z">
        <w:r w:rsidR="00A00099">
          <w:t>-stappen daarbinnen</w:t>
        </w:r>
      </w:ins>
      <w:ins w:id="728" w:author="Peter Jansen" w:date="2026-02-24T13:01:00Z" w16du:dateUtc="2026-02-24T12:01:00Z">
        <w:r w:rsidR="00B140B7">
          <w:t xml:space="preserve"> worden aangestuurd door een </w:t>
        </w:r>
      </w:ins>
      <w:ins w:id="729" w:author="Peter Jansen" w:date="2026-02-24T13:12:00Z" w16du:dateUtc="2026-02-24T12:12:00Z">
        <w:r w:rsidR="001C0215">
          <w:t>orkestratie laag</w:t>
        </w:r>
      </w:ins>
      <w:ins w:id="730" w:author="Peter Jansen" w:date="2026-02-24T13:03:00Z" w16du:dateUtc="2026-02-24T12:03:00Z">
        <w:r w:rsidR="00786171">
          <w:t xml:space="preserve">. </w:t>
        </w:r>
      </w:ins>
      <w:ins w:id="731" w:author="Peter Jansen" w:date="2026-02-24T13:07:00Z" w16du:dateUtc="2026-02-24T12:07:00Z">
        <w:r w:rsidR="00DF18CF">
          <w:t xml:space="preserve">Op uitvoerend niveau worden de </w:t>
        </w:r>
      </w:ins>
      <w:ins w:id="732" w:author="Peter Jansen" w:date="2026-02-24T13:03:00Z" w16du:dateUtc="2026-02-24T12:03:00Z">
        <w:r w:rsidR="00786171">
          <w:t>stappe</w:t>
        </w:r>
        <w:r w:rsidR="00314DAC">
          <w:t>n</w:t>
        </w:r>
        <w:r w:rsidR="0060646F">
          <w:t xml:space="preserve"> worden uit</w:t>
        </w:r>
      </w:ins>
      <w:ins w:id="733" w:author="Peter Jansen" w:date="2026-02-24T13:04:00Z" w16du:dateUtc="2026-02-24T12:04:00Z">
        <w:r w:rsidR="00E20A4F">
          <w:t xml:space="preserve">gevoerd op de </w:t>
        </w:r>
      </w:ins>
      <w:proofErr w:type="spellStart"/>
      <w:ins w:id="734" w:author="Peter Jansen" w:date="2026-02-24T13:05:00Z" w16du:dateUtc="2026-02-24T12:05:00Z">
        <w:r w:rsidR="00CB3E96">
          <w:t>com</w:t>
        </w:r>
      </w:ins>
      <w:ins w:id="735" w:author="Peter Jansen" w:date="2026-02-24T13:06:00Z" w16du:dateUtc="2026-02-24T12:06:00Z">
        <w:r w:rsidR="00FE79F1">
          <w:t>put</w:t>
        </w:r>
      </w:ins>
      <w:ins w:id="736" w:author="Peter Jansen" w:date="2026-02-24T13:11:00Z" w16du:dateUtc="2026-02-24T12:11:00Z">
        <w:r w:rsidR="001C0215">
          <w:t>e</w:t>
        </w:r>
      </w:ins>
      <w:proofErr w:type="spellEnd"/>
      <w:ins w:id="737" w:author="Peter Jansen" w:date="2026-02-24T13:12:00Z" w16du:dateUtc="2026-02-24T12:12:00Z">
        <w:r w:rsidR="001C0215">
          <w:t xml:space="preserve"> </w:t>
        </w:r>
      </w:ins>
      <w:ins w:id="738" w:author="Peter Jansen" w:date="2026-02-24T13:05:00Z" w16du:dateUtc="2026-02-24T12:05:00Z">
        <w:r w:rsidR="00CB3E96">
          <w:t>laag</w:t>
        </w:r>
      </w:ins>
      <w:ins w:id="739" w:author="Peter Jansen" w:date="2026-02-24T13:07:00Z" w16du:dateUtc="2026-02-24T12:07:00Z">
        <w:r w:rsidR="0015337D">
          <w:t>, zoals in de vorige paragraaf beschreven</w:t>
        </w:r>
      </w:ins>
      <w:del w:id="740" w:author="Peter Jansen" w:date="2026-02-24T13:07:00Z" w16du:dateUtc="2026-02-24T12:07:00Z">
        <w:r w:rsidRPr="00BF5845" w:rsidDel="0015337D">
          <w:delText xml:space="preserve"> kan onderscheid worden gemaakt in aansturing </w:delText>
        </w:r>
        <w:r w:rsidR="00FA5F44" w:rsidRPr="00BF5845" w:rsidDel="0015337D">
          <w:delText>en de feitelijke dataverwerking</w:delText>
        </w:r>
        <w:r w:rsidR="00070F23" w:rsidRPr="00BF5845" w:rsidDel="0015337D">
          <w:delText>.</w:delText>
        </w:r>
        <w:commentRangeEnd w:id="717"/>
        <w:r w:rsidRPr="00BF5845" w:rsidDel="0015337D">
          <w:rPr>
            <w:rStyle w:val="Verwijzingopmerking"/>
            <w:sz w:val="22"/>
            <w:szCs w:val="20"/>
          </w:rPr>
          <w:commentReference w:id="717"/>
        </w:r>
        <w:commentRangeEnd w:id="718"/>
        <w:r w:rsidRPr="00BF5845" w:rsidDel="0015337D">
          <w:rPr>
            <w:rStyle w:val="Verwijzingopmerking"/>
            <w:sz w:val="22"/>
            <w:szCs w:val="20"/>
          </w:rPr>
          <w:commentReference w:id="718"/>
        </w:r>
        <w:commentRangeEnd w:id="719"/>
        <w:r w:rsidR="007448F0" w:rsidRPr="00BF5845" w:rsidDel="0015337D">
          <w:rPr>
            <w:rStyle w:val="Verwijzingopmerking"/>
            <w:sz w:val="22"/>
            <w:szCs w:val="20"/>
          </w:rPr>
          <w:commentReference w:id="719"/>
        </w:r>
        <w:r w:rsidR="00070F23" w:rsidRPr="00BF5845" w:rsidDel="0015337D">
          <w:delText xml:space="preserve"> Deze aansturing wordt ook wel orkestratie genoemd. </w:delText>
        </w:r>
        <w:r w:rsidR="003D5D62" w:rsidRPr="00BF5845" w:rsidDel="0015337D">
          <w:delText xml:space="preserve">Door deze scheiding </w:delText>
        </w:r>
        <w:r w:rsidR="00B07B9B" w:rsidRPr="00BF5845" w:rsidDel="0015337D">
          <w:delText xml:space="preserve">is het mogelijk om </w:delText>
        </w:r>
        <w:r w:rsidR="00997D43" w:rsidRPr="00BF5845" w:rsidDel="0015337D">
          <w:delText xml:space="preserve">de meest geschikte </w:delText>
        </w:r>
        <w:r w:rsidR="000413C3" w:rsidRPr="00BF5845" w:rsidDel="0015337D">
          <w:delText xml:space="preserve">technische keuzes te maken en zijn </w:delText>
        </w:r>
        <w:r w:rsidR="007443B5" w:rsidRPr="00BF5845" w:rsidDel="0015337D">
          <w:delText>stappen los te koppelen waardoor</w:delText>
        </w:r>
        <w:r w:rsidR="002179CA" w:rsidRPr="00BF5845" w:rsidDel="0015337D">
          <w:delText xml:space="preserve"> verwerkingsprocessen flexibel en eenvoudig aanpasbaar zijn.</w:delText>
        </w:r>
      </w:del>
      <w:ins w:id="741" w:author="Peter Jansen" w:date="2026-02-24T13:07:00Z" w16du:dateUtc="2026-02-24T12:07:00Z">
        <w:r w:rsidR="0015337D">
          <w:t>.</w:t>
        </w:r>
      </w:ins>
      <w:r w:rsidR="00FE09C4" w:rsidRPr="00BF5845">
        <w:t xml:space="preserve"> </w:t>
      </w:r>
      <w:ins w:id="742" w:author="Peter Jansen" w:date="2026-02-24T13:12:00Z" w16du:dateUtc="2026-02-24T12:12:00Z">
        <w:r w:rsidR="0075627C">
          <w:t>De orkestratie laag is verantwoordelijk voor de flow en de bewaking van het</w:t>
        </w:r>
      </w:ins>
      <w:ins w:id="743" w:author="Peter Jansen" w:date="2026-02-24T13:13:00Z" w16du:dateUtc="2026-02-24T12:13:00Z">
        <w:r w:rsidR="00EA3B04">
          <w:t xml:space="preserve"> proces.</w:t>
        </w:r>
      </w:ins>
    </w:p>
    <w:p w14:paraId="4BF0B500" w14:textId="77777777" w:rsidR="00667AC6" w:rsidRDefault="00667AC6" w:rsidP="00A7545E">
      <w:pPr>
        <w:rPr>
          <w:ins w:id="744" w:author="Peter Jansen" w:date="2026-02-19T09:49:00Z" w16du:dateUtc="2026-02-19T08:49:00Z"/>
        </w:rPr>
      </w:pPr>
    </w:p>
    <w:p w14:paraId="0B7C3215" w14:textId="77777777" w:rsidR="00512A6C" w:rsidRPr="00BF5845" w:rsidDel="00034B09" w:rsidRDefault="00512A6C" w:rsidP="00A7545E">
      <w:pPr>
        <w:rPr>
          <w:del w:id="745" w:author="Peter Jansen" w:date="2026-02-19T09:57:00Z" w16du:dateUtc="2026-02-19T08:57:00Z"/>
        </w:rPr>
      </w:pPr>
      <w:bookmarkStart w:id="746" w:name="_Toc222819531"/>
      <w:bookmarkStart w:id="747" w:name="_Toc222999379"/>
      <w:bookmarkStart w:id="748" w:name="_Toc222999857"/>
      <w:bookmarkStart w:id="749" w:name="_Toc223011197"/>
      <w:bookmarkStart w:id="750" w:name="_Toc223345710"/>
      <w:bookmarkStart w:id="751" w:name="_Toc223422755"/>
      <w:bookmarkStart w:id="752" w:name="_Toc223424641"/>
      <w:bookmarkStart w:id="753" w:name="_Toc223448671"/>
      <w:bookmarkStart w:id="754" w:name="_Toc223596170"/>
      <w:bookmarkStart w:id="755" w:name="_Toc223618691"/>
      <w:bookmarkStart w:id="756" w:name="_Toc223618850"/>
      <w:bookmarkStart w:id="757" w:name="_Toc224034797"/>
      <w:bookmarkStart w:id="758" w:name="_Toc224549407"/>
      <w:bookmarkStart w:id="759" w:name="_Toc224810125"/>
      <w:bookmarkStart w:id="760" w:name="_Toc224832504"/>
      <w:bookmarkStart w:id="761" w:name="_Toc225262570"/>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p>
    <w:p w14:paraId="2AB13A9B" w14:textId="005D9E34" w:rsidR="00A7545E" w:rsidRPr="00BF5845" w:rsidDel="0082383A" w:rsidRDefault="00FE09C4" w:rsidP="00A7545E">
      <w:pPr>
        <w:rPr>
          <w:del w:id="762" w:author="Peter Jansen" w:date="2026-02-17T17:04:00Z" w16du:dateUtc="2026-02-17T16:04:00Z"/>
        </w:rPr>
      </w:pPr>
      <w:commentRangeStart w:id="763"/>
      <w:commentRangeStart w:id="764"/>
      <w:del w:id="765" w:author="Peter Jansen" w:date="2026-02-19T09:50:00Z" w16du:dateUtc="2026-02-19T08:50:00Z">
        <w:r w:rsidRPr="00BF5845" w:rsidDel="00765ECA">
          <w:lastRenderedPageBreak/>
          <w:delText>Door een metadata gedreven aanpak</w:delText>
        </w:r>
        <w:r w:rsidR="00D5624B" w:rsidRPr="00BF5845" w:rsidDel="00765ECA">
          <w:delText xml:space="preserve"> </w:delText>
        </w:r>
        <w:r w:rsidR="006924C4" w:rsidRPr="00BF5845" w:rsidDel="00765ECA">
          <w:delText>te hanteren</w:delText>
        </w:r>
        <w:commentRangeEnd w:id="763"/>
        <w:r w:rsidR="002421C7" w:rsidRPr="00BF5845" w:rsidDel="00765ECA">
          <w:rPr>
            <w:rStyle w:val="Verwijzingopmerking"/>
            <w:sz w:val="22"/>
            <w:szCs w:val="20"/>
          </w:rPr>
          <w:commentReference w:id="763"/>
        </w:r>
        <w:r w:rsidR="006924C4" w:rsidRPr="00BF5845" w:rsidDel="00765ECA">
          <w:delText xml:space="preserve">, </w:delText>
        </w:r>
        <w:r w:rsidR="00D5624B" w:rsidRPr="00BF5845" w:rsidDel="00765ECA">
          <w:delText xml:space="preserve">is de verwerkingslogica zelf ook </w:delText>
        </w:r>
        <w:r w:rsidR="00B84394" w:rsidRPr="00BF5845" w:rsidDel="00765ECA">
          <w:delText xml:space="preserve">flexibel te maken </w:delText>
        </w:r>
        <w:r w:rsidR="006924C4" w:rsidRPr="00BF5845" w:rsidDel="00765ECA">
          <w:delText>en kunnen wijzigingen tot op zekere hoogte worden doorgevoerd</w:delText>
        </w:r>
        <w:r w:rsidR="00F44E3F" w:rsidRPr="00BF5845" w:rsidDel="00765ECA">
          <w:delText xml:space="preserve"> door metadata aanpassingen</w:delText>
        </w:r>
        <w:r w:rsidR="0020203D" w:rsidRPr="00BF5845" w:rsidDel="00765ECA">
          <w:delText>, zonder aanpassingen in programmacode.</w:delText>
        </w:r>
        <w:r w:rsidR="00F970E1" w:rsidRPr="00BF5845" w:rsidDel="00765ECA">
          <w:delText xml:space="preserve"> </w:delText>
        </w:r>
        <w:commentRangeEnd w:id="764"/>
        <w:r w:rsidRPr="00BF5845" w:rsidDel="00765ECA">
          <w:rPr>
            <w:rStyle w:val="Verwijzingopmerking"/>
            <w:sz w:val="22"/>
            <w:szCs w:val="20"/>
          </w:rPr>
          <w:commentReference w:id="764"/>
        </w:r>
      </w:del>
      <w:del w:id="766" w:author="Peter Jansen" w:date="2026-02-17T17:04:00Z" w16du:dateUtc="2026-02-17T16:04:00Z">
        <w:r w:rsidR="00F970E1" w:rsidRPr="00BF5845" w:rsidDel="0082383A">
          <w:delText>Hier zijn wel een aantal additionele overwegingen te maken.</w:delText>
        </w:r>
        <w:bookmarkStart w:id="767" w:name="_Toc222819532"/>
        <w:bookmarkStart w:id="768" w:name="_Toc222999380"/>
        <w:bookmarkStart w:id="769" w:name="_Toc222999858"/>
        <w:bookmarkStart w:id="770" w:name="_Toc223011198"/>
        <w:bookmarkStart w:id="771" w:name="_Toc223345711"/>
        <w:bookmarkStart w:id="772" w:name="_Toc223422756"/>
        <w:bookmarkStart w:id="773" w:name="_Toc223424642"/>
        <w:bookmarkStart w:id="774" w:name="_Toc223448672"/>
        <w:bookmarkStart w:id="775" w:name="_Toc223596171"/>
        <w:bookmarkStart w:id="776" w:name="_Toc223618692"/>
        <w:bookmarkStart w:id="777" w:name="_Toc223618851"/>
        <w:bookmarkStart w:id="778" w:name="_Toc224034798"/>
        <w:bookmarkStart w:id="779" w:name="_Toc224549408"/>
        <w:bookmarkStart w:id="780" w:name="_Toc224810126"/>
        <w:bookmarkStart w:id="781" w:name="_Toc224832505"/>
        <w:bookmarkStart w:id="782" w:name="_Toc225262571"/>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del>
    </w:p>
    <w:p w14:paraId="7E68252C" w14:textId="1B55A2BF" w:rsidR="00E024A5" w:rsidRPr="00BF5845" w:rsidDel="00765ECA" w:rsidRDefault="00E024A5">
      <w:pPr>
        <w:rPr>
          <w:del w:id="783" w:author="Peter Jansen" w:date="2026-02-19T09:50:00Z" w16du:dateUtc="2026-02-19T08:50:00Z"/>
        </w:rPr>
        <w:pPrChange w:id="784" w:author="Peter Jansen" w:date="2026-02-17T17:04:00Z" w16du:dateUtc="2026-02-17T16:04:00Z">
          <w:pPr>
            <w:pStyle w:val="Lijstalinea"/>
            <w:numPr>
              <w:numId w:val="22"/>
            </w:numPr>
            <w:ind w:hanging="360"/>
          </w:pPr>
        </w:pPrChange>
      </w:pPr>
      <w:commentRangeStart w:id="785"/>
      <w:commentRangeStart w:id="786"/>
      <w:del w:id="787" w:author="Peter Jansen" w:date="2026-02-17T16:58:00Z" w16du:dateUtc="2026-02-17T15:58:00Z">
        <w:r w:rsidRPr="00BF5845" w:rsidDel="00735295">
          <w:delText>M</w:delText>
        </w:r>
      </w:del>
      <w:del w:id="788" w:author="Peter Jansen" w:date="2026-02-19T09:50:00Z" w16du:dateUtc="2026-02-19T08:50:00Z">
        <w:r w:rsidRPr="00BF5845" w:rsidDel="00765ECA">
          <w:delText>etadata gestuurde verwerking kent perfo</w:delText>
        </w:r>
        <w:r w:rsidR="000F0365" w:rsidRPr="00BF5845" w:rsidDel="00765ECA">
          <w:delText>r</w:delText>
        </w:r>
        <w:r w:rsidRPr="00BF5845" w:rsidDel="00765ECA">
          <w:delText>mance trade-offs</w:delText>
        </w:r>
        <w:r w:rsidR="007A7B46" w:rsidRPr="00BF5845" w:rsidDel="00765ECA">
          <w:delText>.</w:delText>
        </w:r>
        <w:r w:rsidR="000F0365" w:rsidRPr="00BF5845" w:rsidDel="00765ECA">
          <w:delText xml:space="preserve"> </w:delText>
        </w:r>
        <w:r w:rsidR="008C4D75" w:rsidRPr="00BF5845" w:rsidDel="00765ECA">
          <w:delText>H</w:delText>
        </w:r>
        <w:r w:rsidR="0015627D" w:rsidRPr="00BF5845" w:rsidDel="00765ECA">
          <w:delText>et opzetten van een one-size fits all</w:delText>
        </w:r>
        <w:r w:rsidR="007A7B46" w:rsidRPr="00BF5845" w:rsidDel="00765ECA">
          <w:delText xml:space="preserve"> opzet vergt tijd</w:delText>
        </w:r>
        <w:r w:rsidR="008C4D75" w:rsidRPr="00BF5845" w:rsidDel="00765ECA">
          <w:delText xml:space="preserve"> en kan leiden tot over-engineering</w:delText>
        </w:r>
        <w:r w:rsidR="00EC05B0" w:rsidRPr="00BF5845" w:rsidDel="00765ECA">
          <w:delText xml:space="preserve"> en hoge complexiteit.</w:delText>
        </w:r>
        <w:bookmarkStart w:id="789" w:name="_Toc222819533"/>
        <w:bookmarkStart w:id="790" w:name="_Toc222999381"/>
        <w:bookmarkStart w:id="791" w:name="_Toc222999859"/>
        <w:bookmarkStart w:id="792" w:name="_Toc223011199"/>
        <w:bookmarkStart w:id="793" w:name="_Toc223345712"/>
        <w:bookmarkStart w:id="794" w:name="_Toc223422757"/>
        <w:bookmarkStart w:id="795" w:name="_Toc223424643"/>
        <w:bookmarkStart w:id="796" w:name="_Toc223448673"/>
        <w:bookmarkStart w:id="797" w:name="_Toc223596172"/>
        <w:bookmarkStart w:id="798" w:name="_Toc223618693"/>
        <w:bookmarkStart w:id="799" w:name="_Toc223618852"/>
        <w:bookmarkStart w:id="800" w:name="_Toc224034799"/>
        <w:bookmarkStart w:id="801" w:name="_Toc224549409"/>
        <w:bookmarkStart w:id="802" w:name="_Toc224810127"/>
        <w:bookmarkStart w:id="803" w:name="_Toc224832506"/>
        <w:bookmarkStart w:id="804" w:name="_Toc225262572"/>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commentRangeEnd w:id="785"/>
        <w:r w:rsidRPr="00BF5845" w:rsidDel="00765ECA">
          <w:rPr>
            <w:rStyle w:val="Verwijzingopmerking"/>
            <w:sz w:val="22"/>
            <w:szCs w:val="20"/>
          </w:rPr>
          <w:commentReference w:id="785"/>
        </w:r>
        <w:commentRangeEnd w:id="786"/>
        <w:r w:rsidRPr="00BF5845">
          <w:rPr>
            <w:rStyle w:val="Verwijzingopmerking"/>
            <w:sz w:val="22"/>
            <w:szCs w:val="20"/>
          </w:rPr>
          <w:commentReference w:id="786"/>
        </w:r>
      </w:del>
    </w:p>
    <w:p w14:paraId="3E5E670A" w14:textId="4DFBC373" w:rsidR="00EE0401" w:rsidRPr="00BF5845" w:rsidDel="00034B09" w:rsidRDefault="00E024A5">
      <w:pPr>
        <w:rPr>
          <w:del w:id="805" w:author="Peter Jansen" w:date="2026-02-19T09:57:00Z" w16du:dateUtc="2026-02-19T08:57:00Z"/>
        </w:rPr>
        <w:pPrChange w:id="806" w:author="Peter Jansen" w:date="2026-02-17T17:04:00Z" w16du:dateUtc="2026-02-17T16:04:00Z">
          <w:pPr>
            <w:pStyle w:val="Lijstalinea"/>
            <w:numPr>
              <w:numId w:val="22"/>
            </w:numPr>
            <w:ind w:hanging="360"/>
          </w:pPr>
        </w:pPrChange>
      </w:pPr>
      <w:commentRangeStart w:id="807"/>
      <w:del w:id="808" w:author="Peter Jansen" w:date="2026-02-19T09:50:00Z" w16du:dateUtc="2026-02-19T08:50:00Z">
        <w:r w:rsidRPr="00BF5845" w:rsidDel="00765ECA">
          <w:delText xml:space="preserve">Door de wens om meer procode te werken </w:delText>
        </w:r>
        <w:r w:rsidR="00757D80" w:rsidRPr="00BF5845" w:rsidDel="00765ECA">
          <w:delText xml:space="preserve">is een verdere adoptie van DevOps en continuous delivery </w:delText>
        </w:r>
        <w:r w:rsidR="000F0365" w:rsidRPr="00BF5845" w:rsidDel="00765ECA">
          <w:delText xml:space="preserve">noodzakelijk. </w:delText>
        </w:r>
        <w:r w:rsidR="00EC05B0" w:rsidRPr="00BF5845" w:rsidDel="00765ECA">
          <w:delText>Code aanpassingen z</w:delText>
        </w:r>
        <w:r w:rsidR="00EF43FA" w:rsidRPr="00BF5845" w:rsidDel="00765ECA">
          <w:delText xml:space="preserve">ijn bij een dergelijke aanpak </w:delText>
        </w:r>
        <w:r w:rsidR="00BB6A25" w:rsidRPr="00BF5845" w:rsidDel="00765ECA">
          <w:delText xml:space="preserve">laagdrempelig en </w:delText>
        </w:r>
        <w:r w:rsidR="00E1579A" w:rsidRPr="00BF5845" w:rsidDel="00765ECA">
          <w:delText>ook snel door te voeren.</w:delText>
        </w:r>
        <w:commentRangeEnd w:id="807"/>
        <w:r w:rsidRPr="00BF5845" w:rsidDel="00765ECA">
          <w:rPr>
            <w:rStyle w:val="Verwijzingopmerking"/>
            <w:sz w:val="22"/>
            <w:szCs w:val="20"/>
          </w:rPr>
          <w:commentReference w:id="807"/>
        </w:r>
        <w:r w:rsidR="00BB6A25" w:rsidRPr="00BF5845" w:rsidDel="00765ECA">
          <w:delText xml:space="preserve"> </w:delText>
        </w:r>
      </w:del>
      <w:del w:id="809" w:author="Peter Jansen" w:date="2026-02-17T17:00:00Z" w16du:dateUtc="2026-02-17T16:00:00Z">
        <w:r w:rsidR="000F0365" w:rsidRPr="00BF5845" w:rsidDel="00C42988">
          <w:delText xml:space="preserve"> </w:delText>
        </w:r>
      </w:del>
      <w:bookmarkStart w:id="810" w:name="_Toc222819534"/>
      <w:bookmarkStart w:id="811" w:name="_Toc222999382"/>
      <w:bookmarkStart w:id="812" w:name="_Toc222999860"/>
      <w:bookmarkStart w:id="813" w:name="_Toc223011200"/>
      <w:bookmarkStart w:id="814" w:name="_Toc223345713"/>
      <w:bookmarkStart w:id="815" w:name="_Toc223422758"/>
      <w:bookmarkStart w:id="816" w:name="_Toc223424644"/>
      <w:bookmarkStart w:id="817" w:name="_Toc223448674"/>
      <w:bookmarkStart w:id="818" w:name="_Toc223596173"/>
      <w:bookmarkStart w:id="819" w:name="_Toc223618694"/>
      <w:bookmarkStart w:id="820" w:name="_Toc223618853"/>
      <w:bookmarkStart w:id="821" w:name="_Toc224034800"/>
      <w:bookmarkStart w:id="822" w:name="_Toc224549410"/>
      <w:bookmarkStart w:id="823" w:name="_Toc224810128"/>
      <w:bookmarkStart w:id="824" w:name="_Toc224832507"/>
      <w:bookmarkStart w:id="825" w:name="_Toc225262573"/>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p>
    <w:p w14:paraId="0A400B02" w14:textId="32CD9073" w:rsidR="26F8EC49" w:rsidRPr="00BF5845" w:rsidDel="00034B09" w:rsidRDefault="26F8EC49" w:rsidP="26F8EC49">
      <w:pPr>
        <w:rPr>
          <w:del w:id="826" w:author="Peter Jansen" w:date="2026-02-19T09:57:00Z" w16du:dateUtc="2026-02-19T08:57:00Z"/>
        </w:rPr>
      </w:pPr>
      <w:bookmarkStart w:id="827" w:name="_Toc222819535"/>
      <w:bookmarkStart w:id="828" w:name="_Toc222999383"/>
      <w:bookmarkStart w:id="829" w:name="_Toc222999861"/>
      <w:bookmarkStart w:id="830" w:name="_Toc223011201"/>
      <w:bookmarkStart w:id="831" w:name="_Toc223345714"/>
      <w:bookmarkStart w:id="832" w:name="_Toc223422759"/>
      <w:bookmarkStart w:id="833" w:name="_Toc223424645"/>
      <w:bookmarkStart w:id="834" w:name="_Toc223448675"/>
      <w:bookmarkStart w:id="835" w:name="_Toc223596174"/>
      <w:bookmarkStart w:id="836" w:name="_Toc223618695"/>
      <w:bookmarkStart w:id="837" w:name="_Toc223618854"/>
      <w:bookmarkStart w:id="838" w:name="_Toc224034801"/>
      <w:bookmarkStart w:id="839" w:name="_Toc224549411"/>
      <w:bookmarkStart w:id="840" w:name="_Toc224810129"/>
      <w:bookmarkStart w:id="841" w:name="_Toc224832508"/>
      <w:bookmarkStart w:id="842" w:name="_Toc225262574"/>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p>
    <w:p w14:paraId="5EBB6C0B" w14:textId="2867DDC6" w:rsidR="47B661EA" w:rsidRPr="00BF5845" w:rsidDel="002C363D" w:rsidRDefault="71524956" w:rsidP="00FB4FDB">
      <w:pPr>
        <w:pStyle w:val="Kop3"/>
        <w:rPr>
          <w:del w:id="843" w:author="Peter Jansen" w:date="2026-02-19T09:53:00Z" w16du:dateUtc="2026-02-19T08:53:00Z"/>
        </w:rPr>
      </w:pPr>
      <w:del w:id="844" w:author="Peter Jansen" w:date="2026-02-19T09:16:00Z" w16du:dateUtc="2026-02-19T08:16:00Z">
        <w:r w:rsidRPr="00BF5845" w:rsidDel="00914566">
          <w:delText>Aanlevermodule</w:delText>
        </w:r>
        <w:r w:rsidR="00FC22E6" w:rsidRPr="00BF5845" w:rsidDel="00914566">
          <w:delText xml:space="preserve"> </w:delText>
        </w:r>
      </w:del>
      <w:del w:id="845" w:author="Peter Jansen" w:date="2026-02-19T09:53:00Z" w16du:dateUtc="2026-02-19T08:53:00Z">
        <w:r w:rsidR="000C5B7D" w:rsidRPr="00BF5845" w:rsidDel="002C363D">
          <w:delText>(Verzamel</w:delText>
        </w:r>
        <w:r w:rsidR="009106E5" w:rsidRPr="00BF5845" w:rsidDel="002C363D">
          <w:delText>functie</w:delText>
        </w:r>
        <w:r w:rsidR="000C5B7D" w:rsidRPr="00BF5845" w:rsidDel="002C363D">
          <w:delText>)</w:delText>
        </w:r>
        <w:bookmarkStart w:id="846" w:name="_Toc222819536"/>
        <w:bookmarkStart w:id="847" w:name="_Toc222999384"/>
        <w:bookmarkStart w:id="848" w:name="_Toc222999862"/>
        <w:bookmarkStart w:id="849" w:name="_Toc223011202"/>
        <w:bookmarkStart w:id="850" w:name="_Toc223345715"/>
        <w:bookmarkStart w:id="851" w:name="_Toc223422760"/>
        <w:bookmarkStart w:id="852" w:name="_Toc223424646"/>
        <w:bookmarkStart w:id="853" w:name="_Toc223448676"/>
        <w:bookmarkStart w:id="854" w:name="_Toc223596175"/>
        <w:bookmarkStart w:id="855" w:name="_Toc223618696"/>
        <w:bookmarkStart w:id="856" w:name="_Toc223618855"/>
        <w:bookmarkStart w:id="857" w:name="_Toc224034802"/>
        <w:bookmarkStart w:id="858" w:name="_Toc224549412"/>
        <w:bookmarkStart w:id="859" w:name="_Toc224810130"/>
        <w:bookmarkStart w:id="860" w:name="_Toc224832509"/>
        <w:bookmarkStart w:id="861" w:name="_Toc22526257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del>
    </w:p>
    <w:p w14:paraId="2066D12E" w14:textId="1A1488B2" w:rsidR="47B661EA" w:rsidRPr="00BF5845" w:rsidDel="002C363D" w:rsidRDefault="47B661EA" w:rsidP="26F8EC49">
      <w:pPr>
        <w:rPr>
          <w:del w:id="862" w:author="Peter Jansen" w:date="2026-02-19T09:53:00Z" w16du:dateUtc="2026-02-19T08:53:00Z"/>
        </w:rPr>
      </w:pPr>
      <w:del w:id="863" w:author="Peter Jansen" w:date="2026-02-19T09:53:00Z" w16du:dateUtc="2026-02-19T08:53:00Z">
        <w:r w:rsidRPr="00BF5845" w:rsidDel="002C363D">
          <w:delText>De aanlevermodule is de voordeur van het systeem. Gebruikers kunnen hier bestanden veilig aanbieden via bijv. een portaal of API. Deze module regelt de toegang (authenticatie en autorisatie) en geeft terugkoppeling of een bestand goed is ontvangen. Zodra een bestand is ontvangen</w:delText>
        </w:r>
        <w:commentRangeStart w:id="864"/>
        <w:r w:rsidRPr="00BF5845" w:rsidDel="002C363D">
          <w:delText xml:space="preserve"> wordt het direct doorgestuurd naar de ingestiemodule</w:delText>
        </w:r>
        <w:commentRangeEnd w:id="864"/>
        <w:r w:rsidRPr="00BF5845" w:rsidDel="002C363D">
          <w:rPr>
            <w:rStyle w:val="Verwijzingopmerking"/>
            <w:sz w:val="22"/>
            <w:szCs w:val="20"/>
          </w:rPr>
          <w:commentReference w:id="864"/>
        </w:r>
        <w:r w:rsidRPr="00BF5845" w:rsidDel="002C363D">
          <w:delText>. Het is goed mogelijk dat per aanlevering of aanlevermethode aparte aanlevermodules worden opgezet die allemaal met dezelfde ingestiemodule kunnen communiceren.</w:delText>
        </w:r>
        <w:bookmarkStart w:id="865" w:name="_Toc222819537"/>
        <w:bookmarkStart w:id="866" w:name="_Toc222999385"/>
        <w:bookmarkStart w:id="867" w:name="_Toc222999863"/>
        <w:bookmarkStart w:id="868" w:name="_Toc223011203"/>
        <w:bookmarkStart w:id="869" w:name="_Toc223345716"/>
        <w:bookmarkStart w:id="870" w:name="_Toc223422761"/>
        <w:bookmarkStart w:id="871" w:name="_Toc223424647"/>
        <w:bookmarkStart w:id="872" w:name="_Toc223448677"/>
        <w:bookmarkStart w:id="873" w:name="_Toc223596176"/>
        <w:bookmarkStart w:id="874" w:name="_Toc223618697"/>
        <w:bookmarkStart w:id="875" w:name="_Toc223618856"/>
        <w:bookmarkStart w:id="876" w:name="_Toc224034803"/>
        <w:bookmarkStart w:id="877" w:name="_Toc224549413"/>
        <w:bookmarkStart w:id="878" w:name="_Toc224810131"/>
        <w:bookmarkStart w:id="879" w:name="_Toc224832510"/>
        <w:bookmarkStart w:id="880" w:name="_Toc225262576"/>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del>
    </w:p>
    <w:p w14:paraId="4804B243" w14:textId="3E9C3FA6" w:rsidR="26F8EC49" w:rsidRPr="00BF5845" w:rsidDel="002C363D" w:rsidRDefault="26F8EC49" w:rsidP="26F8EC49">
      <w:pPr>
        <w:rPr>
          <w:del w:id="881" w:author="Peter Jansen" w:date="2026-02-19T09:53:00Z" w16du:dateUtc="2026-02-19T08:53:00Z"/>
        </w:rPr>
      </w:pPr>
      <w:bookmarkStart w:id="882" w:name="_Toc222819538"/>
      <w:bookmarkStart w:id="883" w:name="_Toc222999386"/>
      <w:bookmarkStart w:id="884" w:name="_Toc222999864"/>
      <w:bookmarkStart w:id="885" w:name="_Toc223011204"/>
      <w:bookmarkStart w:id="886" w:name="_Toc223345717"/>
      <w:bookmarkStart w:id="887" w:name="_Toc223422762"/>
      <w:bookmarkStart w:id="888" w:name="_Toc223424648"/>
      <w:bookmarkStart w:id="889" w:name="_Toc223448678"/>
      <w:bookmarkStart w:id="890" w:name="_Toc223596177"/>
      <w:bookmarkStart w:id="891" w:name="_Toc223618698"/>
      <w:bookmarkStart w:id="892" w:name="_Toc223618857"/>
      <w:bookmarkStart w:id="893" w:name="_Toc224034804"/>
      <w:bookmarkStart w:id="894" w:name="_Toc224549414"/>
      <w:bookmarkStart w:id="895" w:name="_Toc224810132"/>
      <w:bookmarkStart w:id="896" w:name="_Toc224832511"/>
      <w:bookmarkStart w:id="897" w:name="_Toc225262577"/>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p>
    <w:p w14:paraId="322B192A" w14:textId="2CBE0BF5" w:rsidR="58F8AD8F" w:rsidRPr="00BF5845" w:rsidDel="002C363D" w:rsidRDefault="111175A3" w:rsidP="00FB4FDB">
      <w:pPr>
        <w:pStyle w:val="Kop3"/>
        <w:rPr>
          <w:del w:id="898" w:author="Peter Jansen" w:date="2026-02-19T09:53:00Z" w16du:dateUtc="2026-02-19T08:53:00Z"/>
        </w:rPr>
      </w:pPr>
      <w:del w:id="899" w:author="Peter Jansen" w:date="2026-02-19T09:53:00Z" w16du:dateUtc="2026-02-19T08:53:00Z">
        <w:r w:rsidRPr="00BF5845" w:rsidDel="002C363D">
          <w:delText>Ingestie</w:delText>
        </w:r>
        <w:r w:rsidR="00DA35AB" w:rsidRPr="00BF5845" w:rsidDel="002C363D">
          <w:delText xml:space="preserve"> (Verwerkingsfunctie)</w:delText>
        </w:r>
        <w:r w:rsidR="00BD3306" w:rsidRPr="00BF5845" w:rsidDel="002C363D">
          <w:delText xml:space="preserve"> </w:delText>
        </w:r>
      </w:del>
      <w:del w:id="900" w:author="Peter Jansen" w:date="2026-02-19T09:12:00Z" w16du:dateUtc="2026-02-19T08:12:00Z">
        <w:r w:rsidR="00BF060B" w:rsidRPr="00BF5845" w:rsidDel="00DD154A">
          <w:delText>–</w:delText>
        </w:r>
        <w:r w:rsidR="00BD3306" w:rsidRPr="00BF5845" w:rsidDel="00DD154A">
          <w:delText xml:space="preserve"> </w:delText>
        </w:r>
        <w:r w:rsidR="00BF060B" w:rsidRPr="00BF5845" w:rsidDel="00DD154A">
          <w:delText xml:space="preserve">Technische </w:delText>
        </w:r>
        <w:r w:rsidR="00ED552D" w:rsidRPr="00BF5845" w:rsidDel="00DD154A">
          <w:delText>ingestie</w:delText>
        </w:r>
        <w:r w:rsidR="00BF060B" w:rsidRPr="00BF5845" w:rsidDel="00DD154A">
          <w:delText>module</w:delText>
        </w:r>
      </w:del>
      <w:bookmarkStart w:id="901" w:name="_Toc222819539"/>
      <w:bookmarkStart w:id="902" w:name="_Toc222999387"/>
      <w:bookmarkStart w:id="903" w:name="_Toc222999865"/>
      <w:bookmarkStart w:id="904" w:name="_Toc223011205"/>
      <w:bookmarkStart w:id="905" w:name="_Toc223345718"/>
      <w:bookmarkStart w:id="906" w:name="_Toc223422763"/>
      <w:bookmarkStart w:id="907" w:name="_Toc223424649"/>
      <w:bookmarkStart w:id="908" w:name="_Toc223448679"/>
      <w:bookmarkStart w:id="909" w:name="_Toc223596178"/>
      <w:bookmarkStart w:id="910" w:name="_Toc223618699"/>
      <w:bookmarkStart w:id="911" w:name="_Toc223618858"/>
      <w:bookmarkStart w:id="912" w:name="_Toc224034805"/>
      <w:bookmarkStart w:id="913" w:name="_Toc224549415"/>
      <w:bookmarkStart w:id="914" w:name="_Toc224810133"/>
      <w:bookmarkStart w:id="915" w:name="_Toc224832512"/>
      <w:bookmarkStart w:id="916" w:name="_Toc225262578"/>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p>
    <w:p w14:paraId="40CB4372" w14:textId="430F8D66" w:rsidR="58F8AD8F" w:rsidRPr="00BF5845" w:rsidDel="002C363D" w:rsidRDefault="58F8AD8F" w:rsidP="26F8EC49">
      <w:pPr>
        <w:rPr>
          <w:del w:id="917" w:author="Peter Jansen" w:date="2026-02-19T09:53:00Z" w16du:dateUtc="2026-02-19T08:53:00Z"/>
        </w:rPr>
      </w:pPr>
      <w:del w:id="918" w:author="Peter Jansen" w:date="2026-02-19T09:45:00Z" w16du:dateUtc="2026-02-19T08:45:00Z">
        <w:r w:rsidRPr="00BF5845" w:rsidDel="00A61F0F">
          <w:delText xml:space="preserve">De ingestiemodule is de poortwachter voor de interne processen. </w:delText>
        </w:r>
      </w:del>
      <w:del w:id="919" w:author="Peter Jansen" w:date="2026-02-19T09:53:00Z" w16du:dateUtc="2026-02-19T08:53:00Z">
        <w:r w:rsidRPr="00BF5845" w:rsidDel="002C363D">
          <w:delText>Hier wordt gecontroleerd of het bestand technisch toegelaten kan worden. Het voert de bestandsvalidaties</w:delText>
        </w:r>
      </w:del>
      <w:del w:id="920" w:author="Peter Jansen" w:date="2026-02-17T17:09:00Z" w16du:dateUtc="2026-02-17T16:09:00Z">
        <w:r w:rsidRPr="00BF5845" w:rsidDel="00BA4120">
          <w:delText>,</w:delText>
        </w:r>
        <w:r w:rsidRPr="00BF5845" w:rsidDel="002705AF">
          <w:delText xml:space="preserve"> </w:delText>
        </w:r>
      </w:del>
      <w:del w:id="921" w:author="Peter Jansen" w:date="2026-02-19T09:53:00Z" w16du:dateUtc="2026-02-19T08:53:00Z">
        <w:r w:rsidRPr="00BF5845" w:rsidDel="002C363D">
          <w:delText xml:space="preserve">structuurvalidaties </w:delText>
        </w:r>
      </w:del>
      <w:del w:id="922" w:author="Peter Jansen" w:date="2026-02-17T17:09:00Z" w16du:dateUtc="2026-02-17T16:09:00Z">
        <w:r w:rsidRPr="00BF5845" w:rsidDel="00BA4120">
          <w:delText>en i</w:delText>
        </w:r>
        <w:commentRangeStart w:id="923"/>
        <w:r w:rsidRPr="00BF5845" w:rsidDel="00BA4120">
          <w:delText xml:space="preserve">nhoudsvalidaties </w:delText>
        </w:r>
        <w:commentRangeEnd w:id="923"/>
        <w:r w:rsidR="00C60CD0" w:rsidRPr="00BF5845" w:rsidDel="00BA4120">
          <w:rPr>
            <w:rStyle w:val="Verwijzingopmerking"/>
            <w:sz w:val="22"/>
            <w:szCs w:val="20"/>
          </w:rPr>
          <w:commentReference w:id="923"/>
        </w:r>
      </w:del>
      <w:del w:id="924" w:author="Peter Jansen" w:date="2026-02-19T09:53:00Z" w16du:dateUtc="2026-02-19T08:53:00Z">
        <w:r w:rsidRPr="00BF5845" w:rsidDel="002C363D">
          <w:delText xml:space="preserve">uit. De ingestiemodule doet dit snel en stuurt direct een response terug naar de aanlevermodule. </w:delText>
        </w:r>
        <w:commentRangeStart w:id="925"/>
        <w:r w:rsidRPr="00BF5845" w:rsidDel="002C363D">
          <w:delText>Daarnaast</w:delText>
        </w:r>
        <w:commentRangeEnd w:id="925"/>
        <w:r w:rsidR="00C60CD0" w:rsidRPr="00BF5845" w:rsidDel="002C363D">
          <w:rPr>
            <w:rStyle w:val="Verwijzingopmerking"/>
            <w:sz w:val="22"/>
            <w:szCs w:val="20"/>
          </w:rPr>
          <w:commentReference w:id="925"/>
        </w:r>
        <w:r w:rsidRPr="00BF5845" w:rsidDel="002C363D">
          <w:delText xml:space="preserve"> houdt het een archief van ruwe bestanden bij, zodat altijd een kopie van het originele bestand beschikbaar blijft.</w:delText>
        </w:r>
        <w:bookmarkStart w:id="926" w:name="_Toc222819540"/>
        <w:bookmarkStart w:id="927" w:name="_Toc222999388"/>
        <w:bookmarkStart w:id="928" w:name="_Toc222999866"/>
        <w:bookmarkStart w:id="929" w:name="_Toc223011206"/>
        <w:bookmarkStart w:id="930" w:name="_Toc223345719"/>
        <w:bookmarkStart w:id="931" w:name="_Toc223422764"/>
        <w:bookmarkStart w:id="932" w:name="_Toc223424650"/>
        <w:bookmarkStart w:id="933" w:name="_Toc223448680"/>
        <w:bookmarkStart w:id="934" w:name="_Toc223596179"/>
        <w:bookmarkStart w:id="935" w:name="_Toc223618700"/>
        <w:bookmarkStart w:id="936" w:name="_Toc223618859"/>
        <w:bookmarkStart w:id="937" w:name="_Toc224034806"/>
        <w:bookmarkStart w:id="938" w:name="_Toc224549416"/>
        <w:bookmarkStart w:id="939" w:name="_Toc224810134"/>
        <w:bookmarkStart w:id="940" w:name="_Toc224832513"/>
        <w:bookmarkStart w:id="941" w:name="_Toc225262579"/>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del>
    </w:p>
    <w:p w14:paraId="7ECFFFDC" w14:textId="6CC3DE12" w:rsidR="26F8EC49" w:rsidRPr="00BF5845" w:rsidDel="002C363D" w:rsidRDefault="26F8EC49" w:rsidP="26F8EC49">
      <w:pPr>
        <w:rPr>
          <w:del w:id="942" w:author="Peter Jansen" w:date="2026-02-19T09:53:00Z" w16du:dateUtc="2026-02-19T08:53:00Z"/>
        </w:rPr>
      </w:pPr>
      <w:bookmarkStart w:id="943" w:name="_Toc222819541"/>
      <w:bookmarkStart w:id="944" w:name="_Toc222999389"/>
      <w:bookmarkStart w:id="945" w:name="_Toc222999867"/>
      <w:bookmarkStart w:id="946" w:name="_Toc223011207"/>
      <w:bookmarkStart w:id="947" w:name="_Toc223345720"/>
      <w:bookmarkStart w:id="948" w:name="_Toc223422765"/>
      <w:bookmarkStart w:id="949" w:name="_Toc223424651"/>
      <w:bookmarkStart w:id="950" w:name="_Toc223448681"/>
      <w:bookmarkStart w:id="951" w:name="_Toc223596180"/>
      <w:bookmarkStart w:id="952" w:name="_Toc223618701"/>
      <w:bookmarkStart w:id="953" w:name="_Toc223618860"/>
      <w:bookmarkStart w:id="954" w:name="_Toc224034807"/>
      <w:bookmarkStart w:id="955" w:name="_Toc224549417"/>
      <w:bookmarkStart w:id="956" w:name="_Toc224810135"/>
      <w:bookmarkStart w:id="957" w:name="_Toc224832514"/>
      <w:bookmarkStart w:id="958" w:name="_Toc225262580"/>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p>
    <w:p w14:paraId="26A53B02" w14:textId="6F592065" w:rsidR="58F8AD8F" w:rsidRPr="00BF5845" w:rsidDel="002C363D" w:rsidRDefault="00BD3306" w:rsidP="00FB4FDB">
      <w:pPr>
        <w:pStyle w:val="Kop3"/>
        <w:rPr>
          <w:del w:id="959" w:author="Peter Jansen" w:date="2026-02-19T09:53:00Z" w16du:dateUtc="2026-02-19T08:53:00Z"/>
        </w:rPr>
      </w:pPr>
      <w:commentRangeStart w:id="960"/>
      <w:del w:id="961" w:author="Peter Jansen" w:date="2026-02-19T09:13:00Z" w16du:dateUtc="2026-02-19T08:13:00Z">
        <w:r w:rsidRPr="00BF5845" w:rsidDel="00712AC9">
          <w:delText>Ingestie</w:delText>
        </w:r>
        <w:r w:rsidR="00BF060B" w:rsidRPr="00BF5845" w:rsidDel="00712AC9">
          <w:delText xml:space="preserve"> (Verwerkings</w:delText>
        </w:r>
        <w:r w:rsidR="00167DF9" w:rsidRPr="00BF5845" w:rsidDel="00712AC9">
          <w:delText>functie</w:delText>
        </w:r>
      </w:del>
      <w:del w:id="962" w:author="Peter Jansen" w:date="2026-02-19T09:45:00Z" w16du:dateUtc="2026-02-19T08:45:00Z">
        <w:r w:rsidR="00167DF9" w:rsidRPr="00BF5845" w:rsidDel="00B47FAB">
          <w:delText>)</w:delText>
        </w:r>
      </w:del>
      <w:del w:id="963" w:author="Peter Jansen" w:date="2026-02-19T09:53:00Z" w16du:dateUtc="2026-02-19T08:53:00Z">
        <w:r w:rsidRPr="00BF5845" w:rsidDel="002C363D">
          <w:delText xml:space="preserve"> </w:delText>
        </w:r>
        <w:r w:rsidR="00167DF9" w:rsidRPr="00BF5845" w:rsidDel="002C363D">
          <w:delText>–</w:delText>
        </w:r>
        <w:r w:rsidRPr="00BF5845" w:rsidDel="002C363D">
          <w:delText xml:space="preserve"> </w:delText>
        </w:r>
        <w:r w:rsidR="00167DF9" w:rsidRPr="00BF5845" w:rsidDel="002C363D">
          <w:delText xml:space="preserve">Functionele </w:delText>
        </w:r>
        <w:r w:rsidR="00ED552D" w:rsidRPr="00BF5845" w:rsidDel="002C363D">
          <w:delText>ingestie</w:delText>
        </w:r>
        <w:r w:rsidR="00167DF9" w:rsidRPr="00BF5845" w:rsidDel="002C363D">
          <w:delText>module</w:delText>
        </w:r>
        <w:bookmarkStart w:id="964" w:name="_Toc222819542"/>
        <w:bookmarkStart w:id="965" w:name="_Toc222999390"/>
        <w:bookmarkStart w:id="966" w:name="_Toc222999868"/>
        <w:bookmarkStart w:id="967" w:name="_Toc223011208"/>
        <w:bookmarkStart w:id="968" w:name="_Toc223345721"/>
        <w:bookmarkStart w:id="969" w:name="_Toc223422766"/>
        <w:bookmarkStart w:id="970" w:name="_Toc223424652"/>
        <w:bookmarkStart w:id="971" w:name="_Toc223448682"/>
        <w:bookmarkStart w:id="972" w:name="_Toc223596181"/>
        <w:bookmarkStart w:id="973" w:name="_Toc223618702"/>
        <w:bookmarkStart w:id="974" w:name="_Toc223618861"/>
        <w:bookmarkStart w:id="975" w:name="_Toc224034808"/>
        <w:bookmarkStart w:id="976" w:name="_Toc224549418"/>
        <w:bookmarkStart w:id="977" w:name="_Toc224810136"/>
        <w:bookmarkStart w:id="978" w:name="_Toc224832515"/>
        <w:bookmarkStart w:id="979" w:name="_Toc225262581"/>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commentRangeEnd w:id="960"/>
        <w:r w:rsidRPr="00BF5845" w:rsidDel="002C363D">
          <w:rPr>
            <w:rStyle w:val="Verwijzingopmerking"/>
            <w:sz w:val="22"/>
            <w:szCs w:val="20"/>
          </w:rPr>
          <w:commentReference w:id="960"/>
        </w:r>
      </w:del>
    </w:p>
    <w:p w14:paraId="79F2FBAE" w14:textId="54FC9D52" w:rsidR="58F8AD8F" w:rsidRPr="00BF5845" w:rsidDel="002C363D" w:rsidRDefault="58F8AD8F" w:rsidP="26F8EC49">
      <w:pPr>
        <w:rPr>
          <w:del w:id="980" w:author="Peter Jansen" w:date="2026-02-19T09:53:00Z" w16du:dateUtc="2026-02-19T08:53:00Z"/>
        </w:rPr>
      </w:pPr>
      <w:del w:id="981" w:author="Peter Jansen" w:date="2026-02-19T09:53:00Z" w16du:dateUtc="2026-02-19T08:53:00Z">
        <w:r w:rsidRPr="00BF5845" w:rsidDel="002C363D">
          <w:delText>Verantwoordelijk voor</w:delText>
        </w:r>
        <w:r w:rsidR="00167DF9" w:rsidRPr="00BF5845" w:rsidDel="002C363D">
          <w:delText xml:space="preserve"> </w:delText>
        </w:r>
        <w:r w:rsidRPr="00BF5845" w:rsidDel="002C363D">
          <w:delText>verrijking en business rules validaties (complexe validaties).  Hier worden bijvoorbeeld slow changing patterns gebruikt voor het verwerken van meerdere aanleveringen maar ook validaties uitgevoerd die transformaties nodig hebben en/of afhankelijk zijn van andere data die al verwerkt is en/of van externe bronnen afkomt.</w:delText>
        </w:r>
        <w:bookmarkStart w:id="982" w:name="_Toc222819543"/>
        <w:bookmarkStart w:id="983" w:name="_Toc222999391"/>
        <w:bookmarkStart w:id="984" w:name="_Toc222999869"/>
        <w:bookmarkStart w:id="985" w:name="_Toc223011209"/>
        <w:bookmarkStart w:id="986" w:name="_Toc223345722"/>
        <w:bookmarkStart w:id="987" w:name="_Toc223422767"/>
        <w:bookmarkStart w:id="988" w:name="_Toc223424653"/>
        <w:bookmarkStart w:id="989" w:name="_Toc223448683"/>
        <w:bookmarkStart w:id="990" w:name="_Toc223596182"/>
        <w:bookmarkStart w:id="991" w:name="_Toc223618703"/>
        <w:bookmarkStart w:id="992" w:name="_Toc223618862"/>
        <w:bookmarkStart w:id="993" w:name="_Toc224034809"/>
        <w:bookmarkStart w:id="994" w:name="_Toc224549419"/>
        <w:bookmarkStart w:id="995" w:name="_Toc224810137"/>
        <w:bookmarkStart w:id="996" w:name="_Toc224832516"/>
        <w:bookmarkStart w:id="997" w:name="_Toc225262582"/>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del>
    </w:p>
    <w:p w14:paraId="31BA6DC4" w14:textId="6D27295B" w:rsidR="26F8EC49" w:rsidRPr="00BF5845" w:rsidDel="002C363D" w:rsidRDefault="26F8EC49" w:rsidP="26F8EC49">
      <w:pPr>
        <w:rPr>
          <w:del w:id="998" w:author="Peter Jansen" w:date="2026-02-19T09:53:00Z" w16du:dateUtc="2026-02-19T08:53:00Z"/>
        </w:rPr>
      </w:pPr>
      <w:bookmarkStart w:id="999" w:name="_Toc222819544"/>
      <w:bookmarkStart w:id="1000" w:name="_Toc222999392"/>
      <w:bookmarkStart w:id="1001" w:name="_Toc222999870"/>
      <w:bookmarkStart w:id="1002" w:name="_Toc223011210"/>
      <w:bookmarkStart w:id="1003" w:name="_Toc223345723"/>
      <w:bookmarkStart w:id="1004" w:name="_Toc223422768"/>
      <w:bookmarkStart w:id="1005" w:name="_Toc223424654"/>
      <w:bookmarkStart w:id="1006" w:name="_Toc223448684"/>
      <w:bookmarkStart w:id="1007" w:name="_Toc223596183"/>
      <w:bookmarkStart w:id="1008" w:name="_Toc223618704"/>
      <w:bookmarkStart w:id="1009" w:name="_Toc223618863"/>
      <w:bookmarkStart w:id="1010" w:name="_Toc224034810"/>
      <w:bookmarkStart w:id="1011" w:name="_Toc224549420"/>
      <w:bookmarkStart w:id="1012" w:name="_Toc224810138"/>
      <w:bookmarkStart w:id="1013" w:name="_Toc224832517"/>
      <w:bookmarkStart w:id="1014" w:name="_Toc225262583"/>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p>
    <w:p w14:paraId="152C7434" w14:textId="5170D7BC" w:rsidR="008321D9" w:rsidRPr="00BF5845" w:rsidDel="002C363D" w:rsidRDefault="008321D9" w:rsidP="00FB4FDB">
      <w:pPr>
        <w:pStyle w:val="Kop3"/>
        <w:rPr>
          <w:del w:id="1015" w:author="Peter Jansen" w:date="2026-02-19T09:53:00Z" w16du:dateUtc="2026-02-19T08:53:00Z"/>
        </w:rPr>
      </w:pPr>
      <w:del w:id="1016" w:author="Peter Jansen" w:date="2026-02-19T09:53:00Z" w16du:dateUtc="2026-02-19T08:53:00Z">
        <w:r w:rsidRPr="00BF5845" w:rsidDel="002C363D">
          <w:delText>Transformatiemodule</w:delText>
        </w:r>
        <w:r w:rsidR="00DB58F4" w:rsidRPr="00BF5845" w:rsidDel="002C363D">
          <w:delText xml:space="preserve"> (Generatiefunctie)</w:delText>
        </w:r>
        <w:bookmarkStart w:id="1017" w:name="_Toc222819545"/>
        <w:bookmarkStart w:id="1018" w:name="_Toc222999393"/>
        <w:bookmarkStart w:id="1019" w:name="_Toc222999871"/>
        <w:bookmarkStart w:id="1020" w:name="_Toc223011211"/>
        <w:bookmarkStart w:id="1021" w:name="_Toc223345724"/>
        <w:bookmarkStart w:id="1022" w:name="_Toc223422769"/>
        <w:bookmarkStart w:id="1023" w:name="_Toc223424655"/>
        <w:bookmarkStart w:id="1024" w:name="_Toc223448685"/>
        <w:bookmarkStart w:id="1025" w:name="_Toc223596184"/>
        <w:bookmarkStart w:id="1026" w:name="_Toc223618705"/>
        <w:bookmarkStart w:id="1027" w:name="_Toc223618864"/>
        <w:bookmarkStart w:id="1028" w:name="_Toc224034811"/>
        <w:bookmarkStart w:id="1029" w:name="_Toc224549421"/>
        <w:bookmarkStart w:id="1030" w:name="_Toc224810139"/>
        <w:bookmarkStart w:id="1031" w:name="_Toc224832518"/>
        <w:bookmarkStart w:id="1032" w:name="_Toc225262584"/>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del>
    </w:p>
    <w:p w14:paraId="6AF0768B" w14:textId="726BEF60" w:rsidR="005C5975" w:rsidRPr="00BF5845" w:rsidDel="002C363D" w:rsidRDefault="001A11CF">
      <w:pPr>
        <w:rPr>
          <w:del w:id="1033" w:author="Peter Jansen" w:date="2026-02-19T09:53:00Z" w16du:dateUtc="2026-02-19T08:53:00Z"/>
        </w:rPr>
      </w:pPr>
      <w:commentRangeStart w:id="1034"/>
      <w:commentRangeStart w:id="1035"/>
      <w:del w:id="1036" w:author="Peter Jansen" w:date="2026-02-19T09:53:00Z" w16du:dateUtc="2026-02-19T08:53:00Z">
        <w:r w:rsidRPr="00BF5845" w:rsidDel="002C363D">
          <w:delText>Verantwoordelijk voor het laden in het datawarehouse en transformatie naar het datawarehouse gegevensmodel</w:delText>
        </w:r>
        <w:r w:rsidR="001F2CB8" w:rsidDel="002C363D">
          <w:delText>.</w:delText>
        </w:r>
        <w:commentRangeEnd w:id="1034"/>
        <w:r w:rsidRPr="00BF5845" w:rsidDel="002C363D">
          <w:rPr>
            <w:rStyle w:val="Verwijzingopmerking"/>
            <w:sz w:val="22"/>
            <w:szCs w:val="20"/>
          </w:rPr>
          <w:commentReference w:id="1034"/>
        </w:r>
        <w:commentRangeEnd w:id="1035"/>
        <w:r w:rsidRPr="00BF5845">
          <w:rPr>
            <w:rStyle w:val="Verwijzingopmerking"/>
            <w:sz w:val="22"/>
            <w:szCs w:val="20"/>
          </w:rPr>
          <w:commentReference w:id="1035"/>
        </w:r>
        <w:r w:rsidRPr="00BF5845" w:rsidDel="002C363D">
          <w:delText xml:space="preserve"> </w:delText>
        </w:r>
        <w:r w:rsidR="005C5975" w:rsidRPr="00BF5845" w:rsidDel="002C363D">
          <w:delText xml:space="preserve">Hier worden de gevalideerde en verrijkte data omgezet naar het gewenste doelformaat, zodat deze geschikt zijn voor analyse, rapportage of verdere verwerking in downstream-systemen. </w:delText>
        </w:r>
        <w:bookmarkStart w:id="1037" w:name="_Toc222819546"/>
        <w:bookmarkStart w:id="1038" w:name="_Toc222999394"/>
        <w:bookmarkStart w:id="1039" w:name="_Toc222999872"/>
        <w:bookmarkStart w:id="1040" w:name="_Toc223011212"/>
        <w:bookmarkStart w:id="1041" w:name="_Toc223345725"/>
        <w:bookmarkStart w:id="1042" w:name="_Toc223422770"/>
        <w:bookmarkStart w:id="1043" w:name="_Toc223424656"/>
        <w:bookmarkStart w:id="1044" w:name="_Toc223448686"/>
        <w:bookmarkStart w:id="1045" w:name="_Toc223596185"/>
        <w:bookmarkStart w:id="1046" w:name="_Toc223618706"/>
        <w:bookmarkStart w:id="1047" w:name="_Toc223618865"/>
        <w:bookmarkStart w:id="1048" w:name="_Toc224034812"/>
        <w:bookmarkStart w:id="1049" w:name="_Toc224549422"/>
        <w:bookmarkStart w:id="1050" w:name="_Toc224810140"/>
        <w:bookmarkStart w:id="1051" w:name="_Toc224832519"/>
        <w:bookmarkStart w:id="1052" w:name="_Toc225262585"/>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del>
    </w:p>
    <w:p w14:paraId="7DAB7533" w14:textId="77777777" w:rsidR="008321D9" w:rsidRPr="00BF5845" w:rsidDel="002C363D" w:rsidRDefault="008321D9" w:rsidP="26F8EC49">
      <w:pPr>
        <w:rPr>
          <w:del w:id="1053" w:author="Peter Jansen" w:date="2026-02-19T09:53:00Z" w16du:dateUtc="2026-02-19T08:53:00Z"/>
        </w:rPr>
      </w:pPr>
      <w:bookmarkStart w:id="1054" w:name="_Toc222819547"/>
      <w:bookmarkStart w:id="1055" w:name="_Toc222999395"/>
      <w:bookmarkStart w:id="1056" w:name="_Toc222999873"/>
      <w:bookmarkStart w:id="1057" w:name="_Toc223011213"/>
      <w:bookmarkStart w:id="1058" w:name="_Toc223345726"/>
      <w:bookmarkStart w:id="1059" w:name="_Toc223422771"/>
      <w:bookmarkStart w:id="1060" w:name="_Toc223424657"/>
      <w:bookmarkStart w:id="1061" w:name="_Toc223448687"/>
      <w:bookmarkStart w:id="1062" w:name="_Toc223596186"/>
      <w:bookmarkStart w:id="1063" w:name="_Toc223618707"/>
      <w:bookmarkStart w:id="1064" w:name="_Toc223618866"/>
      <w:bookmarkStart w:id="1065" w:name="_Toc224034813"/>
      <w:bookmarkStart w:id="1066" w:name="_Toc224549423"/>
      <w:bookmarkStart w:id="1067" w:name="_Toc224810141"/>
      <w:bookmarkStart w:id="1068" w:name="_Toc224832520"/>
      <w:bookmarkStart w:id="1069" w:name="_Toc225262586"/>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commentRangeStart w:id="1070"/>
    </w:p>
    <w:p w14:paraId="6A1166F8" w14:textId="7D611101" w:rsidR="58F8AD8F" w:rsidRPr="00BF5845" w:rsidDel="002C363D" w:rsidRDefault="111175A3" w:rsidP="00FB4FDB">
      <w:pPr>
        <w:pStyle w:val="Kop3"/>
        <w:rPr>
          <w:del w:id="1071" w:author="Peter Jansen" w:date="2026-02-19T09:53:00Z" w16du:dateUtc="2026-02-19T08:53:00Z"/>
        </w:rPr>
      </w:pPr>
      <w:del w:id="1072" w:author="Peter Jansen" w:date="2026-02-19T09:53:00Z" w16du:dateUtc="2026-02-19T08:53:00Z">
        <w:r w:rsidRPr="00BF5845" w:rsidDel="002C363D">
          <w:delText>Ontsluitingsmodule</w:delText>
        </w:r>
        <w:r w:rsidR="001A79CB" w:rsidRPr="00BF5845" w:rsidDel="002C363D">
          <w:delText xml:space="preserve"> (Leveringsfunctie)</w:delText>
        </w:r>
        <w:bookmarkStart w:id="1073" w:name="_Toc222819548"/>
        <w:bookmarkStart w:id="1074" w:name="_Toc222999396"/>
        <w:bookmarkStart w:id="1075" w:name="_Toc222999874"/>
        <w:bookmarkStart w:id="1076" w:name="_Toc223011214"/>
        <w:bookmarkStart w:id="1077" w:name="_Toc223345727"/>
        <w:bookmarkStart w:id="1078" w:name="_Toc223422772"/>
        <w:bookmarkStart w:id="1079" w:name="_Toc223424658"/>
        <w:bookmarkStart w:id="1080" w:name="_Toc223448688"/>
        <w:bookmarkStart w:id="1081" w:name="_Toc223596187"/>
        <w:bookmarkStart w:id="1082" w:name="_Toc223618708"/>
        <w:bookmarkStart w:id="1083" w:name="_Toc223618867"/>
        <w:bookmarkStart w:id="1084" w:name="_Toc224034814"/>
        <w:bookmarkStart w:id="1085" w:name="_Toc224549424"/>
        <w:bookmarkStart w:id="1086" w:name="_Toc224810142"/>
        <w:bookmarkStart w:id="1087" w:name="_Toc224832521"/>
        <w:bookmarkStart w:id="1088" w:name="_Toc225262587"/>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commentRangeEnd w:id="1070"/>
        <w:r w:rsidRPr="00BF5845" w:rsidDel="002C363D">
          <w:rPr>
            <w:rStyle w:val="Verwijzingopmerking"/>
            <w:sz w:val="22"/>
            <w:szCs w:val="20"/>
          </w:rPr>
          <w:commentReference w:id="1070"/>
        </w:r>
      </w:del>
    </w:p>
    <w:p w14:paraId="5C143135" w14:textId="103A03EE" w:rsidR="58F8AD8F" w:rsidRPr="00BF5845" w:rsidDel="002C363D" w:rsidRDefault="58F8AD8F" w:rsidP="26F8EC49">
      <w:pPr>
        <w:rPr>
          <w:del w:id="1089" w:author="Peter Jansen" w:date="2026-02-19T09:53:00Z" w16du:dateUtc="2026-02-19T08:53:00Z"/>
        </w:rPr>
      </w:pPr>
      <w:del w:id="1090" w:author="Peter Jansen" w:date="2026-02-19T09:45:00Z" w16du:dateUtc="2026-02-19T08:45:00Z">
        <w:r w:rsidRPr="00BF5845" w:rsidDel="00BE7EB7">
          <w:delText>De ontsluitingsmodule</w:delText>
        </w:r>
      </w:del>
      <w:del w:id="1091" w:author="Peter Jansen" w:date="2026-02-19T09:53:00Z" w16du:dateUtc="2026-02-19T08:53:00Z">
        <w:r w:rsidRPr="00BF5845" w:rsidDel="002C363D">
          <w:delText xml:space="preserve"> </w:delText>
        </w:r>
      </w:del>
      <w:del w:id="1092" w:author="Peter Jansen" w:date="2026-02-19T09:45:00Z" w16du:dateUtc="2026-02-19T08:45:00Z">
        <w:r w:rsidRPr="00BF5845" w:rsidDel="00B47FAB">
          <w:delText xml:space="preserve">maakt de </w:delText>
        </w:r>
      </w:del>
      <w:del w:id="1093" w:author="Peter Jansen" w:date="2026-02-19T09:53:00Z" w16du:dateUtc="2026-02-19T08:53:00Z">
        <w:r w:rsidRPr="00BF5845" w:rsidDel="002C363D">
          <w:delText xml:space="preserve">data beschikbaar voor eindgebruikers en systemen. </w:delText>
        </w:r>
        <w:commentRangeStart w:id="1094"/>
        <w:r w:rsidRPr="00BF5845" w:rsidDel="002C363D">
          <w:delText>Dit gebeurt via API’s en query’s</w:delText>
        </w:r>
        <w:commentRangeEnd w:id="1094"/>
        <w:r w:rsidRPr="00BF5845" w:rsidDel="002C363D">
          <w:rPr>
            <w:rStyle w:val="Verwijzingopmerking"/>
            <w:sz w:val="22"/>
            <w:szCs w:val="20"/>
          </w:rPr>
          <w:commentReference w:id="1094"/>
        </w:r>
        <w:r w:rsidRPr="00BF5845" w:rsidDel="002C363D">
          <w:delText>, waarbij de resultaten worden aangeboden in standaardformaten zoals JSON, CSV of Parquet. Gebruikers krijgen hiermee veilige en gecontroleerde toegang tot data. Toegangsbeheer (authenticatie en autorisatie) is hier een belangrijk onderdeel.</w:delText>
        </w:r>
        <w:bookmarkStart w:id="1095" w:name="_Toc222819549"/>
        <w:bookmarkStart w:id="1096" w:name="_Toc222999397"/>
        <w:bookmarkStart w:id="1097" w:name="_Toc222999875"/>
        <w:bookmarkStart w:id="1098" w:name="_Toc223011215"/>
        <w:bookmarkStart w:id="1099" w:name="_Toc223345728"/>
        <w:bookmarkStart w:id="1100" w:name="_Toc223422773"/>
        <w:bookmarkStart w:id="1101" w:name="_Toc223424659"/>
        <w:bookmarkStart w:id="1102" w:name="_Toc223448689"/>
        <w:bookmarkStart w:id="1103" w:name="_Toc223596188"/>
        <w:bookmarkStart w:id="1104" w:name="_Toc223618709"/>
        <w:bookmarkStart w:id="1105" w:name="_Toc223618868"/>
        <w:bookmarkStart w:id="1106" w:name="_Toc224034815"/>
        <w:bookmarkStart w:id="1107" w:name="_Toc224549425"/>
        <w:bookmarkStart w:id="1108" w:name="_Toc224810143"/>
        <w:bookmarkStart w:id="1109" w:name="_Toc224832522"/>
        <w:bookmarkStart w:id="1110" w:name="_Toc225262588"/>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del>
    </w:p>
    <w:p w14:paraId="74497ACF" w14:textId="4E503437" w:rsidR="26F8EC49" w:rsidRPr="00BF5845" w:rsidDel="00034B09" w:rsidRDefault="26F8EC49" w:rsidP="26F8EC49">
      <w:pPr>
        <w:rPr>
          <w:del w:id="1111" w:author="Peter Jansen" w:date="2026-02-19T09:57:00Z" w16du:dateUtc="2026-02-19T08:57:00Z"/>
        </w:rPr>
      </w:pPr>
      <w:bookmarkStart w:id="1112" w:name="_Toc222819550"/>
      <w:bookmarkStart w:id="1113" w:name="_Toc222999398"/>
      <w:bookmarkStart w:id="1114" w:name="_Toc222999876"/>
      <w:bookmarkStart w:id="1115" w:name="_Toc223011216"/>
      <w:bookmarkStart w:id="1116" w:name="_Toc223345729"/>
      <w:bookmarkStart w:id="1117" w:name="_Toc223422774"/>
      <w:bookmarkStart w:id="1118" w:name="_Toc223424660"/>
      <w:bookmarkStart w:id="1119" w:name="_Toc223448690"/>
      <w:bookmarkStart w:id="1120" w:name="_Toc223596189"/>
      <w:bookmarkStart w:id="1121" w:name="_Toc223618710"/>
      <w:bookmarkStart w:id="1122" w:name="_Toc223618869"/>
      <w:bookmarkStart w:id="1123" w:name="_Toc224034816"/>
      <w:bookmarkStart w:id="1124" w:name="_Toc224549426"/>
      <w:bookmarkStart w:id="1125" w:name="_Toc224810144"/>
      <w:bookmarkStart w:id="1126" w:name="_Toc224832523"/>
      <w:bookmarkStart w:id="1127" w:name="_Toc225262589"/>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p>
    <w:p w14:paraId="52686D73" w14:textId="662C89C4" w:rsidR="761A6B14" w:rsidRPr="00BF5845" w:rsidDel="008D66CA" w:rsidRDefault="768EE472" w:rsidP="26F8EC49">
      <w:pPr>
        <w:pStyle w:val="Kop2"/>
        <w:rPr>
          <w:del w:id="1128" w:author="Peter Jansen" w:date="2026-02-17T15:50:00Z" w16du:dateUtc="2026-02-17T14:50:00Z"/>
        </w:rPr>
      </w:pPr>
      <w:del w:id="1129" w:author="Peter Jansen" w:date="2026-02-17T15:50:00Z" w16du:dateUtc="2026-02-17T14:50:00Z">
        <w:r w:rsidRPr="00BF5845" w:rsidDel="008D66CA">
          <w:delText xml:space="preserve">Technische </w:delText>
        </w:r>
        <w:r w:rsidR="001B0066" w:rsidRPr="00BF5845" w:rsidDel="008D66CA">
          <w:delText>architectuur</w:delText>
        </w:r>
        <w:bookmarkStart w:id="1130" w:name="_Toc222819551"/>
        <w:bookmarkStart w:id="1131" w:name="_Toc222999399"/>
        <w:bookmarkStart w:id="1132" w:name="_Toc222999877"/>
        <w:bookmarkStart w:id="1133" w:name="_Toc223011217"/>
        <w:bookmarkStart w:id="1134" w:name="_Toc223345730"/>
        <w:bookmarkStart w:id="1135" w:name="_Toc223422775"/>
        <w:bookmarkStart w:id="1136" w:name="_Toc223424661"/>
        <w:bookmarkStart w:id="1137" w:name="_Toc223448691"/>
        <w:bookmarkStart w:id="1138" w:name="_Toc223596190"/>
        <w:bookmarkStart w:id="1139" w:name="_Toc223618711"/>
        <w:bookmarkStart w:id="1140" w:name="_Toc223618870"/>
        <w:bookmarkStart w:id="1141" w:name="_Toc224034817"/>
        <w:bookmarkStart w:id="1142" w:name="_Toc224549427"/>
        <w:bookmarkStart w:id="1143" w:name="_Toc224810145"/>
        <w:bookmarkStart w:id="1144" w:name="_Toc224832524"/>
        <w:bookmarkStart w:id="1145" w:name="_Toc225262590"/>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del>
    </w:p>
    <w:p w14:paraId="701C65D2" w14:textId="611A484E" w:rsidR="009570D6" w:rsidRPr="003A42A7" w:rsidDel="008D66CA" w:rsidRDefault="00D610EC" w:rsidP="26F8EC49">
      <w:pPr>
        <w:rPr>
          <w:del w:id="1146" w:author="Peter Jansen" w:date="2026-02-17T15:50:00Z" w16du:dateUtc="2026-02-17T14:50:00Z"/>
          <w:highlight w:val="yellow"/>
        </w:rPr>
      </w:pPr>
      <w:del w:id="1147" w:author="Peter Jansen" w:date="2026-02-17T15:50:00Z" w16du:dateUtc="2026-02-17T14:50:00Z">
        <w:r w:rsidRPr="003A42A7" w:rsidDel="008D66CA">
          <w:rPr>
            <w:highlight w:val="yellow"/>
          </w:rPr>
          <w:delText>DHD werkt momenteel in een hybride platform (C#</w:delText>
        </w:r>
        <w:r w:rsidRPr="003A42A7" w:rsidDel="008D66CA">
          <w:rPr>
            <w:rFonts w:ascii="Cambria Math" w:hAnsi="Cambria Math" w:cs="Cambria Math"/>
            <w:highlight w:val="yellow"/>
          </w:rPr>
          <w:delText>‑</w:delText>
        </w:r>
        <w:r w:rsidRPr="003A42A7" w:rsidDel="008D66CA">
          <w:rPr>
            <w:highlight w:val="yellow"/>
          </w:rPr>
          <w:delText>straat + Talend), maar stuurt richting</w:delText>
        </w:r>
        <w:r w:rsidR="009570D6" w:rsidRPr="003A42A7" w:rsidDel="008D66CA">
          <w:rPr>
            <w:highlight w:val="yellow"/>
          </w:rPr>
          <w:delText>:</w:delText>
        </w:r>
        <w:bookmarkStart w:id="1148" w:name="_Toc222819552"/>
        <w:bookmarkStart w:id="1149" w:name="_Toc222999400"/>
        <w:bookmarkStart w:id="1150" w:name="_Toc222999878"/>
        <w:bookmarkStart w:id="1151" w:name="_Toc223011218"/>
        <w:bookmarkStart w:id="1152" w:name="_Toc223345731"/>
        <w:bookmarkStart w:id="1153" w:name="_Toc223422776"/>
        <w:bookmarkStart w:id="1154" w:name="_Toc223424662"/>
        <w:bookmarkStart w:id="1155" w:name="_Toc223448692"/>
        <w:bookmarkStart w:id="1156" w:name="_Toc223596191"/>
        <w:bookmarkStart w:id="1157" w:name="_Toc223618712"/>
        <w:bookmarkStart w:id="1158" w:name="_Toc223618871"/>
        <w:bookmarkStart w:id="1159" w:name="_Toc224034818"/>
        <w:bookmarkStart w:id="1160" w:name="_Toc224549428"/>
        <w:bookmarkStart w:id="1161" w:name="_Toc224810146"/>
        <w:bookmarkStart w:id="1162" w:name="_Toc224832525"/>
        <w:bookmarkStart w:id="1163" w:name="_Toc225262591"/>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del>
    </w:p>
    <w:p w14:paraId="6CA010C2" w14:textId="1161A1F1" w:rsidR="009570D6" w:rsidRPr="003A42A7" w:rsidDel="008D66CA" w:rsidRDefault="00D610EC" w:rsidP="004D21E0">
      <w:pPr>
        <w:pStyle w:val="Lijstalinea"/>
        <w:numPr>
          <w:ilvl w:val="0"/>
          <w:numId w:val="19"/>
        </w:numPr>
        <w:rPr>
          <w:del w:id="1164" w:author="Peter Jansen" w:date="2026-02-17T15:50:00Z" w16du:dateUtc="2026-02-17T14:50:00Z"/>
          <w:highlight w:val="yellow"/>
        </w:rPr>
      </w:pPr>
      <w:commentRangeStart w:id="1165"/>
      <w:del w:id="1166" w:author="Peter Jansen" w:date="2026-02-17T15:50:00Z" w16du:dateUtc="2026-02-17T14:50:00Z">
        <w:r w:rsidRPr="003A42A7" w:rsidDel="008D66CA">
          <w:rPr>
            <w:highlight w:val="yellow"/>
          </w:rPr>
          <w:delText>Azure</w:delText>
        </w:r>
        <w:r w:rsidRPr="003A42A7" w:rsidDel="008D66CA">
          <w:rPr>
            <w:rFonts w:ascii="Cambria Math" w:hAnsi="Cambria Math" w:cs="Cambria Math"/>
            <w:highlight w:val="yellow"/>
          </w:rPr>
          <w:delText>‑</w:delText>
        </w:r>
        <w:r w:rsidRPr="003A42A7" w:rsidDel="008D66CA">
          <w:rPr>
            <w:highlight w:val="yellow"/>
          </w:rPr>
          <w:delText>gebaseerde, modulaire, vendor</w:delText>
        </w:r>
        <w:r w:rsidRPr="003A42A7" w:rsidDel="008D66CA">
          <w:rPr>
            <w:rFonts w:ascii="Cambria Math" w:hAnsi="Cambria Math" w:cs="Cambria Math"/>
            <w:highlight w:val="yellow"/>
          </w:rPr>
          <w:delText>‑</w:delText>
        </w:r>
        <w:r w:rsidRPr="003A42A7" w:rsidDel="008D66CA">
          <w:rPr>
            <w:highlight w:val="yellow"/>
          </w:rPr>
          <w:delText xml:space="preserve">onafhankelijke architectuur, </w:delText>
        </w:r>
        <w:bookmarkStart w:id="1167" w:name="_Toc222819553"/>
        <w:bookmarkStart w:id="1168" w:name="_Toc222999401"/>
        <w:bookmarkStart w:id="1169" w:name="_Toc222999879"/>
        <w:bookmarkStart w:id="1170" w:name="_Toc223011219"/>
        <w:bookmarkStart w:id="1171" w:name="_Toc223345732"/>
        <w:bookmarkStart w:id="1172" w:name="_Toc223422777"/>
        <w:bookmarkStart w:id="1173" w:name="_Toc223424663"/>
        <w:bookmarkStart w:id="1174" w:name="_Toc223448693"/>
        <w:bookmarkStart w:id="1175" w:name="_Toc223596192"/>
        <w:bookmarkStart w:id="1176" w:name="_Toc223618713"/>
        <w:bookmarkStart w:id="1177" w:name="_Toc223618872"/>
        <w:bookmarkStart w:id="1178" w:name="_Toc224034819"/>
        <w:bookmarkStart w:id="1179" w:name="_Toc224549429"/>
        <w:bookmarkStart w:id="1180" w:name="_Toc224810147"/>
        <w:bookmarkStart w:id="1181" w:name="_Toc224832526"/>
        <w:bookmarkStart w:id="1182" w:name="_Toc225262592"/>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del>
    </w:p>
    <w:p w14:paraId="6AA34030" w14:textId="215E79F0" w:rsidR="009570D6" w:rsidRPr="003A42A7" w:rsidDel="008D66CA" w:rsidRDefault="00F479B1" w:rsidP="004D21E0">
      <w:pPr>
        <w:pStyle w:val="Lijstalinea"/>
        <w:numPr>
          <w:ilvl w:val="0"/>
          <w:numId w:val="19"/>
        </w:numPr>
        <w:rPr>
          <w:del w:id="1183" w:author="Peter Jansen" w:date="2026-02-17T15:50:00Z" w16du:dateUtc="2026-02-17T14:50:00Z"/>
          <w:highlight w:val="yellow"/>
        </w:rPr>
      </w:pPr>
      <w:del w:id="1184" w:author="Peter Jansen" w:date="2026-02-17T15:50:00Z" w16du:dateUtc="2026-02-17T14:50:00Z">
        <w:r w:rsidRPr="003A42A7" w:rsidDel="008D66CA">
          <w:rPr>
            <w:highlight w:val="yellow"/>
          </w:rPr>
          <w:delText xml:space="preserve">Procode/highode </w:delText>
        </w:r>
        <w:r w:rsidR="004A58BF" w:rsidRPr="003A42A7" w:rsidDel="008D66CA">
          <w:rPr>
            <w:highlight w:val="yellow"/>
          </w:rPr>
          <w:delText>orkestratie</w:delText>
        </w:r>
        <w:r w:rsidR="00D610EC" w:rsidRPr="003A42A7" w:rsidDel="008D66CA">
          <w:rPr>
            <w:highlight w:val="yellow"/>
          </w:rPr>
          <w:delText xml:space="preserve"> </w:delText>
        </w:r>
        <w:r w:rsidR="00001DB6" w:rsidRPr="003A42A7" w:rsidDel="008D66CA">
          <w:rPr>
            <w:highlight w:val="yellow"/>
          </w:rPr>
          <w:delText xml:space="preserve">op basis van </w:delText>
        </w:r>
        <w:r w:rsidR="00A52B67" w:rsidRPr="003A42A7" w:rsidDel="008D66CA">
          <w:rPr>
            <w:highlight w:val="yellow"/>
          </w:rPr>
          <w:delText>Python (zoals bijvoorbeeld AirF</w:delText>
        </w:r>
        <w:r w:rsidR="00A665F2" w:rsidRPr="003A42A7" w:rsidDel="008D66CA">
          <w:rPr>
            <w:highlight w:val="yellow"/>
          </w:rPr>
          <w:delText>l</w:delText>
        </w:r>
        <w:r w:rsidR="00A52B67" w:rsidRPr="003A42A7" w:rsidDel="008D66CA">
          <w:rPr>
            <w:highlight w:val="yellow"/>
          </w:rPr>
          <w:delText xml:space="preserve">ow </w:delText>
        </w:r>
        <w:r w:rsidR="00A665F2" w:rsidRPr="003A42A7" w:rsidDel="008D66CA">
          <w:rPr>
            <w:highlight w:val="yellow"/>
          </w:rPr>
          <w:delText>of</w:delText>
        </w:r>
        <w:r w:rsidR="00A52B67" w:rsidRPr="003A42A7" w:rsidDel="008D66CA">
          <w:rPr>
            <w:highlight w:val="yellow"/>
          </w:rPr>
          <w:delText xml:space="preserve"> Dagster)</w:delText>
        </w:r>
        <w:r w:rsidR="00EB632F" w:rsidRPr="003A42A7" w:rsidDel="008D66CA">
          <w:rPr>
            <w:highlight w:val="yellow"/>
          </w:rPr>
          <w:delText>,</w:delText>
        </w:r>
        <w:r w:rsidR="00CA30D7" w:rsidRPr="003A42A7" w:rsidDel="008D66CA">
          <w:rPr>
            <w:highlight w:val="yellow"/>
          </w:rPr>
          <w:delText xml:space="preserve"> </w:delText>
        </w:r>
        <w:bookmarkStart w:id="1185" w:name="_Toc222819554"/>
        <w:bookmarkStart w:id="1186" w:name="_Toc222999402"/>
        <w:bookmarkStart w:id="1187" w:name="_Toc222999880"/>
        <w:bookmarkStart w:id="1188" w:name="_Toc223011220"/>
        <w:bookmarkStart w:id="1189" w:name="_Toc223345733"/>
        <w:bookmarkStart w:id="1190" w:name="_Toc223422778"/>
        <w:bookmarkStart w:id="1191" w:name="_Toc223424664"/>
        <w:bookmarkStart w:id="1192" w:name="_Toc223448694"/>
        <w:bookmarkStart w:id="1193" w:name="_Toc223596193"/>
        <w:bookmarkStart w:id="1194" w:name="_Toc223618714"/>
        <w:bookmarkStart w:id="1195" w:name="_Toc223618873"/>
        <w:bookmarkStart w:id="1196" w:name="_Toc224034820"/>
        <w:bookmarkStart w:id="1197" w:name="_Toc224549430"/>
        <w:bookmarkStart w:id="1198" w:name="_Toc224810148"/>
        <w:bookmarkStart w:id="1199" w:name="_Toc224832527"/>
        <w:bookmarkStart w:id="1200" w:name="_Toc225262593"/>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del>
    </w:p>
    <w:p w14:paraId="72F23B45" w14:textId="639CDC6F" w:rsidR="009570D6" w:rsidRPr="003A42A7" w:rsidDel="008D66CA" w:rsidRDefault="00456448" w:rsidP="004D21E0">
      <w:pPr>
        <w:pStyle w:val="Lijstalinea"/>
        <w:numPr>
          <w:ilvl w:val="0"/>
          <w:numId w:val="19"/>
        </w:numPr>
        <w:rPr>
          <w:del w:id="1201" w:author="Peter Jansen" w:date="2026-02-17T15:50:00Z" w16du:dateUtc="2026-02-17T14:50:00Z"/>
          <w:highlight w:val="yellow"/>
        </w:rPr>
      </w:pPr>
      <w:del w:id="1202" w:author="Peter Jansen" w:date="2026-02-17T15:50:00Z" w16du:dateUtc="2026-02-17T14:50:00Z">
        <w:r w:rsidRPr="003A42A7" w:rsidDel="008D66CA">
          <w:rPr>
            <w:highlight w:val="yellow"/>
          </w:rPr>
          <w:lastRenderedPageBreak/>
          <w:delText>S</w:delText>
        </w:r>
        <w:r w:rsidR="009570D6" w:rsidRPr="003A42A7" w:rsidDel="008D66CA">
          <w:rPr>
            <w:highlight w:val="yellow"/>
          </w:rPr>
          <w:delText>chaalbare</w:delText>
        </w:r>
        <w:r w:rsidR="00EB632F" w:rsidRPr="003A42A7" w:rsidDel="008D66CA">
          <w:rPr>
            <w:highlight w:val="yellow"/>
          </w:rPr>
          <w:delText xml:space="preserve"> hosting op basis van container technologie</w:delText>
        </w:r>
        <w:r w:rsidR="00A52B67" w:rsidRPr="003A42A7" w:rsidDel="008D66CA">
          <w:rPr>
            <w:highlight w:val="yellow"/>
          </w:rPr>
          <w:delText xml:space="preserve"> </w:delText>
        </w:r>
        <w:r w:rsidR="00D610EC" w:rsidRPr="003A42A7" w:rsidDel="008D66CA">
          <w:rPr>
            <w:highlight w:val="yellow"/>
          </w:rPr>
          <w:delText>en uniforme data</w:delText>
        </w:r>
        <w:r w:rsidR="00D610EC" w:rsidRPr="003A42A7" w:rsidDel="008D66CA">
          <w:rPr>
            <w:rFonts w:ascii="Cambria Math" w:hAnsi="Cambria Math" w:cs="Cambria Math"/>
            <w:highlight w:val="yellow"/>
          </w:rPr>
          <w:delText>‑</w:delText>
        </w:r>
        <w:r w:rsidR="00D610EC" w:rsidRPr="003A42A7" w:rsidDel="008D66CA">
          <w:rPr>
            <w:highlight w:val="yellow"/>
          </w:rPr>
          <w:delText xml:space="preserve">opslag in Azure Storage &amp; SQL MI. </w:delText>
        </w:r>
        <w:bookmarkStart w:id="1203" w:name="_Toc222819555"/>
        <w:bookmarkStart w:id="1204" w:name="_Toc222999403"/>
        <w:bookmarkStart w:id="1205" w:name="_Toc222999881"/>
        <w:bookmarkStart w:id="1206" w:name="_Toc223011221"/>
        <w:bookmarkStart w:id="1207" w:name="_Toc223345734"/>
        <w:bookmarkStart w:id="1208" w:name="_Toc223422779"/>
        <w:bookmarkStart w:id="1209" w:name="_Toc223424665"/>
        <w:bookmarkStart w:id="1210" w:name="_Toc223448695"/>
        <w:bookmarkStart w:id="1211" w:name="_Toc223596194"/>
        <w:bookmarkStart w:id="1212" w:name="_Toc223618715"/>
        <w:bookmarkStart w:id="1213" w:name="_Toc223618874"/>
        <w:bookmarkStart w:id="1214" w:name="_Toc224034821"/>
        <w:bookmarkStart w:id="1215" w:name="_Toc224549431"/>
        <w:bookmarkStart w:id="1216" w:name="_Toc224810149"/>
        <w:bookmarkStart w:id="1217" w:name="_Toc224832528"/>
        <w:bookmarkStart w:id="1218" w:name="_Toc225262594"/>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commentRangeEnd w:id="1165"/>
        <w:r w:rsidR="001B0066" w:rsidRPr="003A42A7" w:rsidDel="008D66CA">
          <w:rPr>
            <w:rStyle w:val="Verwijzingopmerking"/>
            <w:sz w:val="22"/>
            <w:szCs w:val="20"/>
            <w:highlight w:val="yellow"/>
          </w:rPr>
          <w:commentReference w:id="1165"/>
        </w:r>
      </w:del>
    </w:p>
    <w:p w14:paraId="490BD27A" w14:textId="13C17EB8" w:rsidR="00456448" w:rsidRPr="00BF5845" w:rsidDel="008D66CA" w:rsidRDefault="00456448" w:rsidP="00456448">
      <w:pPr>
        <w:pStyle w:val="Lijstalinea"/>
        <w:rPr>
          <w:del w:id="1219" w:author="Peter Jansen" w:date="2026-02-17T15:50:00Z" w16du:dateUtc="2026-02-17T14:50:00Z"/>
        </w:rPr>
      </w:pPr>
      <w:bookmarkStart w:id="1220" w:name="_Toc222819556"/>
      <w:bookmarkStart w:id="1221" w:name="_Toc222999404"/>
      <w:bookmarkStart w:id="1222" w:name="_Toc222999882"/>
      <w:bookmarkStart w:id="1223" w:name="_Toc223011222"/>
      <w:bookmarkStart w:id="1224" w:name="_Toc223345735"/>
      <w:bookmarkStart w:id="1225" w:name="_Toc223422780"/>
      <w:bookmarkStart w:id="1226" w:name="_Toc223424666"/>
      <w:bookmarkStart w:id="1227" w:name="_Toc223448696"/>
      <w:bookmarkStart w:id="1228" w:name="_Toc223596195"/>
      <w:bookmarkStart w:id="1229" w:name="_Toc223618716"/>
      <w:bookmarkStart w:id="1230" w:name="_Toc223618875"/>
      <w:bookmarkStart w:id="1231" w:name="_Toc224034822"/>
      <w:bookmarkStart w:id="1232" w:name="_Toc224549432"/>
      <w:bookmarkStart w:id="1233" w:name="_Toc224810150"/>
      <w:bookmarkStart w:id="1234" w:name="_Toc224832529"/>
      <w:bookmarkStart w:id="1235" w:name="_Toc225262595"/>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p>
    <w:p w14:paraId="5599162D" w14:textId="71DE61D0" w:rsidR="00644216" w:rsidRPr="00BF5845" w:rsidDel="008D66CA" w:rsidRDefault="008E51EA" w:rsidP="26F8EC49">
      <w:pPr>
        <w:rPr>
          <w:del w:id="1236" w:author="Peter Jansen" w:date="2026-02-17T15:50:00Z" w16du:dateUtc="2026-02-17T14:50:00Z"/>
        </w:rPr>
      </w:pPr>
      <w:del w:id="1237" w:author="Peter Jansen" w:date="2026-02-17T15:50:00Z" w16du:dateUtc="2026-02-17T14:50:00Z">
        <w:r w:rsidRPr="00BF5845" w:rsidDel="008D66CA">
          <w:delText>Daarbij horen ook het toepassen van moderne industriestandaards en</w:delText>
        </w:r>
        <w:r w:rsidR="00367503" w:rsidRPr="00BF5845" w:rsidDel="008D66CA">
          <w:delText xml:space="preserve"> best-practices</w:delText>
        </w:r>
        <w:r w:rsidR="001B7824" w:rsidRPr="00BF5845" w:rsidDel="008D66CA">
          <w:delText>, bijvoorbeeld op het gebied van Continuous Delivery.</w:delText>
        </w:r>
        <w:r w:rsidRPr="00BF5845" w:rsidDel="008D66CA">
          <w:delText xml:space="preserve"> </w:delText>
        </w:r>
        <w:r w:rsidR="008F0ABF" w:rsidRPr="00BF5845" w:rsidDel="008D66CA">
          <w:delText>H</w:delText>
        </w:r>
        <w:r w:rsidR="00D610EC" w:rsidRPr="00BF5845" w:rsidDel="008D66CA">
          <w:delText>et doel is een Lakehouse</w:delText>
        </w:r>
        <w:r w:rsidR="00D610EC" w:rsidRPr="00BF5845" w:rsidDel="008D66CA">
          <w:rPr>
            <w:rFonts w:ascii="Cambria Math" w:hAnsi="Cambria Math" w:cs="Cambria Math"/>
          </w:rPr>
          <w:delText>‑</w:delText>
        </w:r>
        <w:r w:rsidR="00D610EC" w:rsidRPr="00BF5845" w:rsidDel="008D66CA">
          <w:delText>achtige architectuur die schaalbaar, eenvoudig onderhoudbaar en toekoms</w:delText>
        </w:r>
        <w:r w:rsidR="001B7824" w:rsidRPr="00BF5845" w:rsidDel="008D66CA">
          <w:delText>tbestendig</w:delText>
        </w:r>
        <w:r w:rsidR="004A4D3F" w:rsidRPr="00BF5845" w:rsidDel="008D66CA">
          <w:delText xml:space="preserve"> is</w:delText>
        </w:r>
        <w:r w:rsidR="00D610EC" w:rsidRPr="00BF5845" w:rsidDel="008D66CA">
          <w:delText>.</w:delText>
        </w:r>
        <w:bookmarkStart w:id="1238" w:name="_Toc222819557"/>
        <w:bookmarkStart w:id="1239" w:name="_Toc222999405"/>
        <w:bookmarkStart w:id="1240" w:name="_Toc222999883"/>
        <w:bookmarkStart w:id="1241" w:name="_Toc223011223"/>
        <w:bookmarkStart w:id="1242" w:name="_Toc223345736"/>
        <w:bookmarkStart w:id="1243" w:name="_Toc223422781"/>
        <w:bookmarkStart w:id="1244" w:name="_Toc223424667"/>
        <w:bookmarkStart w:id="1245" w:name="_Toc223448697"/>
        <w:bookmarkStart w:id="1246" w:name="_Toc223596196"/>
        <w:bookmarkStart w:id="1247" w:name="_Toc223618717"/>
        <w:bookmarkStart w:id="1248" w:name="_Toc223618876"/>
        <w:bookmarkStart w:id="1249" w:name="_Toc224034823"/>
        <w:bookmarkStart w:id="1250" w:name="_Toc224549433"/>
        <w:bookmarkStart w:id="1251" w:name="_Toc224810151"/>
        <w:bookmarkStart w:id="1252" w:name="_Toc224832530"/>
        <w:bookmarkStart w:id="1253" w:name="_Toc225262596"/>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del>
    </w:p>
    <w:p w14:paraId="28215152" w14:textId="1563072F" w:rsidR="00A7545E" w:rsidRPr="00BF5845" w:rsidDel="008D66CA" w:rsidRDefault="00A7545E" w:rsidP="26F8EC49">
      <w:pPr>
        <w:rPr>
          <w:del w:id="1254" w:author="Peter Jansen" w:date="2026-02-17T15:50:00Z" w16du:dateUtc="2026-02-17T14:50:00Z"/>
        </w:rPr>
      </w:pPr>
      <w:bookmarkStart w:id="1255" w:name="_Toc222819558"/>
      <w:bookmarkStart w:id="1256" w:name="_Toc222999406"/>
      <w:bookmarkStart w:id="1257" w:name="_Toc222999884"/>
      <w:bookmarkStart w:id="1258" w:name="_Toc223011224"/>
      <w:bookmarkStart w:id="1259" w:name="_Toc223345737"/>
      <w:bookmarkStart w:id="1260" w:name="_Toc223422782"/>
      <w:bookmarkStart w:id="1261" w:name="_Toc223424668"/>
      <w:bookmarkStart w:id="1262" w:name="_Toc223448698"/>
      <w:bookmarkStart w:id="1263" w:name="_Toc223596197"/>
      <w:bookmarkStart w:id="1264" w:name="_Toc223618718"/>
      <w:bookmarkStart w:id="1265" w:name="_Toc223618877"/>
      <w:bookmarkStart w:id="1266" w:name="_Toc224034824"/>
      <w:bookmarkStart w:id="1267" w:name="_Toc224549434"/>
      <w:bookmarkStart w:id="1268" w:name="_Toc224810152"/>
      <w:bookmarkStart w:id="1269" w:name="_Toc224832531"/>
      <w:bookmarkStart w:id="1270" w:name="_Toc225262597"/>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p>
    <w:p w14:paraId="2BBC3FE7" w14:textId="5854EB6F" w:rsidR="009C2661" w:rsidRPr="00BF5845" w:rsidRDefault="00A01C5E" w:rsidP="009C2661">
      <w:pPr>
        <w:pStyle w:val="Kop2"/>
      </w:pPr>
      <w:bookmarkStart w:id="1271" w:name="_Toc225262598"/>
      <w:r w:rsidRPr="00BF5845">
        <w:t>Projectie</w:t>
      </w:r>
      <w:r w:rsidR="009C2661" w:rsidRPr="00BF5845">
        <w:t xml:space="preserve"> scope op modulaire architectuur</w:t>
      </w:r>
      <w:bookmarkEnd w:id="1271"/>
    </w:p>
    <w:p w14:paraId="2AEF7FB9" w14:textId="0D7C6D8D" w:rsidR="009C2661" w:rsidRPr="00BF5845" w:rsidRDefault="00A01C5E" w:rsidP="00D54F79">
      <w:pPr>
        <w:keepNext/>
      </w:pPr>
      <w:r w:rsidRPr="00BF5845">
        <w:t>Wanneer de</w:t>
      </w:r>
      <w:r w:rsidR="00B77B3F" w:rsidRPr="00BF5845">
        <w:t xml:space="preserve"> </w:t>
      </w:r>
      <w:ins w:id="1272" w:author="Peter Jansen" w:date="2026-02-19T12:55:00Z" w16du:dateUtc="2026-02-19T11:55:00Z">
        <w:r w:rsidR="001109FF">
          <w:t xml:space="preserve">functionele </w:t>
        </w:r>
      </w:ins>
      <w:commentRangeStart w:id="1273"/>
      <w:r w:rsidR="00B77B3F" w:rsidRPr="00BF5845">
        <w:t>modules</w:t>
      </w:r>
      <w:commentRangeEnd w:id="1273"/>
      <w:r w:rsidRPr="00BF5845">
        <w:rPr>
          <w:rStyle w:val="Verwijzingopmerking"/>
          <w:sz w:val="22"/>
          <w:szCs w:val="20"/>
        </w:rPr>
        <w:commentReference w:id="1273"/>
      </w:r>
      <w:r w:rsidR="00B77B3F" w:rsidRPr="00BF5845">
        <w:t xml:space="preserve"> geplot worden binnen een typische ETL/</w:t>
      </w:r>
      <w:proofErr w:type="spellStart"/>
      <w:r w:rsidR="00B77B3F" w:rsidRPr="00BF5845">
        <w:t>Lakehouse</w:t>
      </w:r>
      <w:proofErr w:type="spellEnd"/>
      <w:r w:rsidR="00B77B3F" w:rsidRPr="00BF5845">
        <w:t xml:space="preserve"> architectuur </w:t>
      </w:r>
      <w:r w:rsidR="0033687F" w:rsidRPr="00BF5845">
        <w:t>en de scope van het project in</w:t>
      </w:r>
      <w:r w:rsidR="00994C21" w:rsidRPr="00BF5845">
        <w:t xml:space="preserve"> de </w:t>
      </w:r>
      <w:r w:rsidR="6218473B" w:rsidRPr="00BF5845">
        <w:t>DHD-context</w:t>
      </w:r>
      <w:r w:rsidR="0033687F" w:rsidRPr="00BF5845">
        <w:t xml:space="preserve"> ogenschouw wordt geno</w:t>
      </w:r>
      <w:r w:rsidR="00994C21" w:rsidRPr="00BF5845">
        <w:t>men dan ontstaat onderstaande afbeelding.</w:t>
      </w:r>
    </w:p>
    <w:p w14:paraId="519FD102" w14:textId="0DD55CA4" w:rsidR="00437DDE" w:rsidRPr="00BF5845" w:rsidRDefault="00437DDE" w:rsidP="00D54F79">
      <w:pPr>
        <w:keepNext/>
      </w:pPr>
      <w:ins w:id="1274" w:author="Microsoft Word" w:date="2026-03-12T11:34:00Z" w16du:dateUtc="2026-03-12T10:34:00Z">
        <w:del w:id="1275" w:author="Microsoft Word" w:date="2026-03-12T11:35:00Z" w16du:dateUtc="2026-03-12T10:35:00Z">
          <w:r w:rsidRPr="00437DDE">
            <w:rPr>
              <w:noProof/>
            </w:rPr>
            <mc:AlternateContent>
              <mc:Choice Requires="wpg">
                <w:drawing>
                  <wp:anchor distT="0" distB="0" distL="114300" distR="114300" simplePos="0" relativeHeight="251658240" behindDoc="0" locked="0" layoutInCell="1" allowOverlap="1" wp14:anchorId="4D02EEE4" wp14:editId="049383AA">
                    <wp:simplePos x="0" y="0"/>
                    <wp:positionH relativeFrom="column">
                      <wp:posOffset>0</wp:posOffset>
                    </wp:positionH>
                    <wp:positionV relativeFrom="paragraph">
                      <wp:posOffset>19050</wp:posOffset>
                    </wp:positionV>
                    <wp:extent cx="17641193" cy="8769337"/>
                    <wp:effectExtent l="0" t="19050" r="18415" b="0"/>
                    <wp:wrapNone/>
                    <wp:docPr id="1284188975" name="Group 139"/>
                    <wp:cNvGraphicFramePr/>
                    <a:graphic xmlns:a="http://schemas.openxmlformats.org/drawingml/2006/main">
                      <a:graphicData uri="http://schemas.microsoft.com/office/word/2010/wordprocessingGroup">
                        <wpg:wgp>
                          <wpg:cNvGrpSpPr/>
                          <wpg:grpSpPr>
                            <a:xfrm>
                              <a:off x="0" y="0"/>
                              <a:ext cx="17641193" cy="8769337"/>
                              <a:chOff x="0" y="0"/>
                              <a:chExt cx="17641193" cy="8769337"/>
                            </a:xfrm>
                          </wpg:grpSpPr>
                          <wps:wsp>
                            <wps:cNvPr id="2048018177" name="Rectangle 2048018177"/>
                            <wps:cNvSpPr/>
                            <wps:spPr>
                              <a:xfrm>
                                <a:off x="930760" y="1451474"/>
                                <a:ext cx="12679417" cy="4307041"/>
                              </a:xfrm>
                              <a:prstGeom prst="rect">
                                <a:avLst/>
                              </a:pr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wps:spPr>
                            <wps:txbx>
                              <w:txbxContent>
                                <w:p w14:paraId="565E8FA1" w14:textId="1067A727" w:rsidR="008678A9" w:rsidRDefault="008678A9" w:rsidP="00437DDE">
                                  <w:pPr>
                                    <w:textAlignment w:val="baseline"/>
                                    <w:rPr>
                                      <w:rFonts w:ascii="Calibri" w:hAnsi="Calibri"/>
                                      <w:b/>
                                      <w:bCs/>
                                      <w:color w:val="FFFFFF"/>
                                      <w:kern w:val="24"/>
                                      <w:sz w:val="40"/>
                                      <w:szCs w:val="40"/>
                                      <w14:ligatures w14:val="none"/>
                                    </w:rPr>
                                  </w:pPr>
                                </w:p>
                                <w:p w14:paraId="04B90169" w14:textId="2C9E5A14" w:rsidR="00437DDE" w:rsidRDefault="00437DDE" w:rsidP="00437DDE">
                                  <w:pPr>
                                    <w:textAlignment w:val="baseline"/>
                                  </w:pPr>
                                  <w:r>
                                    <w:rPr>
                                      <w:rFonts w:ascii="Calibri" w:hAnsi="Calibri"/>
                                      <w:b/>
                                      <w:color w:val="FFFFFF"/>
                                      <w:kern w:val="24"/>
                                      <w:sz w:val="40"/>
                                      <w:szCs w:val="40"/>
                                    </w:rPr>
                                    <w:t>Lakehouse</w:t>
                                  </w:r>
                                </w:p>
                              </w:txbxContent>
                            </wps:txbx>
                            <wps:bodyPr rtlCol="0" anchor="t"/>
                          </wps:wsp>
                          <wps:wsp>
                            <wps:cNvPr id="512082373" name="Rectangle 512082373"/>
                            <wps:cNvSpPr/>
                            <wps:spPr>
                              <a:xfrm>
                                <a:off x="9227877" y="2142566"/>
                                <a:ext cx="4203514" cy="3314231"/>
                              </a:xfrm>
                              <a:prstGeom prst="rect">
                                <a:avLst/>
                              </a:pr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wps:spPr>
                            <wps:txbx>
                              <w:txbxContent>
                                <w:p w14:paraId="4877DE87" w14:textId="7384415B" w:rsidR="008678A9" w:rsidRDefault="008678A9" w:rsidP="00437DDE">
                                  <w:pPr>
                                    <w:jc w:val="center"/>
                                    <w:textAlignment w:val="baseline"/>
                                    <w:rPr>
                                      <w:rFonts w:ascii="Calibri" w:hAnsi="Calibri"/>
                                      <w:b/>
                                      <w:bCs/>
                                      <w:color w:val="FFFFFF"/>
                                      <w:kern w:val="24"/>
                                      <w:sz w:val="40"/>
                                      <w:szCs w:val="40"/>
                                      <w14:ligatures w14:val="none"/>
                                    </w:rPr>
                                  </w:pPr>
                                </w:p>
                                <w:p w14:paraId="39A0C286" w14:textId="51F27D04" w:rsidR="00437DDE" w:rsidRDefault="00437DDE" w:rsidP="00437DDE">
                                  <w:pPr>
                                    <w:jc w:val="center"/>
                                    <w:textAlignment w:val="baseline"/>
                                  </w:pPr>
                                  <w:r>
                                    <w:rPr>
                                      <w:rFonts w:ascii="Calibri" w:hAnsi="Calibri"/>
                                      <w:b/>
                                      <w:color w:val="FFFFFF"/>
                                      <w:kern w:val="24"/>
                                      <w:sz w:val="40"/>
                                      <w:szCs w:val="40"/>
                                    </w:rPr>
                                    <w:t>DWH</w:t>
                                  </w:r>
                                </w:p>
                              </w:txbxContent>
                            </wps:txbx>
                            <wps:bodyPr rtlCol="0" anchor="t"/>
                          </wps:wsp>
                          <wps:wsp>
                            <wps:cNvPr id="1542234917" name="Rectangle 1542234917"/>
                            <wps:cNvSpPr/>
                            <wps:spPr>
                              <a:xfrm>
                                <a:off x="9343954" y="5489674"/>
                                <a:ext cx="1889763" cy="1837189"/>
                              </a:xfrm>
                              <a:prstGeom prst="rect">
                                <a:avLst/>
                              </a:prstGeom>
                              <a:gradFill rotWithShape="1">
                                <a:gsLst>
                                  <a:gs pos="0">
                                    <a:srgbClr val="5B9BD5">
                                      <a:lumMod val="110000"/>
                                      <a:satMod val="105000"/>
                                      <a:tint val="67000"/>
                                    </a:srgbClr>
                                  </a:gs>
                                  <a:gs pos="50000">
                                    <a:srgbClr val="5B9BD5">
                                      <a:lumMod val="105000"/>
                                      <a:satMod val="103000"/>
                                      <a:tint val="73000"/>
                                    </a:srgbClr>
                                  </a:gs>
                                  <a:gs pos="100000">
                                    <a:srgbClr val="5B9BD5">
                                      <a:lumMod val="105000"/>
                                      <a:satMod val="109000"/>
                                      <a:tint val="81000"/>
                                    </a:srgbClr>
                                  </a:gs>
                                </a:gsLst>
                                <a:lin ang="5400000" scaled="0"/>
                              </a:gradFill>
                              <a:ln w="6350" cap="flat" cmpd="sng" algn="ctr">
                                <a:solidFill>
                                  <a:srgbClr val="5B9BD5"/>
                                </a:solidFill>
                                <a:prstDash val="solid"/>
                                <a:miter lim="800000"/>
                              </a:ln>
                              <a:effectLst/>
                            </wps:spPr>
                            <wps:bodyPr rtlCol="0" anchor="b"/>
                          </wps:wsp>
                          <wps:wsp>
                            <wps:cNvPr id="1869072733" name="Rectangle 1869072733"/>
                            <wps:cNvSpPr/>
                            <wps:spPr>
                              <a:xfrm>
                                <a:off x="1042325" y="2143530"/>
                                <a:ext cx="8082707" cy="3314229"/>
                              </a:xfrm>
                              <a:prstGeom prst="rect">
                                <a:avLst/>
                              </a:pr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wps:spPr>
                            <wps:txbx>
                              <w:txbxContent>
                                <w:p w14:paraId="67537495" w14:textId="33CC371F" w:rsidR="008678A9" w:rsidRDefault="008678A9" w:rsidP="00437DDE">
                                  <w:pPr>
                                    <w:jc w:val="center"/>
                                    <w:textAlignment w:val="baseline"/>
                                    <w:rPr>
                                      <w:rFonts w:ascii="Calibri" w:hAnsi="Calibri"/>
                                      <w:b/>
                                      <w:bCs/>
                                      <w:color w:val="FFFFFF"/>
                                      <w:kern w:val="24"/>
                                      <w:sz w:val="40"/>
                                      <w:szCs w:val="40"/>
                                      <w14:ligatures w14:val="none"/>
                                    </w:rPr>
                                  </w:pPr>
                                </w:p>
                                <w:p w14:paraId="07AC532C" w14:textId="5EB2F4CB" w:rsidR="00437DDE" w:rsidRDefault="00437DDE" w:rsidP="00437DDE">
                                  <w:pPr>
                                    <w:jc w:val="center"/>
                                    <w:textAlignment w:val="baseline"/>
                                  </w:pPr>
                                  <w:r>
                                    <w:rPr>
                                      <w:rFonts w:ascii="Calibri" w:hAnsi="Calibri"/>
                                      <w:b/>
                                      <w:color w:val="FFFFFF"/>
                                      <w:kern w:val="24"/>
                                      <w:sz w:val="40"/>
                                      <w:szCs w:val="40"/>
                                    </w:rPr>
                                    <w:t>ETL-Straat</w:t>
                                  </w:r>
                                </w:p>
                              </w:txbxContent>
                            </wps:txbx>
                            <wps:bodyPr rtlCol="0" anchor="t"/>
                          </wps:wsp>
                          <wps:wsp>
                            <wps:cNvPr id="1438843789" name="TextBox 102"/>
                            <wps:cNvSpPr txBox="1"/>
                            <wps:spPr>
                              <a:xfrm>
                                <a:off x="4632755" y="8142592"/>
                                <a:ext cx="984885" cy="626745"/>
                              </a:xfrm>
                              <a:prstGeom prst="rect">
                                <a:avLst/>
                              </a:prstGeom>
                              <a:noFill/>
                              <a:effectLst/>
                            </wps:spPr>
                            <wps:txbx>
                              <w:txbxContent>
                                <w:p w14:paraId="78FF66B1" w14:textId="3C6B6BDD" w:rsidR="008678A9" w:rsidRDefault="008678A9" w:rsidP="00437DDE">
                                  <w:pPr>
                                    <w:textAlignment w:val="baseline"/>
                                    <w:rPr>
                                      <w:rFonts w:ascii="Calibri" w:hAnsi="Calibri"/>
                                      <w:color w:val="000000"/>
                                      <w:kern w:val="24"/>
                                      <w:sz w:val="32"/>
                                      <w:szCs w:val="32"/>
                                      <w14:ligatures w14:val="none"/>
                                    </w:rPr>
                                  </w:pPr>
                                </w:p>
                                <w:p w14:paraId="79139ED7" w14:textId="1265F0A2" w:rsidR="00437DDE" w:rsidRDefault="00437DDE" w:rsidP="00437DDE">
                                  <w:pPr>
                                    <w:textAlignment w:val="baseline"/>
                                  </w:pPr>
                                  <w:r>
                                    <w:rPr>
                                      <w:rFonts w:ascii="Calibri" w:hAnsi="Calibri"/>
                                      <w:color w:val="000000"/>
                                      <w:kern w:val="24"/>
                                      <w:sz w:val="32"/>
                                      <w:szCs w:val="32"/>
                                    </w:rPr>
                                    <w:t>Metadata</w:t>
                                  </w:r>
                                </w:p>
                              </w:txbxContent>
                            </wps:txbx>
                            <wps:bodyPr wrap="none" rtlCol="0">
                              <a:spAutoFit/>
                            </wps:bodyPr>
                          </wps:wsp>
                          <wps:wsp>
                            <wps:cNvPr id="1034642548" name="TextBox 104"/>
                            <wps:cNvSpPr txBox="1"/>
                            <wps:spPr>
                              <a:xfrm>
                                <a:off x="5578966" y="8136382"/>
                                <a:ext cx="1793875" cy="626745"/>
                              </a:xfrm>
                              <a:prstGeom prst="rect">
                                <a:avLst/>
                              </a:prstGeom>
                              <a:noFill/>
                              <a:effectLst/>
                            </wps:spPr>
                            <wps:txbx>
                              <w:txbxContent>
                                <w:p w14:paraId="00C198C4" w14:textId="0015E1B1" w:rsidR="008678A9" w:rsidRDefault="008678A9" w:rsidP="00437DDE">
                                  <w:pPr>
                                    <w:textAlignment w:val="baseline"/>
                                    <w:rPr>
                                      <w:rFonts w:ascii="Calibri" w:hAnsi="Calibri"/>
                                      <w:color w:val="000000"/>
                                      <w:kern w:val="24"/>
                                      <w:sz w:val="32"/>
                                      <w:szCs w:val="32"/>
                                      <w14:ligatures w14:val="none"/>
                                    </w:rPr>
                                  </w:pPr>
                                </w:p>
                                <w:p w14:paraId="1E0E5805" w14:textId="6BCD2501" w:rsidR="00437DDE" w:rsidRDefault="00437DDE" w:rsidP="00437DDE">
                                  <w:pPr>
                                    <w:textAlignment w:val="baseline"/>
                                  </w:pPr>
                                  <w:r>
                                    <w:rPr>
                                      <w:rFonts w:ascii="Calibri" w:hAnsi="Calibri"/>
                                      <w:color w:val="000000"/>
                                      <w:kern w:val="24"/>
                                      <w:sz w:val="32"/>
                                      <w:szCs w:val="32"/>
                                    </w:rPr>
                                    <w:t>Functionele logging</w:t>
                                  </w:r>
                                </w:p>
                              </w:txbxContent>
                            </wps:txbx>
                            <wps:bodyPr wrap="none" rtlCol="0">
                              <a:spAutoFit/>
                            </wps:bodyPr>
                          </wps:wsp>
                          <wps:wsp>
                            <wps:cNvPr id="54150419" name="Arrow: Left-Right 54150419"/>
                            <wps:cNvSpPr/>
                            <wps:spPr>
                              <a:xfrm>
                                <a:off x="2665791" y="7427449"/>
                                <a:ext cx="6854078" cy="652410"/>
                              </a:xfrm>
                              <a:prstGeom prst="leftRightArrow">
                                <a:avLst/>
                              </a:pr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wps:spPr>
                            <wps:bodyPr rtlCol="0" anchor="ctr"/>
                          </wps:wsp>
                          <wps:wsp>
                            <wps:cNvPr id="1374896448" name="Rectangle 1374896448"/>
                            <wps:cNvSpPr/>
                            <wps:spPr>
                              <a:xfrm>
                                <a:off x="7066293" y="5558350"/>
                                <a:ext cx="1917111" cy="1771992"/>
                              </a:xfrm>
                              <a:prstGeom prst="rect">
                                <a:avLst/>
                              </a:prstGeom>
                              <a:gradFill rotWithShape="1">
                                <a:gsLst>
                                  <a:gs pos="0">
                                    <a:srgbClr val="5B9BD5">
                                      <a:lumMod val="110000"/>
                                      <a:satMod val="105000"/>
                                      <a:tint val="67000"/>
                                    </a:srgbClr>
                                  </a:gs>
                                  <a:gs pos="50000">
                                    <a:srgbClr val="5B9BD5">
                                      <a:lumMod val="105000"/>
                                      <a:satMod val="103000"/>
                                      <a:tint val="73000"/>
                                    </a:srgbClr>
                                  </a:gs>
                                  <a:gs pos="100000">
                                    <a:srgbClr val="5B9BD5">
                                      <a:lumMod val="105000"/>
                                      <a:satMod val="109000"/>
                                      <a:tint val="81000"/>
                                    </a:srgbClr>
                                  </a:gs>
                                </a:gsLst>
                                <a:lin ang="5400000" scaled="0"/>
                              </a:gradFill>
                              <a:ln w="6350" cap="flat" cmpd="sng" algn="ctr">
                                <a:solidFill>
                                  <a:srgbClr val="5B9BD5"/>
                                </a:solidFill>
                                <a:prstDash val="solid"/>
                                <a:miter lim="800000"/>
                              </a:ln>
                              <a:effectLst/>
                            </wps:spPr>
                            <wps:bodyPr rtlCol="0" anchor="b"/>
                          </wps:wsp>
                          <wps:wsp>
                            <wps:cNvPr id="339780136" name="Rectangle 339780136"/>
                            <wps:cNvSpPr/>
                            <wps:spPr>
                              <a:xfrm>
                                <a:off x="7077234" y="3193447"/>
                                <a:ext cx="1893625" cy="2193237"/>
                              </a:xfrm>
                              <a:prstGeom prst="rect">
                                <a:avLst/>
                              </a:prstGeom>
                              <a:gradFill rotWithShape="1">
                                <a:gsLst>
                                  <a:gs pos="0">
                                    <a:srgbClr val="5B9BD5">
                                      <a:lumMod val="110000"/>
                                      <a:satMod val="105000"/>
                                      <a:tint val="67000"/>
                                    </a:srgbClr>
                                  </a:gs>
                                  <a:gs pos="50000">
                                    <a:srgbClr val="5B9BD5">
                                      <a:lumMod val="105000"/>
                                      <a:satMod val="103000"/>
                                      <a:tint val="73000"/>
                                    </a:srgbClr>
                                  </a:gs>
                                  <a:gs pos="100000">
                                    <a:srgbClr val="5B9BD5">
                                      <a:lumMod val="105000"/>
                                      <a:satMod val="109000"/>
                                      <a:tint val="81000"/>
                                    </a:srgbClr>
                                  </a:gs>
                                </a:gsLst>
                                <a:lin ang="5400000" scaled="0"/>
                              </a:gradFill>
                              <a:ln w="6350" cap="flat" cmpd="sng" algn="ctr">
                                <a:solidFill>
                                  <a:srgbClr val="5B9BD5"/>
                                </a:solidFill>
                                <a:prstDash val="solid"/>
                                <a:miter lim="800000"/>
                              </a:ln>
                              <a:effectLst/>
                            </wps:spPr>
                            <wps:txbx>
                              <w:txbxContent>
                                <w:p w14:paraId="27536FDE" w14:textId="6280060F" w:rsidR="008678A9" w:rsidRDefault="008678A9" w:rsidP="00437DDE">
                                  <w:pPr>
                                    <w:jc w:val="center"/>
                                    <w:textAlignment w:val="baseline"/>
                                    <w:rPr>
                                      <w:rFonts w:ascii="Calibri" w:hAnsi="Calibri"/>
                                      <w:b/>
                                      <w:bCs/>
                                      <w:color w:val="000000"/>
                                      <w:kern w:val="24"/>
                                      <w:sz w:val="40"/>
                                      <w:szCs w:val="40"/>
                                      <w14:ligatures w14:val="none"/>
                                    </w:rPr>
                                  </w:pPr>
                                </w:p>
                                <w:p w14:paraId="46F75188" w14:textId="3811935F" w:rsidR="00437DDE" w:rsidRDefault="00437DDE" w:rsidP="00437DDE">
                                  <w:pPr>
                                    <w:jc w:val="center"/>
                                    <w:textAlignment w:val="baseline"/>
                                  </w:pPr>
                                  <w:r>
                                    <w:rPr>
                                      <w:rFonts w:ascii="Calibri" w:hAnsi="Calibri"/>
                                      <w:b/>
                                      <w:bCs/>
                                      <w:color w:val="000000"/>
                                      <w:kern w:val="24"/>
                                      <w:sz w:val="40"/>
                                      <w:szCs w:val="40"/>
                                    </w:rPr>
                                    <w:t>Cleansed</w:t>
                                  </w:r>
                                </w:p>
                              </w:txbxContent>
                            </wps:txbx>
                            <wps:bodyPr rtlCol="0" anchor="t"/>
                          </wps:wsp>
                          <wps:wsp>
                            <wps:cNvPr id="207363480" name="Rectangle 207363480"/>
                            <wps:cNvSpPr/>
                            <wps:spPr>
                              <a:xfrm>
                                <a:off x="5095808" y="3198789"/>
                                <a:ext cx="1893625" cy="2193237"/>
                              </a:xfrm>
                              <a:prstGeom prst="rect">
                                <a:avLst/>
                              </a:prstGeom>
                              <a:gradFill rotWithShape="1">
                                <a:gsLst>
                                  <a:gs pos="0">
                                    <a:srgbClr val="5B9BD5">
                                      <a:lumMod val="110000"/>
                                      <a:satMod val="105000"/>
                                      <a:tint val="67000"/>
                                    </a:srgbClr>
                                  </a:gs>
                                  <a:gs pos="50000">
                                    <a:srgbClr val="5B9BD5">
                                      <a:lumMod val="105000"/>
                                      <a:satMod val="103000"/>
                                      <a:tint val="73000"/>
                                    </a:srgbClr>
                                  </a:gs>
                                  <a:gs pos="100000">
                                    <a:srgbClr val="5B9BD5">
                                      <a:lumMod val="105000"/>
                                      <a:satMod val="109000"/>
                                      <a:tint val="81000"/>
                                    </a:srgbClr>
                                  </a:gs>
                                </a:gsLst>
                                <a:lin ang="5400000" scaled="0"/>
                              </a:gradFill>
                              <a:ln w="6350" cap="flat" cmpd="sng" algn="ctr">
                                <a:solidFill>
                                  <a:srgbClr val="5B9BD5"/>
                                </a:solidFill>
                                <a:prstDash val="solid"/>
                                <a:miter lim="800000"/>
                              </a:ln>
                              <a:effectLst/>
                            </wps:spPr>
                            <wps:txbx>
                              <w:txbxContent>
                                <w:p w14:paraId="18FFA13E" w14:textId="64756795" w:rsidR="008678A9" w:rsidRDefault="008678A9" w:rsidP="00437DDE">
                                  <w:pPr>
                                    <w:jc w:val="center"/>
                                    <w:textAlignment w:val="baseline"/>
                                    <w:rPr>
                                      <w:rFonts w:ascii="Calibri" w:hAnsi="Calibri"/>
                                      <w:b/>
                                      <w:bCs/>
                                      <w:color w:val="000000"/>
                                      <w:kern w:val="24"/>
                                      <w:sz w:val="40"/>
                                      <w:szCs w:val="40"/>
                                      <w14:ligatures w14:val="none"/>
                                    </w:rPr>
                                  </w:pPr>
                                </w:p>
                                <w:p w14:paraId="21D9869D" w14:textId="154F6EAB" w:rsidR="00437DDE" w:rsidRDefault="00437DDE" w:rsidP="00437DDE">
                                  <w:pPr>
                                    <w:jc w:val="center"/>
                                    <w:textAlignment w:val="baseline"/>
                                  </w:pPr>
                                  <w:r>
                                    <w:rPr>
                                      <w:rFonts w:ascii="Calibri" w:hAnsi="Calibri"/>
                                      <w:b/>
                                      <w:bCs/>
                                      <w:color w:val="000000"/>
                                      <w:kern w:val="24"/>
                                      <w:sz w:val="40"/>
                                      <w:szCs w:val="40"/>
                                    </w:rPr>
                                    <w:t>Staging</w:t>
                                  </w:r>
                                </w:p>
                              </w:txbxContent>
                            </wps:txbx>
                            <wps:bodyPr rtlCol="0" anchor="t"/>
                          </wps:wsp>
                          <wps:wsp>
                            <wps:cNvPr id="1681717711" name="Rectangle 1681717711"/>
                            <wps:cNvSpPr/>
                            <wps:spPr>
                              <a:xfrm>
                                <a:off x="3101411" y="5562344"/>
                                <a:ext cx="1893625" cy="1764006"/>
                              </a:xfrm>
                              <a:prstGeom prst="rect">
                                <a:avLst/>
                              </a:prstGeom>
                              <a:gradFill rotWithShape="1">
                                <a:gsLst>
                                  <a:gs pos="0">
                                    <a:srgbClr val="5B9BD5">
                                      <a:lumMod val="110000"/>
                                      <a:satMod val="105000"/>
                                      <a:tint val="67000"/>
                                    </a:srgbClr>
                                  </a:gs>
                                  <a:gs pos="50000">
                                    <a:srgbClr val="5B9BD5">
                                      <a:lumMod val="105000"/>
                                      <a:satMod val="103000"/>
                                      <a:tint val="73000"/>
                                    </a:srgbClr>
                                  </a:gs>
                                  <a:gs pos="100000">
                                    <a:srgbClr val="5B9BD5">
                                      <a:lumMod val="105000"/>
                                      <a:satMod val="109000"/>
                                      <a:tint val="81000"/>
                                    </a:srgbClr>
                                  </a:gs>
                                </a:gsLst>
                                <a:lin ang="5400000" scaled="0"/>
                              </a:gradFill>
                              <a:ln w="6350" cap="flat" cmpd="sng" algn="ctr">
                                <a:solidFill>
                                  <a:srgbClr val="5B9BD5"/>
                                </a:solidFill>
                                <a:prstDash val="solid"/>
                                <a:miter lim="800000"/>
                              </a:ln>
                              <a:effectLst/>
                            </wps:spPr>
                            <wps:bodyPr rtlCol="0" anchor="b"/>
                          </wps:wsp>
                          <wps:wsp>
                            <wps:cNvPr id="844783718" name="Rectangle 844783718"/>
                            <wps:cNvSpPr/>
                            <wps:spPr>
                              <a:xfrm>
                                <a:off x="1136067" y="3211581"/>
                                <a:ext cx="1893625" cy="2186304"/>
                              </a:xfrm>
                              <a:prstGeom prst="rect">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wps:spPr>
                            <wps:txbx>
                              <w:txbxContent>
                                <w:p w14:paraId="310E0CA1" w14:textId="0713A975" w:rsidR="008678A9" w:rsidRDefault="008678A9" w:rsidP="00437DDE">
                                  <w:pPr>
                                    <w:jc w:val="center"/>
                                    <w:textAlignment w:val="baseline"/>
                                    <w:rPr>
                                      <w:rFonts w:ascii="Calibri" w:hAnsi="Calibri"/>
                                      <w:b/>
                                      <w:bCs/>
                                      <w:color w:val="FFFFFF"/>
                                      <w:kern w:val="24"/>
                                      <w:sz w:val="40"/>
                                      <w:szCs w:val="40"/>
                                      <w14:ligatures w14:val="none"/>
                                    </w:rPr>
                                  </w:pPr>
                                </w:p>
                                <w:p w14:paraId="03073CEE" w14:textId="235550B8" w:rsidR="00437DDE" w:rsidRDefault="00437DDE" w:rsidP="00437DDE">
                                  <w:pPr>
                                    <w:jc w:val="center"/>
                                    <w:textAlignment w:val="baseline"/>
                                  </w:pPr>
                                  <w:r>
                                    <w:rPr>
                                      <w:rFonts w:ascii="Calibri" w:hAnsi="Calibri"/>
                                      <w:b/>
                                      <w:color w:val="FFFFFF"/>
                                      <w:kern w:val="24"/>
                                      <w:sz w:val="40"/>
                                      <w:szCs w:val="40"/>
                                    </w:rPr>
                                    <w:t>Landingsplaats</w:t>
                                  </w:r>
                                </w:p>
                              </w:txbxContent>
                            </wps:txbx>
                            <wps:bodyPr rtlCol="0" anchor="t"/>
                          </wps:wsp>
                          <pic:pic xmlns:pic="http://schemas.openxmlformats.org/drawingml/2006/picture">
                            <pic:nvPicPr>
                              <pic:cNvPr id="1574560419" name="Graphic 97"/>
                              <pic:cNvPicPr>
                                <a:picLocks noChangeAspect="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1816241" y="3936847"/>
                                <a:ext cx="630617" cy="630617"/>
                              </a:xfrm>
                              <a:prstGeom prst="rect">
                                <a:avLst/>
                              </a:prstGeom>
                              <a:effectLst/>
                            </pic:spPr>
                          </pic:pic>
                          <pic:pic xmlns:pic="http://schemas.openxmlformats.org/drawingml/2006/picture">
                            <pic:nvPicPr>
                              <pic:cNvPr id="1767941797" name="Graphic 98" descr="Mannelijke dirigent met effen opvulling"/>
                              <pic:cNvPicPr>
                                <a:picLocks noChangeAspect="1"/>
                              </pic:cNvPicPr>
                            </pic:nvPicPr>
                            <pic:blipFill>
                              <a:blip r:embed="rId20">
                                <a:extLst>
                                  <a:ext uri="{96DAC541-7B7A-43D3-8B79-37D633B846F1}">
                                    <asvg:svgBlip xmlns:asvg="http://schemas.microsoft.com/office/drawing/2016/SVG/main" r:embed="rId21"/>
                                  </a:ext>
                                </a:extLst>
                              </a:blip>
                              <a:srcRect/>
                              <a:stretch/>
                            </pic:blipFill>
                            <pic:spPr>
                              <a:xfrm>
                                <a:off x="3776520" y="5604657"/>
                                <a:ext cx="630617" cy="630617"/>
                              </a:xfrm>
                              <a:prstGeom prst="rect">
                                <a:avLst/>
                              </a:prstGeom>
                              <a:effectLst/>
                            </pic:spPr>
                          </pic:pic>
                          <pic:pic xmlns:pic="http://schemas.openxmlformats.org/drawingml/2006/picture">
                            <pic:nvPicPr>
                              <pic:cNvPr id="1746986901" name="Graphic 99"/>
                              <pic:cNvPicPr>
                                <a:picLocks noChangeAspect="1"/>
                              </pic:cNvPicPr>
                            </pic:nvPicPr>
                            <pic:blipFill>
                              <a:blip r:embed="rId20">
                                <a:extLst>
                                  <a:ext uri="{96DAC541-7B7A-43D3-8B79-37D633B846F1}">
                                    <asvg:svgBlip xmlns:asvg="http://schemas.microsoft.com/office/drawing/2016/SVG/main" r:embed="rId21"/>
                                  </a:ext>
                                </a:extLst>
                              </a:blip>
                              <a:srcRect/>
                              <a:stretch/>
                            </pic:blipFill>
                            <pic:spPr>
                              <a:xfrm>
                                <a:off x="7790516" y="5635330"/>
                                <a:ext cx="630617" cy="630617"/>
                              </a:xfrm>
                              <a:prstGeom prst="rect">
                                <a:avLst/>
                              </a:prstGeom>
                              <a:effectLst/>
                            </pic:spPr>
                          </pic:pic>
                          <wps:wsp>
                            <wps:cNvPr id="2021593687" name="TextBox 81"/>
                            <wps:cNvSpPr txBox="1"/>
                            <wps:spPr>
                              <a:xfrm>
                                <a:off x="3466151" y="6188540"/>
                                <a:ext cx="1241425" cy="693420"/>
                              </a:xfrm>
                              <a:prstGeom prst="rect">
                                <a:avLst/>
                              </a:prstGeom>
                              <a:noFill/>
                              <a:effectLst/>
                            </wps:spPr>
                            <wps:txbx>
                              <w:txbxContent>
                                <w:p w14:paraId="47B93207" w14:textId="18589751" w:rsidR="008678A9" w:rsidRDefault="008678A9" w:rsidP="00437DDE">
                                  <w:pPr>
                                    <w:textAlignment w:val="baseline"/>
                                    <w:rPr>
                                      <w:rFonts w:ascii="Calibri" w:hAnsi="Calibri"/>
                                      <w:b/>
                                      <w:bCs/>
                                      <w:color w:val="000000"/>
                                      <w:kern w:val="24"/>
                                      <w:sz w:val="36"/>
                                      <w:szCs w:val="36"/>
                                      <w14:ligatures w14:val="none"/>
                                    </w:rPr>
                                  </w:pPr>
                                </w:p>
                                <w:p w14:paraId="26C11FE5" w14:textId="1B0657F8" w:rsidR="00437DDE" w:rsidRDefault="00437DDE" w:rsidP="00437DDE">
                                  <w:pPr>
                                    <w:textAlignment w:val="baseline"/>
                                  </w:pPr>
                                  <w:r>
                                    <w:rPr>
                                      <w:rFonts w:ascii="Calibri" w:hAnsi="Calibri"/>
                                      <w:b/>
                                      <w:bCs/>
                                      <w:color w:val="000000"/>
                                      <w:kern w:val="24"/>
                                      <w:sz w:val="36"/>
                                      <w:szCs w:val="36"/>
                                    </w:rPr>
                                    <w:t>Orkestratie</w:t>
                                  </w:r>
                                </w:p>
                              </w:txbxContent>
                            </wps:txbx>
                            <wps:bodyPr wrap="none" rtlCol="0">
                              <a:spAutoFit/>
                            </wps:bodyPr>
                          </wps:wsp>
                          <wps:wsp>
                            <wps:cNvPr id="456498612" name="TextBox 82"/>
                            <wps:cNvSpPr txBox="1"/>
                            <wps:spPr>
                              <a:xfrm>
                                <a:off x="7486363" y="6188540"/>
                                <a:ext cx="1241425" cy="693420"/>
                              </a:xfrm>
                              <a:prstGeom prst="rect">
                                <a:avLst/>
                              </a:prstGeom>
                              <a:noFill/>
                              <a:effectLst/>
                            </wps:spPr>
                            <wps:txbx>
                              <w:txbxContent>
                                <w:p w14:paraId="59F16D81" w14:textId="19B1BF8B" w:rsidR="008678A9" w:rsidRDefault="008678A9" w:rsidP="00437DDE">
                                  <w:pPr>
                                    <w:textAlignment w:val="baseline"/>
                                    <w:rPr>
                                      <w:rFonts w:ascii="Calibri" w:hAnsi="Calibri"/>
                                      <w:b/>
                                      <w:bCs/>
                                      <w:color w:val="000000"/>
                                      <w:kern w:val="24"/>
                                      <w:sz w:val="36"/>
                                      <w:szCs w:val="36"/>
                                      <w14:ligatures w14:val="none"/>
                                    </w:rPr>
                                  </w:pPr>
                                </w:p>
                                <w:p w14:paraId="1E02DB7C" w14:textId="5D69969D" w:rsidR="00437DDE" w:rsidRDefault="00437DDE" w:rsidP="00437DDE">
                                  <w:pPr>
                                    <w:textAlignment w:val="baseline"/>
                                  </w:pPr>
                                  <w:r>
                                    <w:rPr>
                                      <w:rFonts w:ascii="Calibri" w:hAnsi="Calibri"/>
                                      <w:b/>
                                      <w:bCs/>
                                      <w:color w:val="000000"/>
                                      <w:kern w:val="24"/>
                                      <w:sz w:val="36"/>
                                      <w:szCs w:val="36"/>
                                    </w:rPr>
                                    <w:t>Orkestratie</w:t>
                                  </w:r>
                                </w:p>
                              </w:txbxContent>
                            </wps:txbx>
                            <wps:bodyPr wrap="none" rtlCol="0">
                              <a:spAutoFit/>
                            </wps:bodyPr>
                          </wps:wsp>
                          <wps:wsp>
                            <wps:cNvPr id="232000500" name="Rectangle 232000500"/>
                            <wps:cNvSpPr/>
                            <wps:spPr>
                              <a:xfrm>
                                <a:off x="3110203" y="3205722"/>
                                <a:ext cx="1893625" cy="2186304"/>
                              </a:xfrm>
                              <a:prstGeom prst="rect">
                                <a:avLst/>
                              </a:prstGeom>
                              <a:gradFill rotWithShape="1">
                                <a:gsLst>
                                  <a:gs pos="0">
                                    <a:srgbClr val="5B9BD5">
                                      <a:lumMod val="110000"/>
                                      <a:satMod val="105000"/>
                                      <a:tint val="67000"/>
                                    </a:srgbClr>
                                  </a:gs>
                                  <a:gs pos="50000">
                                    <a:srgbClr val="5B9BD5">
                                      <a:lumMod val="105000"/>
                                      <a:satMod val="103000"/>
                                      <a:tint val="73000"/>
                                    </a:srgbClr>
                                  </a:gs>
                                  <a:gs pos="100000">
                                    <a:srgbClr val="5B9BD5">
                                      <a:lumMod val="105000"/>
                                      <a:satMod val="109000"/>
                                      <a:tint val="81000"/>
                                    </a:srgbClr>
                                  </a:gs>
                                </a:gsLst>
                                <a:lin ang="5400000" scaled="0"/>
                              </a:gradFill>
                              <a:ln w="6350" cap="flat" cmpd="sng" algn="ctr">
                                <a:solidFill>
                                  <a:srgbClr val="5B9BD5"/>
                                </a:solidFill>
                                <a:prstDash val="solid"/>
                                <a:miter lim="800000"/>
                              </a:ln>
                              <a:effectLst/>
                            </wps:spPr>
                            <wps:txbx>
                              <w:txbxContent>
                                <w:p w14:paraId="6EAAF3EB" w14:textId="530DE50D" w:rsidR="008678A9" w:rsidRDefault="008678A9" w:rsidP="00437DDE">
                                  <w:pPr>
                                    <w:jc w:val="center"/>
                                    <w:textAlignment w:val="baseline"/>
                                    <w:rPr>
                                      <w:rFonts w:ascii="Calibri" w:hAnsi="Calibri"/>
                                      <w:b/>
                                      <w:bCs/>
                                      <w:color w:val="000000"/>
                                      <w:kern w:val="24"/>
                                      <w:sz w:val="40"/>
                                      <w:szCs w:val="40"/>
                                      <w14:ligatures w14:val="none"/>
                                    </w:rPr>
                                  </w:pPr>
                                </w:p>
                                <w:p w14:paraId="2F5C7057" w14:textId="36C3F6DA" w:rsidR="00437DDE" w:rsidRDefault="00437DDE" w:rsidP="00437DDE">
                                  <w:pPr>
                                    <w:jc w:val="center"/>
                                    <w:textAlignment w:val="baseline"/>
                                  </w:pPr>
                                  <w:r>
                                    <w:rPr>
                                      <w:rFonts w:ascii="Calibri" w:hAnsi="Calibri"/>
                                      <w:b/>
                                      <w:bCs/>
                                      <w:color w:val="000000"/>
                                      <w:kern w:val="24"/>
                                      <w:sz w:val="40"/>
                                      <w:szCs w:val="40"/>
                                    </w:rPr>
                                    <w:t>Archief</w:t>
                                  </w:r>
                                </w:p>
                              </w:txbxContent>
                            </wps:txbx>
                            <wps:bodyPr rtlCol="0" anchor="t"/>
                          </wps:wsp>
                          <pic:pic xmlns:pic="http://schemas.openxmlformats.org/drawingml/2006/picture">
                            <pic:nvPicPr>
                              <pic:cNvPr id="1571953378" name="Graphic 119"/>
                              <pic:cNvPicPr>
                                <a:picLocks noChangeAspect="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3614902" y="7376087"/>
                                <a:ext cx="799583" cy="799583"/>
                              </a:xfrm>
                              <a:prstGeom prst="rect">
                                <a:avLst/>
                              </a:prstGeom>
                              <a:effectLst/>
                            </pic:spPr>
                          </pic:pic>
                          <wps:wsp>
                            <wps:cNvPr id="1281011763" name="TextBox 111"/>
                            <wps:cNvSpPr txBox="1"/>
                            <wps:spPr>
                              <a:xfrm>
                                <a:off x="3627371" y="8142014"/>
                                <a:ext cx="779145" cy="626745"/>
                              </a:xfrm>
                              <a:prstGeom prst="rect">
                                <a:avLst/>
                              </a:prstGeom>
                              <a:noFill/>
                              <a:effectLst/>
                            </wps:spPr>
                            <wps:txbx>
                              <w:txbxContent>
                                <w:p w14:paraId="084E77BA" w14:textId="57190E58" w:rsidR="008678A9" w:rsidRDefault="008678A9" w:rsidP="00437DDE">
                                  <w:pPr>
                                    <w:textAlignment w:val="baseline"/>
                                    <w:rPr>
                                      <w:rFonts w:ascii="Calibri" w:hAnsi="Calibri"/>
                                      <w:color w:val="000000"/>
                                      <w:kern w:val="24"/>
                                      <w:sz w:val="32"/>
                                      <w:szCs w:val="32"/>
                                      <w14:ligatures w14:val="none"/>
                                    </w:rPr>
                                  </w:pPr>
                                </w:p>
                                <w:p w14:paraId="4553BDF0" w14:textId="16E1DFAA" w:rsidR="00437DDE" w:rsidRDefault="00437DDE" w:rsidP="00437DDE">
                                  <w:pPr>
                                    <w:textAlignment w:val="baseline"/>
                                  </w:pPr>
                                  <w:r>
                                    <w:rPr>
                                      <w:rFonts w:ascii="Calibri" w:hAnsi="Calibri"/>
                                      <w:color w:val="000000"/>
                                      <w:kern w:val="24"/>
                                      <w:sz w:val="32"/>
                                      <w:szCs w:val="32"/>
                                    </w:rPr>
                                    <w:t>Secrets</w:t>
                                  </w:r>
                                </w:p>
                              </w:txbxContent>
                            </wps:txbx>
                            <wps:bodyPr wrap="none" rtlCol="0">
                              <a:spAutoFit/>
                            </wps:bodyPr>
                          </wps:wsp>
                          <pic:pic xmlns:pic="http://schemas.openxmlformats.org/drawingml/2006/picture">
                            <pic:nvPicPr>
                              <pic:cNvPr id="1456400771" name="Graphic 123"/>
                              <pic:cNvPicPr>
                                <a:picLocks noChangeAspect="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3771746" y="3933327"/>
                                <a:ext cx="630617" cy="630617"/>
                              </a:xfrm>
                              <a:prstGeom prst="rect">
                                <a:avLst/>
                              </a:prstGeom>
                              <a:effectLst/>
                            </pic:spPr>
                          </pic:pic>
                          <wps:wsp>
                            <wps:cNvPr id="2027692754" name="TextBox 54"/>
                            <wps:cNvSpPr txBox="1"/>
                            <wps:spPr>
                              <a:xfrm>
                                <a:off x="3611042" y="3433609"/>
                                <a:ext cx="669925" cy="442595"/>
                              </a:xfrm>
                              <a:prstGeom prst="rect">
                                <a:avLst/>
                              </a:prstGeom>
                              <a:noFill/>
                              <a:effectLst/>
                            </wps:spPr>
                            <wps:txbx>
                              <w:txbxContent>
                                <w:p w14:paraId="38AA6FD6" w14:textId="77777777" w:rsidR="00437DDE" w:rsidRDefault="00437DDE" w:rsidP="00437DDE">
                                  <w:pPr>
                                    <w:textAlignment w:val="baseline"/>
                                    <w:rPr>
                                      <w:rFonts w:ascii="Calibri" w:hAnsi="Calibri"/>
                                      <w:color w:val="000000"/>
                                      <w:kern w:val="24"/>
                                      <w:sz w:val="14"/>
                                      <w:szCs w:val="14"/>
                                      <w14:ligatures w14:val="none"/>
                                    </w:rPr>
                                  </w:pPr>
                                  <w:r>
                                    <w:rPr>
                                      <w:rFonts w:ascii="Calibri" w:hAnsi="Calibri"/>
                                      <w:color w:val="000000"/>
                                      <w:kern w:val="24"/>
                                      <w:sz w:val="14"/>
                                      <w:szCs w:val="14"/>
                                    </w:rPr>
                                    <w:t>Raw (Archief)</w:t>
                                  </w:r>
                                </w:p>
                                <w:p w14:paraId="7D9141CD" w14:textId="77483203" w:rsidR="008678A9" w:rsidRDefault="008678A9" w:rsidP="00437DDE">
                                  <w:pPr>
                                    <w:textAlignment w:val="baseline"/>
                                    <w:rPr>
                                      <w:rFonts w:ascii="Calibri" w:hAnsi="Calibri"/>
                                      <w:color w:val="000000"/>
                                      <w:kern w:val="24"/>
                                      <w:sz w:val="14"/>
                                      <w:szCs w:val="14"/>
                                    </w:rPr>
                                  </w:pPr>
                                </w:p>
                                <w:p w14:paraId="4896463D" w14:textId="724E47C2" w:rsidR="00437DDE" w:rsidRDefault="00437DDE" w:rsidP="00437DDE">
                                  <w:pPr>
                                    <w:textAlignment w:val="baseline"/>
                                  </w:pPr>
                                  <w:r>
                                    <w:rPr>
                                      <w:rFonts w:ascii="Calibri" w:hAnsi="Calibri"/>
                                      <w:color w:val="000000"/>
                                      <w:kern w:val="24"/>
                                      <w:sz w:val="14"/>
                                      <w:szCs w:val="14"/>
                                    </w:rPr>
                                    <w:t>As-Is</w:t>
                                  </w:r>
                                </w:p>
                              </w:txbxContent>
                            </wps:txbx>
                            <wps:bodyPr wrap="none" rtlCol="0">
                              <a:spAutoFit/>
                            </wps:bodyPr>
                          </wps:wsp>
                          <wps:wsp>
                            <wps:cNvPr id="369958387" name="Straight Arrow Connector 369958387"/>
                            <wps:cNvCnPr>
                              <a:cxnSpLocks/>
                            </wps:cNvCnPr>
                            <wps:spPr>
                              <a:xfrm flipH="1" flipV="1">
                                <a:off x="4087055" y="4563944"/>
                                <a:ext cx="4774" cy="1040714"/>
                              </a:xfrm>
                              <a:prstGeom prst="straightConnector1">
                                <a:avLst/>
                              </a:prstGeom>
                              <a:noFill/>
                              <a:ln w="19050" cap="flat" cmpd="sng" algn="ctr">
                                <a:solidFill>
                                  <a:srgbClr val="4472C4"/>
                                </a:solidFill>
                                <a:prstDash val="solid"/>
                                <a:miter lim="800000"/>
                                <a:tailEnd type="triangle"/>
                              </a:ln>
                              <a:effectLst/>
                            </wps:spPr>
                            <wps:bodyPr/>
                          </wps:wsp>
                          <wps:wsp>
                            <wps:cNvPr id="1863978412" name="Verbindingslijn: gebogen 125"/>
                            <wps:cNvCnPr>
                              <a:cxnSpLocks/>
                            </wps:cNvCnPr>
                            <wps:spPr>
                              <a:xfrm rot="16200000" flipH="1">
                                <a:off x="2277784" y="4421229"/>
                                <a:ext cx="1352502" cy="1644971"/>
                              </a:xfrm>
                              <a:prstGeom prst="bentConnector2">
                                <a:avLst/>
                              </a:prstGeom>
                              <a:noFill/>
                              <a:ln w="19050" cap="flat" cmpd="sng" algn="ctr">
                                <a:solidFill>
                                  <a:srgbClr val="4472C4"/>
                                </a:solidFill>
                                <a:prstDash val="solid"/>
                                <a:miter lim="800000"/>
                                <a:tailEnd type="triangle"/>
                              </a:ln>
                              <a:effectLst/>
                            </wps:spPr>
                            <wps:bodyPr/>
                          </wps:wsp>
                          <wps:wsp>
                            <wps:cNvPr id="1134265796" name="Rechthoek 126"/>
                            <wps:cNvSpPr/>
                            <wps:spPr>
                              <a:xfrm>
                                <a:off x="1136067" y="2747317"/>
                                <a:ext cx="3858969" cy="399656"/>
                              </a:xfrm>
                              <a:prstGeom prst="rect">
                                <a:avLst/>
                              </a:prstGeom>
                              <a:gradFill rotWithShape="1">
                                <a:gsLst>
                                  <a:gs pos="0">
                                    <a:sysClr val="windowText" lastClr="000000">
                                      <a:satMod val="103000"/>
                                      <a:lumMod val="102000"/>
                                      <a:tint val="94000"/>
                                    </a:sysClr>
                                  </a:gs>
                                  <a:gs pos="50000">
                                    <a:sysClr val="windowText" lastClr="000000">
                                      <a:satMod val="110000"/>
                                      <a:lumMod val="100000"/>
                                      <a:shade val="100000"/>
                                    </a:sysClr>
                                  </a:gs>
                                  <a:gs pos="100000">
                                    <a:sysClr val="windowText" lastClr="000000">
                                      <a:lumMod val="99000"/>
                                      <a:satMod val="120000"/>
                                      <a:shade val="78000"/>
                                    </a:sysClr>
                                  </a:gs>
                                </a:gsLst>
                                <a:lin ang="5400000" scaled="0"/>
                              </a:gradFill>
                              <a:ln>
                                <a:noFill/>
                                <a:headEnd type="none" w="med" len="med"/>
                                <a:tailEnd type="none" w="med" len="med"/>
                              </a:ln>
                              <a:effectLst/>
                            </wps:spPr>
                            <wps:txbx>
                              <w:txbxContent>
                                <w:p w14:paraId="48117A3C" w14:textId="27B39A72" w:rsidR="008678A9" w:rsidRDefault="008678A9" w:rsidP="00437DDE">
                                  <w:pPr>
                                    <w:jc w:val="center"/>
                                    <w:textAlignment w:val="baseline"/>
                                    <w:rPr>
                                      <w:rFonts w:ascii="Calibri" w:hAnsi="Calibri"/>
                                      <w:b/>
                                      <w:bCs/>
                                      <w:color w:val="FFFFFF"/>
                                      <w:kern w:val="24"/>
                                      <w:sz w:val="40"/>
                                      <w:szCs w:val="40"/>
                                      <w14:ligatures w14:val="none"/>
                                    </w:rPr>
                                  </w:pPr>
                                </w:p>
                                <w:p w14:paraId="618B3519" w14:textId="4023D6DC" w:rsidR="00437DDE" w:rsidRDefault="00437DDE" w:rsidP="00437DDE">
                                  <w:pPr>
                                    <w:jc w:val="center"/>
                                    <w:textAlignment w:val="baseline"/>
                                  </w:pPr>
                                  <w:r>
                                    <w:rPr>
                                      <w:rFonts w:ascii="Calibri" w:hAnsi="Calibri"/>
                                      <w:b/>
                                      <w:color w:val="FFFFFF"/>
                                      <w:kern w:val="24"/>
                                      <w:sz w:val="40"/>
                                      <w:szCs w:val="40"/>
                                    </w:rPr>
                                    <w:t>Raw</w:t>
                                  </w:r>
                                </w:p>
                              </w:txbxContent>
                            </wps:txbx>
                            <wps:bodyPr rtlCol="0" anchor="ctr"/>
                          </wps:wsp>
                          <wps:wsp>
                            <wps:cNvPr id="691003870" name="Verbindingslijn: gebogen 128"/>
                            <wps:cNvCnPr>
                              <a:cxnSpLocks/>
                            </wps:cNvCnPr>
                            <wps:spPr>
                              <a:xfrm flipV="1">
                                <a:off x="4407137" y="4563944"/>
                                <a:ext cx="1685696" cy="1356022"/>
                              </a:xfrm>
                              <a:prstGeom prst="bentConnector2">
                                <a:avLst/>
                              </a:prstGeom>
                              <a:noFill/>
                              <a:ln w="19050" cap="flat" cmpd="sng" algn="ctr">
                                <a:solidFill>
                                  <a:srgbClr val="4472C4"/>
                                </a:solidFill>
                                <a:prstDash val="solid"/>
                                <a:miter lim="800000"/>
                                <a:tailEnd type="triangle"/>
                              </a:ln>
                              <a:effectLst/>
                            </wps:spPr>
                            <wps:bodyPr/>
                          </wps:wsp>
                          <wps:wsp>
                            <wps:cNvPr id="1553610233" name="Rechthoek 129"/>
                            <wps:cNvSpPr/>
                            <wps:spPr>
                              <a:xfrm>
                                <a:off x="5088782" y="2743786"/>
                                <a:ext cx="1893626" cy="399657"/>
                              </a:xfrm>
                              <a:prstGeom prst="rect">
                                <a:avLst/>
                              </a:prstGeom>
                              <a:solidFill>
                                <a:srgbClr val="774F2E"/>
                              </a:solidFill>
                              <a:ln>
                                <a:noFill/>
                                <a:headEnd type="none" w="med" len="med"/>
                                <a:tailEnd type="none" w="med" len="med"/>
                              </a:ln>
                              <a:effectLst/>
                            </wps:spPr>
                            <wps:txbx>
                              <w:txbxContent>
                                <w:p w14:paraId="3480F01A" w14:textId="3038DCE9" w:rsidR="008678A9" w:rsidRDefault="008678A9" w:rsidP="00437DDE">
                                  <w:pPr>
                                    <w:jc w:val="center"/>
                                    <w:textAlignment w:val="baseline"/>
                                    <w:rPr>
                                      <w:rFonts w:ascii="Calibri" w:hAnsi="Calibri"/>
                                      <w:b/>
                                      <w:bCs/>
                                      <w:color w:val="FFFFFF"/>
                                      <w:kern w:val="24"/>
                                      <w:sz w:val="40"/>
                                      <w:szCs w:val="40"/>
                                      <w14:ligatures w14:val="none"/>
                                    </w:rPr>
                                  </w:pPr>
                                </w:p>
                                <w:p w14:paraId="5187DE20" w14:textId="39F699A7" w:rsidR="00437DDE" w:rsidRDefault="00437DDE" w:rsidP="00437DDE">
                                  <w:pPr>
                                    <w:jc w:val="center"/>
                                    <w:textAlignment w:val="baseline"/>
                                  </w:pPr>
                                  <w:r>
                                    <w:rPr>
                                      <w:rFonts w:ascii="Calibri" w:hAnsi="Calibri"/>
                                      <w:b/>
                                      <w:color w:val="FFFFFF"/>
                                      <w:kern w:val="24"/>
                                      <w:sz w:val="40"/>
                                      <w:szCs w:val="40"/>
                                    </w:rPr>
                                    <w:t>Brons</w:t>
                                  </w:r>
                                </w:p>
                              </w:txbxContent>
                            </wps:txbx>
                            <wps:bodyPr rtlCol="0" anchor="ctr"/>
                          </wps:wsp>
                          <wps:wsp>
                            <wps:cNvPr id="986205256" name="Rechthoek 130"/>
                            <wps:cNvSpPr/>
                            <wps:spPr>
                              <a:xfrm>
                                <a:off x="9340090" y="2725002"/>
                                <a:ext cx="3944424" cy="398480"/>
                              </a:xfrm>
                              <a:prstGeom prst="rect">
                                <a:avLst/>
                              </a:prstGeom>
                              <a:solidFill>
                                <a:srgbClr val="FFD700"/>
                              </a:solidFill>
                              <a:ln>
                                <a:noFill/>
                                <a:headEnd type="none" w="med" len="med"/>
                                <a:tailEnd type="none" w="med" len="med"/>
                              </a:ln>
                              <a:effectLst/>
                            </wps:spPr>
                            <wps:txbx>
                              <w:txbxContent>
                                <w:p w14:paraId="646152CE" w14:textId="107F93CA" w:rsidR="008678A9" w:rsidRDefault="008678A9" w:rsidP="00437DDE">
                                  <w:pPr>
                                    <w:jc w:val="center"/>
                                    <w:textAlignment w:val="baseline"/>
                                    <w:rPr>
                                      <w:rFonts w:ascii="Calibri" w:hAnsi="Calibri"/>
                                      <w:b/>
                                      <w:bCs/>
                                      <w:color w:val="000000" w:themeColor="text1"/>
                                      <w:kern w:val="24"/>
                                      <w:sz w:val="40"/>
                                      <w:szCs w:val="40"/>
                                      <w14:ligatures w14:val="none"/>
                                    </w:rPr>
                                  </w:pPr>
                                </w:p>
                                <w:p w14:paraId="04B2993B" w14:textId="44716C71" w:rsidR="00437DDE" w:rsidRDefault="00437DDE" w:rsidP="00437DDE">
                                  <w:pPr>
                                    <w:jc w:val="center"/>
                                    <w:textAlignment w:val="baseline"/>
                                  </w:pPr>
                                  <w:r>
                                    <w:rPr>
                                      <w:rFonts w:ascii="Calibri" w:hAnsi="Calibri"/>
                                      <w:b/>
                                      <w:color w:val="000000" w:themeColor="text1"/>
                                      <w:kern w:val="24"/>
                                      <w:sz w:val="40"/>
                                      <w:szCs w:val="40"/>
                                    </w:rPr>
                                    <w:t>Goud</w:t>
                                  </w:r>
                                </w:p>
                              </w:txbxContent>
                            </wps:txbx>
                            <wps:bodyPr rtlCol="0" anchor="ctr"/>
                          </wps:wsp>
                          <wps:wsp>
                            <wps:cNvPr id="17706969" name="Rechthoek 131"/>
                            <wps:cNvSpPr/>
                            <wps:spPr>
                              <a:xfrm>
                                <a:off x="7075567" y="2739382"/>
                                <a:ext cx="1893623" cy="399656"/>
                              </a:xfrm>
                              <a:prstGeom prst="rect">
                                <a:avLst/>
                              </a:prstGeom>
                              <a:solidFill>
                                <a:srgbClr val="C0C0C0"/>
                              </a:solidFill>
                              <a:ln>
                                <a:noFill/>
                                <a:headEnd type="none" w="med" len="med"/>
                                <a:tailEnd type="none" w="med" len="med"/>
                              </a:ln>
                              <a:effectLst/>
                            </wps:spPr>
                            <wps:txbx>
                              <w:txbxContent>
                                <w:p w14:paraId="52AD3197" w14:textId="09556841" w:rsidR="008678A9" w:rsidRDefault="008678A9" w:rsidP="00437DDE">
                                  <w:pPr>
                                    <w:jc w:val="center"/>
                                    <w:textAlignment w:val="baseline"/>
                                    <w:rPr>
                                      <w:rFonts w:ascii="Calibri" w:hAnsi="Calibri"/>
                                      <w:b/>
                                      <w:bCs/>
                                      <w:color w:val="000000" w:themeColor="text1"/>
                                      <w:kern w:val="24"/>
                                      <w:sz w:val="40"/>
                                      <w:szCs w:val="40"/>
                                      <w14:ligatures w14:val="none"/>
                                    </w:rPr>
                                  </w:pPr>
                                </w:p>
                                <w:p w14:paraId="595460CB" w14:textId="4E59FD8C" w:rsidR="00437DDE" w:rsidRDefault="00437DDE" w:rsidP="00437DDE">
                                  <w:pPr>
                                    <w:jc w:val="center"/>
                                    <w:textAlignment w:val="baseline"/>
                                  </w:pPr>
                                  <w:r>
                                    <w:rPr>
                                      <w:rFonts w:ascii="Calibri" w:hAnsi="Calibri"/>
                                      <w:b/>
                                      <w:color w:val="000000" w:themeColor="text1"/>
                                      <w:kern w:val="24"/>
                                      <w:sz w:val="40"/>
                                      <w:szCs w:val="40"/>
                                    </w:rPr>
                                    <w:t>Zilver</w:t>
                                  </w:r>
                                </w:p>
                              </w:txbxContent>
                            </wps:txbx>
                            <wps:bodyPr rtlCol="0" anchor="ctr"/>
                          </wps:wsp>
                          <wps:wsp>
                            <wps:cNvPr id="1788969921" name="Straight Arrow Connector 1788969921"/>
                            <wps:cNvCnPr>
                              <a:cxnSpLocks/>
                            </wps:cNvCnPr>
                            <wps:spPr>
                              <a:xfrm flipV="1">
                                <a:off x="8105825" y="4597739"/>
                                <a:ext cx="5454" cy="1037591"/>
                              </a:xfrm>
                              <a:prstGeom prst="straightConnector1">
                                <a:avLst/>
                              </a:prstGeom>
                              <a:noFill/>
                              <a:ln w="19050" cap="flat" cmpd="sng" algn="ctr">
                                <a:solidFill>
                                  <a:srgbClr val="4472C4"/>
                                </a:solidFill>
                                <a:prstDash val="solid"/>
                                <a:miter lim="800000"/>
                                <a:tailEnd type="triangle"/>
                              </a:ln>
                              <a:effectLst/>
                            </wps:spPr>
                            <wps:bodyPr/>
                          </wps:wsp>
                          <wps:wsp>
                            <wps:cNvPr id="1760953588" name="Verbindingslijn: gebogen 133"/>
                            <wps:cNvCnPr>
                              <a:cxnSpLocks/>
                            </wps:cNvCnPr>
                            <wps:spPr>
                              <a:xfrm>
                                <a:off x="6406563" y="4253994"/>
                                <a:ext cx="1383954" cy="1696645"/>
                              </a:xfrm>
                              <a:prstGeom prst="bentConnector3">
                                <a:avLst>
                                  <a:gd name="adj1" fmla="val 33592"/>
                                </a:avLst>
                              </a:prstGeom>
                              <a:noFill/>
                              <a:ln w="19050" cap="flat" cmpd="sng" algn="ctr">
                                <a:solidFill>
                                  <a:srgbClr val="4472C4"/>
                                </a:solidFill>
                                <a:prstDash val="solid"/>
                                <a:miter lim="800000"/>
                                <a:tailEnd type="triangle"/>
                              </a:ln>
                              <a:effectLst/>
                            </wps:spPr>
                            <wps:bodyPr/>
                          </wps:wsp>
                          <pic:pic xmlns:pic="http://schemas.openxmlformats.org/drawingml/2006/picture">
                            <pic:nvPicPr>
                              <pic:cNvPr id="1427907987" name="Graphic 136"/>
                              <pic:cNvPicPr>
                                <a:picLocks noChangeAspect="1"/>
                              </pic:cNvPicPr>
                            </pic:nvPicPr>
                            <pic:blipFill>
                              <a:blip r:embed="rId24">
                                <a:extLst>
                                  <a:ext uri="{96DAC541-7B7A-43D3-8B79-37D633B846F1}">
                                    <asvg:svgBlip xmlns:asvg="http://schemas.microsoft.com/office/drawing/2016/SVG/main" r:embed="rId25"/>
                                  </a:ext>
                                </a:extLst>
                              </a:blip>
                              <a:srcRect/>
                              <a:stretch/>
                            </pic:blipFill>
                            <pic:spPr>
                              <a:xfrm>
                                <a:off x="7795971" y="3967122"/>
                                <a:ext cx="630617" cy="630617"/>
                              </a:xfrm>
                              <a:prstGeom prst="rect">
                                <a:avLst/>
                              </a:prstGeom>
                              <a:effectLst/>
                            </pic:spPr>
                          </pic:pic>
                          <pic:pic xmlns:pic="http://schemas.openxmlformats.org/drawingml/2006/picture">
                            <pic:nvPicPr>
                              <pic:cNvPr id="1263561828" name="Graphic 146"/>
                              <pic:cNvPicPr>
                                <a:picLocks noChangeAspect="1"/>
                              </pic:cNvPicPr>
                            </pic:nvPicPr>
                            <pic:blipFill>
                              <a:blip r:embed="rId20">
                                <a:extLst>
                                  <a:ext uri="{96DAC541-7B7A-43D3-8B79-37D633B846F1}">
                                    <asvg:svgBlip xmlns:asvg="http://schemas.microsoft.com/office/drawing/2016/SVG/main" r:embed="rId21"/>
                                  </a:ext>
                                </a:extLst>
                              </a:blip>
                              <a:srcRect/>
                              <a:stretch/>
                            </pic:blipFill>
                            <pic:spPr>
                              <a:xfrm>
                                <a:off x="9986350" y="5603321"/>
                                <a:ext cx="630617" cy="630617"/>
                              </a:xfrm>
                              <a:prstGeom prst="rect">
                                <a:avLst/>
                              </a:prstGeom>
                              <a:effectLst/>
                            </pic:spPr>
                          </pic:pic>
                          <pic:pic xmlns:pic="http://schemas.openxmlformats.org/drawingml/2006/picture">
                            <pic:nvPicPr>
                              <pic:cNvPr id="401386566" name="Graphic 151"/>
                              <pic:cNvPicPr>
                                <a:picLocks noChangeAspect="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7759798" y="7326350"/>
                                <a:ext cx="692052" cy="692052"/>
                              </a:xfrm>
                              <a:prstGeom prst="rect">
                                <a:avLst/>
                              </a:prstGeom>
                              <a:effectLst/>
                            </pic:spPr>
                          </pic:pic>
                          <wps:wsp>
                            <wps:cNvPr id="1442336227" name="TextBox 104"/>
                            <wps:cNvSpPr txBox="1"/>
                            <wps:spPr>
                              <a:xfrm>
                                <a:off x="7323218" y="8130644"/>
                                <a:ext cx="1726565" cy="626745"/>
                              </a:xfrm>
                              <a:prstGeom prst="rect">
                                <a:avLst/>
                              </a:prstGeom>
                              <a:noFill/>
                              <a:effectLst/>
                            </wps:spPr>
                            <wps:txbx>
                              <w:txbxContent>
                                <w:p w14:paraId="15123E04" w14:textId="2C8D3E1C" w:rsidR="008678A9" w:rsidRDefault="008678A9" w:rsidP="00437DDE">
                                  <w:pPr>
                                    <w:textAlignment w:val="baseline"/>
                                    <w:rPr>
                                      <w:rFonts w:ascii="Calibri" w:hAnsi="Calibri"/>
                                      <w:color w:val="000000"/>
                                      <w:kern w:val="24"/>
                                      <w:sz w:val="32"/>
                                      <w:szCs w:val="32"/>
                                      <w14:ligatures w14:val="none"/>
                                    </w:rPr>
                                  </w:pPr>
                                </w:p>
                                <w:p w14:paraId="77E1D300" w14:textId="6D60BD2C" w:rsidR="00437DDE" w:rsidRDefault="00437DDE" w:rsidP="00437DDE">
                                  <w:pPr>
                                    <w:textAlignment w:val="baseline"/>
                                  </w:pPr>
                                  <w:r>
                                    <w:rPr>
                                      <w:rFonts w:ascii="Calibri" w:hAnsi="Calibri"/>
                                      <w:color w:val="000000"/>
                                      <w:kern w:val="24"/>
                                      <w:sz w:val="32"/>
                                      <w:szCs w:val="32"/>
                                    </w:rPr>
                                    <w:t>Technische logging</w:t>
                                  </w:r>
                                </w:p>
                              </w:txbxContent>
                            </wps:txbx>
                            <wps:bodyPr wrap="none" rtlCol="0">
                              <a:spAutoFit/>
                            </wps:bodyPr>
                          </wps:wsp>
                          <wps:wsp>
                            <wps:cNvPr id="746652993" name="Rectangle 746652993"/>
                            <wps:cNvSpPr/>
                            <wps:spPr>
                              <a:xfrm>
                                <a:off x="11390893" y="3182334"/>
                                <a:ext cx="1893624" cy="2172634"/>
                              </a:xfrm>
                              <a:prstGeom prst="rect">
                                <a:avLst/>
                              </a:prstGeom>
                              <a:gradFill rotWithShape="1">
                                <a:gsLst>
                                  <a:gs pos="0">
                                    <a:srgbClr val="5B9BD5">
                                      <a:lumMod val="110000"/>
                                      <a:satMod val="105000"/>
                                      <a:tint val="67000"/>
                                    </a:srgbClr>
                                  </a:gs>
                                  <a:gs pos="50000">
                                    <a:srgbClr val="5B9BD5">
                                      <a:lumMod val="105000"/>
                                      <a:satMod val="103000"/>
                                      <a:tint val="73000"/>
                                    </a:srgbClr>
                                  </a:gs>
                                  <a:gs pos="100000">
                                    <a:srgbClr val="5B9BD5">
                                      <a:lumMod val="105000"/>
                                      <a:satMod val="109000"/>
                                      <a:tint val="81000"/>
                                    </a:srgbClr>
                                  </a:gs>
                                </a:gsLst>
                                <a:lin ang="5400000" scaled="0"/>
                              </a:gradFill>
                              <a:ln w="6350" cap="flat" cmpd="sng" algn="ctr">
                                <a:solidFill>
                                  <a:srgbClr val="5B9BD5"/>
                                </a:solidFill>
                                <a:prstDash val="solid"/>
                                <a:miter lim="800000"/>
                              </a:ln>
                              <a:effectLst/>
                            </wps:spPr>
                            <wps:txbx>
                              <w:txbxContent>
                                <w:p w14:paraId="2D68A601" w14:textId="4194905D" w:rsidR="008678A9" w:rsidRDefault="008678A9" w:rsidP="00437DDE">
                                  <w:pPr>
                                    <w:jc w:val="center"/>
                                    <w:textAlignment w:val="baseline"/>
                                    <w:rPr>
                                      <w:rFonts w:ascii="Calibri" w:hAnsi="Calibri"/>
                                      <w:b/>
                                      <w:bCs/>
                                      <w:color w:val="000000"/>
                                      <w:kern w:val="24"/>
                                      <w:sz w:val="40"/>
                                      <w:szCs w:val="40"/>
                                      <w14:ligatures w14:val="none"/>
                                    </w:rPr>
                                  </w:pPr>
                                </w:p>
                                <w:p w14:paraId="22B549B5" w14:textId="33462E9B" w:rsidR="00437DDE" w:rsidRDefault="00437DDE" w:rsidP="00437DDE">
                                  <w:pPr>
                                    <w:jc w:val="center"/>
                                    <w:textAlignment w:val="baseline"/>
                                  </w:pPr>
                                  <w:r>
                                    <w:rPr>
                                      <w:rFonts w:ascii="Calibri" w:hAnsi="Calibri"/>
                                      <w:b/>
                                      <w:bCs/>
                                      <w:color w:val="000000"/>
                                      <w:kern w:val="24"/>
                                      <w:sz w:val="40"/>
                                      <w:szCs w:val="40"/>
                                    </w:rPr>
                                    <w:t>Data warehouse</w:t>
                                  </w:r>
                                </w:p>
                              </w:txbxContent>
                            </wps:txbx>
                            <wps:bodyPr rtlCol="0" anchor="t"/>
                          </wps:wsp>
                          <pic:pic xmlns:pic="http://schemas.openxmlformats.org/drawingml/2006/picture">
                            <pic:nvPicPr>
                              <pic:cNvPr id="1684976725" name="Graphic 140"/>
                              <pic:cNvPicPr>
                                <a:picLocks noChangeAspect="1"/>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11921607" y="3856083"/>
                                <a:ext cx="878647" cy="878647"/>
                              </a:xfrm>
                              <a:prstGeom prst="rect">
                                <a:avLst/>
                              </a:prstGeom>
                              <a:effectLst/>
                            </pic:spPr>
                          </pic:pic>
                          <wps:wsp>
                            <wps:cNvPr id="894528122" name="Verbindingslijn: gebogen 81"/>
                            <wps:cNvCnPr>
                              <a:cxnSpLocks/>
                            </wps:cNvCnPr>
                            <wps:spPr>
                              <a:xfrm>
                                <a:off x="8426588" y="4282432"/>
                                <a:ext cx="1559762" cy="1636198"/>
                              </a:xfrm>
                              <a:prstGeom prst="bentConnector3">
                                <a:avLst>
                                  <a:gd name="adj1" fmla="val 50000"/>
                                </a:avLst>
                              </a:prstGeom>
                              <a:noFill/>
                              <a:ln w="19050" cap="flat" cmpd="sng" algn="ctr">
                                <a:solidFill>
                                  <a:srgbClr val="4472C4"/>
                                </a:solidFill>
                                <a:prstDash val="solid"/>
                                <a:miter lim="800000"/>
                                <a:tailEnd type="triangle"/>
                              </a:ln>
                              <a:effectLst/>
                            </wps:spPr>
                            <wps:bodyPr/>
                          </wps:wsp>
                          <wps:wsp>
                            <wps:cNvPr id="1716655579" name="Verbindingslijn: gebogen 82"/>
                            <wps:cNvCnPr>
                              <a:cxnSpLocks/>
                            </wps:cNvCnPr>
                            <wps:spPr>
                              <a:xfrm flipV="1">
                                <a:off x="10616967" y="4734730"/>
                                <a:ext cx="1743964" cy="1183901"/>
                              </a:xfrm>
                              <a:prstGeom prst="bentConnector2">
                                <a:avLst/>
                              </a:prstGeom>
                              <a:noFill/>
                              <a:ln w="19050" cap="flat" cmpd="sng" algn="ctr">
                                <a:solidFill>
                                  <a:srgbClr val="4472C4"/>
                                </a:solidFill>
                                <a:prstDash val="solid"/>
                                <a:miter lim="800000"/>
                                <a:tailEnd type="triangle"/>
                              </a:ln>
                              <a:effectLst/>
                            </wps:spPr>
                            <wps:bodyPr/>
                          </wps:wsp>
                          <wps:wsp>
                            <wps:cNvPr id="1600252608" name="Pijl: omhoog 85"/>
                            <wps:cNvSpPr/>
                            <wps:spPr>
                              <a:xfrm rot="5400000">
                                <a:off x="452003" y="3342996"/>
                                <a:ext cx="912233" cy="1816240"/>
                              </a:xfrm>
                              <a:prstGeom prst="upArrow">
                                <a:avLst/>
                              </a:pr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wps:spPr>
                            <wps:txbx>
                              <w:txbxContent>
                                <w:p w14:paraId="1FD97A53" w14:textId="7B73119B" w:rsidR="008678A9" w:rsidRDefault="008678A9" w:rsidP="00437DDE">
                                  <w:pPr>
                                    <w:jc w:val="center"/>
                                    <w:textAlignment w:val="baseline"/>
                                    <w:rPr>
                                      <w:rFonts w:ascii="Calibri" w:hAnsi="Calibri"/>
                                      <w:b/>
                                      <w:bCs/>
                                      <w:color w:val="FFFFFF"/>
                                      <w:kern w:val="24"/>
                                      <w:sz w:val="48"/>
                                      <w:szCs w:val="48"/>
                                      <w14:ligatures w14:val="none"/>
                                    </w:rPr>
                                  </w:pPr>
                                </w:p>
                                <w:p w14:paraId="75368642" w14:textId="2676C042" w:rsidR="00437DDE" w:rsidRDefault="00437DDE" w:rsidP="00437DDE">
                                  <w:pPr>
                                    <w:jc w:val="center"/>
                                    <w:textAlignment w:val="baseline"/>
                                  </w:pPr>
                                  <w:r>
                                    <w:rPr>
                                      <w:rFonts w:ascii="Calibri" w:hAnsi="Calibri"/>
                                      <w:b/>
                                      <w:color w:val="FFFFFF"/>
                                      <w:kern w:val="24"/>
                                      <w:sz w:val="48"/>
                                      <w:szCs w:val="48"/>
                                    </w:rPr>
                                    <w:t>Integraties</w:t>
                                  </w:r>
                                </w:p>
                              </w:txbxContent>
                            </wps:txbx>
                            <wps:bodyPr vert="vert270" rtlCol="0" anchor="ctr"/>
                          </wps:wsp>
                          <wps:wsp>
                            <wps:cNvPr id="1156752587" name="Rechthoek 86"/>
                            <wps:cNvSpPr/>
                            <wps:spPr>
                              <a:xfrm>
                                <a:off x="13713437" y="1451474"/>
                                <a:ext cx="3858970" cy="4307041"/>
                              </a:xfrm>
                              <a:prstGeom prst="rect">
                                <a:avLst/>
                              </a:pr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headEnd type="none" w="med" len="med"/>
                                <a:tailEnd type="none" w="med" len="med"/>
                              </a:ln>
                              <a:effectLst/>
                            </wps:spPr>
                            <wps:txbx>
                              <w:txbxContent>
                                <w:p w14:paraId="47C99673" w14:textId="08774EA3" w:rsidR="008678A9" w:rsidRDefault="008678A9" w:rsidP="00437DDE">
                                  <w:pPr>
                                    <w:jc w:val="center"/>
                                    <w:textAlignment w:val="baseline"/>
                                    <w:rPr>
                                      <w:rFonts w:ascii="Calibri" w:hAnsi="Calibri"/>
                                      <w:color w:val="FFFFFF"/>
                                      <w:kern w:val="24"/>
                                      <w:sz w:val="40"/>
                                      <w:szCs w:val="40"/>
                                      <w14:ligatures w14:val="none"/>
                                    </w:rPr>
                                  </w:pPr>
                                </w:p>
                                <w:p w14:paraId="1B9D9904" w14:textId="34BA768C" w:rsidR="00437DDE" w:rsidRDefault="00437DDE" w:rsidP="00437DDE">
                                  <w:pPr>
                                    <w:jc w:val="center"/>
                                    <w:textAlignment w:val="baseline"/>
                                  </w:pPr>
                                  <w:r>
                                    <w:rPr>
                                      <w:rFonts w:ascii="Calibri" w:hAnsi="Calibri"/>
                                      <w:color w:val="FFFFFF"/>
                                      <w:kern w:val="24"/>
                                      <w:sz w:val="40"/>
                                      <w:szCs w:val="40"/>
                                    </w:rPr>
                                    <w:t>Analytics Zone</w:t>
                                  </w:r>
                                </w:p>
                              </w:txbxContent>
                            </wps:txbx>
                            <wps:bodyPr rtlCol="0" anchor="t"/>
                          </wps:wsp>
                          <wps:wsp>
                            <wps:cNvPr id="1355192889" name="Explosie: 14 punten 97"/>
                            <wps:cNvSpPr/>
                            <wps:spPr>
                              <a:xfrm>
                                <a:off x="15021705" y="3596018"/>
                                <a:ext cx="2040407" cy="1250204"/>
                              </a:xfrm>
                              <a:prstGeom prst="irregularSeal2">
                                <a:avLst/>
                              </a:pr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wps:spPr>
                            <wps:bodyPr rtlCol="0" anchor="ctr"/>
                          </wps:wsp>
                          <pic:pic xmlns:pic="http://schemas.openxmlformats.org/drawingml/2006/picture">
                            <pic:nvPicPr>
                              <pic:cNvPr id="2034676708" name="Picture 2034676708" descr="Afbeelding met tekst&#10;&#10;Automatisch gegenereerde beschrijvi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15582676" y="4112986"/>
                                <a:ext cx="918836" cy="291067"/>
                              </a:xfrm>
                              <a:prstGeom prst="rect">
                                <a:avLst/>
                              </a:prstGeom>
                              <a:noFill/>
                              <a:effectLst/>
                            </pic:spPr>
                          </pic:pic>
                          <wps:wsp>
                            <wps:cNvPr id="348929880" name="Pijl: omhoog 89"/>
                            <wps:cNvSpPr/>
                            <wps:spPr>
                              <a:xfrm rot="5400000">
                                <a:off x="14104745" y="1925484"/>
                                <a:ext cx="1184165" cy="2277943"/>
                              </a:xfrm>
                              <a:prstGeom prst="upArrow">
                                <a:avLst/>
                              </a:pr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wps:spPr>
                            <wps:txbx>
                              <w:txbxContent>
                                <w:p w14:paraId="0803DCC3" w14:textId="64108945" w:rsidR="008678A9" w:rsidRDefault="008678A9" w:rsidP="00437DDE">
                                  <w:pPr>
                                    <w:jc w:val="center"/>
                                    <w:textAlignment w:val="baseline"/>
                                    <w:rPr>
                                      <w:rFonts w:ascii="Calibri" w:hAnsi="Calibri"/>
                                      <w:b/>
                                      <w:bCs/>
                                      <w:color w:val="FFFFFF"/>
                                      <w:kern w:val="24"/>
                                      <w:sz w:val="28"/>
                                      <w:szCs w:val="28"/>
                                      <w14:ligatures w14:val="none"/>
                                    </w:rPr>
                                  </w:pPr>
                                </w:p>
                                <w:p w14:paraId="1738E20F" w14:textId="7062B924" w:rsidR="00437DDE" w:rsidRDefault="00437DDE" w:rsidP="00437DDE">
                                  <w:pPr>
                                    <w:jc w:val="center"/>
                                    <w:textAlignment w:val="baseline"/>
                                  </w:pPr>
                                  <w:r>
                                    <w:rPr>
                                      <w:rFonts w:ascii="Calibri" w:hAnsi="Calibri"/>
                                      <w:b/>
                                      <w:color w:val="FFFFFF"/>
                                      <w:kern w:val="24"/>
                                      <w:sz w:val="28"/>
                                      <w:szCs w:val="28"/>
                                    </w:rPr>
                                    <w:t>Data Science omgeving</w:t>
                                  </w:r>
                                </w:p>
                              </w:txbxContent>
                            </wps:txbx>
                            <wps:bodyPr vert="vert270" rtlCol="0" anchor="ctr"/>
                          </wps:wsp>
                          <pic:pic xmlns:pic="http://schemas.openxmlformats.org/drawingml/2006/picture">
                            <pic:nvPicPr>
                              <pic:cNvPr id="1109663670" name="Picture 1109663670" descr="ML Pipelines in Azure Machine Learning the right way | by Coussement Bruno  | datamindedbe | Mediu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16740222" y="2533024"/>
                                <a:ext cx="630619" cy="678547"/>
                              </a:xfrm>
                              <a:prstGeom prst="rect">
                                <a:avLst/>
                              </a:prstGeom>
                              <a:noFill/>
                              <a:effectLst/>
                            </pic:spPr>
                          </pic:pic>
                          <pic:pic xmlns:pic="http://schemas.openxmlformats.org/drawingml/2006/picture">
                            <pic:nvPicPr>
                              <pic:cNvPr id="1229337182" name="Graphic 70"/>
                              <pic:cNvPicPr>
                                <a:picLocks noChangeAspect="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16017055" y="2508953"/>
                                <a:ext cx="630617" cy="630617"/>
                              </a:xfrm>
                              <a:prstGeom prst="rect">
                                <a:avLst/>
                              </a:prstGeom>
                              <a:effectLst/>
                            </pic:spPr>
                          </pic:pic>
                          <wps:wsp>
                            <wps:cNvPr id="557143324" name="Arrow: Down 557143324"/>
                            <wps:cNvSpPr/>
                            <wps:spPr>
                              <a:xfrm rot="16200000">
                                <a:off x="13879672" y="2946672"/>
                                <a:ext cx="635362" cy="2701697"/>
                              </a:xfrm>
                              <a:prstGeom prst="downArrow">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wps:spPr>
                            <wps:txbx>
                              <w:txbxContent>
                                <w:p w14:paraId="7C451C48" w14:textId="696F15E6" w:rsidR="008678A9" w:rsidRDefault="008678A9" w:rsidP="00437DDE">
                                  <w:pPr>
                                    <w:jc w:val="center"/>
                                    <w:textAlignment w:val="baseline"/>
                                    <w:rPr>
                                      <w:rFonts w:ascii="Calibri" w:hAnsi="Calibri"/>
                                      <w:b/>
                                      <w:bCs/>
                                      <w:color w:val="FFFFFF"/>
                                      <w:kern w:val="24"/>
                                      <w:sz w:val="40"/>
                                      <w:szCs w:val="40"/>
                                      <w14:ligatures w14:val="none"/>
                                    </w:rPr>
                                  </w:pPr>
                                </w:p>
                                <w:p w14:paraId="025AF743" w14:textId="16658394" w:rsidR="00437DDE" w:rsidRDefault="00437DDE" w:rsidP="00437DDE">
                                  <w:pPr>
                                    <w:jc w:val="center"/>
                                    <w:textAlignment w:val="baseline"/>
                                  </w:pPr>
                                  <w:r>
                                    <w:rPr>
                                      <w:rFonts w:ascii="Calibri" w:hAnsi="Calibri"/>
                                      <w:b/>
                                      <w:color w:val="FFFFFF"/>
                                      <w:kern w:val="24"/>
                                      <w:sz w:val="40"/>
                                      <w:szCs w:val="40"/>
                                    </w:rPr>
                                    <w:t>Data producten</w:t>
                                  </w:r>
                                </w:p>
                              </w:txbxContent>
                            </wps:txbx>
                            <wps:bodyPr vert="vert" rtlCol="0" anchor="ctr"/>
                          </wps:wsp>
                          <wps:wsp>
                            <wps:cNvPr id="1233682280" name="TextBox 82"/>
                            <wps:cNvSpPr txBox="1"/>
                            <wps:spPr>
                              <a:xfrm>
                                <a:off x="9689600" y="6181118"/>
                                <a:ext cx="1241425" cy="693420"/>
                              </a:xfrm>
                              <a:prstGeom prst="rect">
                                <a:avLst/>
                              </a:prstGeom>
                              <a:noFill/>
                              <a:effectLst/>
                            </wps:spPr>
                            <wps:txbx>
                              <w:txbxContent>
                                <w:p w14:paraId="76CC779D" w14:textId="65A7FFBB" w:rsidR="008678A9" w:rsidRDefault="008678A9" w:rsidP="00437DDE">
                                  <w:pPr>
                                    <w:textAlignment w:val="baseline"/>
                                    <w:rPr>
                                      <w:rFonts w:ascii="Calibri" w:hAnsi="Calibri"/>
                                      <w:b/>
                                      <w:bCs/>
                                      <w:color w:val="000000"/>
                                      <w:kern w:val="24"/>
                                      <w:sz w:val="36"/>
                                      <w:szCs w:val="36"/>
                                      <w14:ligatures w14:val="none"/>
                                    </w:rPr>
                                  </w:pPr>
                                </w:p>
                                <w:p w14:paraId="1D15BDAC" w14:textId="4F759503" w:rsidR="00437DDE" w:rsidRDefault="00437DDE" w:rsidP="00437DDE">
                                  <w:pPr>
                                    <w:textAlignment w:val="baseline"/>
                                  </w:pPr>
                                  <w:r>
                                    <w:rPr>
                                      <w:rFonts w:ascii="Calibri" w:hAnsi="Calibri"/>
                                      <w:b/>
                                      <w:bCs/>
                                      <w:color w:val="000000"/>
                                      <w:kern w:val="24"/>
                                      <w:sz w:val="36"/>
                                      <w:szCs w:val="36"/>
                                    </w:rPr>
                                    <w:t>Orkestratie</w:t>
                                  </w:r>
                                </w:p>
                              </w:txbxContent>
                            </wps:txbx>
                            <wps:bodyPr wrap="none" rtlCol="0">
                              <a:spAutoFit/>
                            </wps:bodyPr>
                          </wps:wsp>
                          <wps:wsp>
                            <wps:cNvPr id="1491292388" name="Rechthoek: afgeronde hoeken 140"/>
                            <wps:cNvSpPr/>
                            <wps:spPr>
                              <a:xfrm>
                                <a:off x="3011581" y="4755639"/>
                                <a:ext cx="2101397" cy="924312"/>
                              </a:xfrm>
                              <a:prstGeom prst="roundRect">
                                <a:avLst/>
                              </a:prstGeom>
                              <a:ln/>
                              <a:effectLst/>
                            </wps:spPr>
                            <wps:style>
                              <a:lnRef idx="1">
                                <a:schemeClr val="accent2"/>
                              </a:lnRef>
                              <a:fillRef idx="2">
                                <a:schemeClr val="accent2"/>
                              </a:fillRef>
                              <a:effectRef idx="1">
                                <a:schemeClr val="accent2"/>
                              </a:effectRef>
                              <a:fontRef idx="minor">
                                <a:schemeClr val="dk1"/>
                              </a:fontRef>
                            </wps:style>
                            <wps:txbx>
                              <w:txbxContent>
                                <w:p w14:paraId="661A2ECC" w14:textId="790A8757" w:rsidR="008678A9" w:rsidRDefault="008678A9" w:rsidP="00437DDE">
                                  <w:pPr>
                                    <w:overflowPunct w:val="0"/>
                                    <w:jc w:val="center"/>
                                    <w:textAlignment w:val="baseline"/>
                                    <w:rPr>
                                      <w:rFonts w:cs="Arial"/>
                                      <w:color w:val="384692"/>
                                      <w:kern w:val="0"/>
                                      <w:sz w:val="48"/>
                                      <w:szCs w:val="48"/>
                                      <w14:ligatures w14:val="none"/>
                                    </w:rPr>
                                  </w:pPr>
                                </w:p>
                                <w:p w14:paraId="1582349C" w14:textId="6CE28288" w:rsidR="00437DDE" w:rsidRDefault="00437DDE" w:rsidP="00437DDE">
                                  <w:pPr>
                                    <w:overflowPunct w:val="0"/>
                                    <w:jc w:val="center"/>
                                    <w:textAlignment w:val="baseline"/>
                                  </w:pPr>
                                  <w:r>
                                    <w:rPr>
                                      <w:rFonts w:cs="Arial"/>
                                      <w:color w:val="384692"/>
                                      <w:sz w:val="48"/>
                                      <w:szCs w:val="48"/>
                                    </w:rPr>
                                    <w:t>Ingest</w:t>
                                  </w:r>
                                </w:p>
                              </w:txbxContent>
                            </wps:txbx>
                            <wps:bodyPr rot="0" spcFirstLastPara="1" vert="horz" wrap="square" lIns="35718" tIns="35718" rIns="35718" bIns="35718" numCol="1" spcCol="38100" rtlCol="0" anchor="ctr">
                              <a:spAutoFit/>
                            </wps:bodyPr>
                          </wps:wsp>
                          <wps:wsp>
                            <wps:cNvPr id="1672218708" name="Rechthoek: afgeronde hoeken 3"/>
                            <wps:cNvSpPr/>
                            <wps:spPr>
                              <a:xfrm>
                                <a:off x="9262188" y="1618578"/>
                                <a:ext cx="8379005" cy="924312"/>
                              </a:xfrm>
                              <a:prstGeom prst="roundRect">
                                <a:avLst/>
                              </a:prstGeom>
                              <a:ln/>
                            </wps:spPr>
                            <wps:style>
                              <a:lnRef idx="1">
                                <a:schemeClr val="accent5"/>
                              </a:lnRef>
                              <a:fillRef idx="2">
                                <a:schemeClr val="accent5"/>
                              </a:fillRef>
                              <a:effectRef idx="1">
                                <a:schemeClr val="accent5"/>
                              </a:effectRef>
                              <a:fontRef idx="minor">
                                <a:schemeClr val="dk1"/>
                              </a:fontRef>
                            </wps:style>
                            <wps:txbx>
                              <w:txbxContent>
                                <w:p w14:paraId="3F28F8BF" w14:textId="23F70FB7" w:rsidR="008678A9" w:rsidRDefault="008678A9" w:rsidP="00437DDE">
                                  <w:pPr>
                                    <w:overflowPunct w:val="0"/>
                                    <w:jc w:val="center"/>
                                    <w:textAlignment w:val="baseline"/>
                                    <w:rPr>
                                      <w:rFonts w:eastAsia="Arial" w:cs="Arial"/>
                                      <w:color w:val="384692"/>
                                      <w:kern w:val="0"/>
                                      <w:sz w:val="48"/>
                                      <w:szCs w:val="48"/>
                                      <w14:ligatures w14:val="none"/>
                                    </w:rPr>
                                  </w:pPr>
                                </w:p>
                                <w:p w14:paraId="21DB9A72" w14:textId="48B69191" w:rsidR="00437DDE" w:rsidRDefault="00437DDE" w:rsidP="00437DDE">
                                  <w:pPr>
                                    <w:overflowPunct w:val="0"/>
                                    <w:jc w:val="center"/>
                                    <w:textAlignment w:val="baseline"/>
                                  </w:pPr>
                                  <w:r>
                                    <w:rPr>
                                      <w:rFonts w:eastAsia="Arial" w:cs="Arial"/>
                                      <w:color w:val="384692"/>
                                      <w:sz w:val="48"/>
                                      <w:szCs w:val="48"/>
                                    </w:rPr>
                                    <w:t>Serve</w:t>
                                  </w:r>
                                </w:p>
                              </w:txbxContent>
                            </wps:txbx>
                            <wps:bodyPr rot="0" spcFirstLastPara="1" vert="horz" wrap="square" lIns="35718" tIns="35718" rIns="35718" bIns="35718" numCol="1" spcCol="38100" rtlCol="0" anchor="ctr">
                              <a:spAutoFit/>
                            </wps:bodyPr>
                          </wps:wsp>
                          <wps:wsp>
                            <wps:cNvPr id="1254408257" name="Rectangle 1254408257"/>
                            <wps:cNvSpPr/>
                            <wps:spPr>
                              <a:xfrm>
                                <a:off x="9340092" y="3196007"/>
                                <a:ext cx="1893624" cy="2172634"/>
                              </a:xfrm>
                              <a:prstGeom prst="rect">
                                <a:avLst/>
                              </a:prstGeom>
                              <a:gradFill rotWithShape="1">
                                <a:gsLst>
                                  <a:gs pos="0">
                                    <a:srgbClr val="5B9BD5">
                                      <a:lumMod val="110000"/>
                                      <a:satMod val="105000"/>
                                      <a:tint val="67000"/>
                                    </a:srgbClr>
                                  </a:gs>
                                  <a:gs pos="50000">
                                    <a:srgbClr val="5B9BD5">
                                      <a:lumMod val="105000"/>
                                      <a:satMod val="103000"/>
                                      <a:tint val="73000"/>
                                    </a:srgbClr>
                                  </a:gs>
                                  <a:gs pos="100000">
                                    <a:srgbClr val="5B9BD5">
                                      <a:lumMod val="105000"/>
                                      <a:satMod val="109000"/>
                                      <a:tint val="81000"/>
                                    </a:srgbClr>
                                  </a:gs>
                                </a:gsLst>
                                <a:lin ang="5400000" scaled="0"/>
                              </a:gradFill>
                              <a:ln w="6350" cap="flat" cmpd="sng" algn="ctr">
                                <a:solidFill>
                                  <a:srgbClr val="5B9BD5"/>
                                </a:solidFill>
                                <a:prstDash val="solid"/>
                                <a:miter lim="800000"/>
                              </a:ln>
                              <a:effectLst/>
                            </wps:spPr>
                            <wps:txbx>
                              <w:txbxContent>
                                <w:p w14:paraId="00C0BFD7" w14:textId="38835693" w:rsidR="008678A9" w:rsidRDefault="008678A9" w:rsidP="00437DDE">
                                  <w:pPr>
                                    <w:jc w:val="center"/>
                                    <w:textAlignment w:val="baseline"/>
                                    <w:rPr>
                                      <w:rFonts w:ascii="Calibri" w:hAnsi="Calibri"/>
                                      <w:b/>
                                      <w:bCs/>
                                      <w:color w:val="000000"/>
                                      <w:kern w:val="24"/>
                                      <w:sz w:val="40"/>
                                      <w:szCs w:val="40"/>
                                      <w14:ligatures w14:val="none"/>
                                    </w:rPr>
                                  </w:pPr>
                                </w:p>
                                <w:p w14:paraId="7D8C45F6" w14:textId="1EFB52C0" w:rsidR="00437DDE" w:rsidRDefault="00437DDE" w:rsidP="00437DDE">
                                  <w:pPr>
                                    <w:jc w:val="center"/>
                                    <w:textAlignment w:val="baseline"/>
                                  </w:pPr>
                                  <w:r>
                                    <w:rPr>
                                      <w:rFonts w:ascii="Calibri" w:hAnsi="Calibri"/>
                                      <w:b/>
                                      <w:bCs/>
                                      <w:color w:val="000000"/>
                                      <w:kern w:val="24"/>
                                      <w:sz w:val="40"/>
                                      <w:szCs w:val="40"/>
                                    </w:rPr>
                                    <w:t>…</w:t>
                                  </w:r>
                                </w:p>
                              </w:txbxContent>
                            </wps:txbx>
                            <wps:bodyPr rtlCol="0" anchor="t"/>
                          </wps:wsp>
                          <pic:pic xmlns:pic="http://schemas.openxmlformats.org/drawingml/2006/picture">
                            <pic:nvPicPr>
                              <pic:cNvPr id="1948225259" name="Graphic 129"/>
                              <pic:cNvPicPr>
                                <a:picLocks noChangeAspect="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7348241" y="3441499"/>
                                <a:ext cx="627462" cy="619902"/>
                              </a:xfrm>
                              <a:prstGeom prst="rect">
                                <a:avLst/>
                              </a:prstGeom>
                              <a:effectLst/>
                            </pic:spPr>
                          </pic:pic>
                          <pic:pic xmlns:pic="http://schemas.openxmlformats.org/drawingml/2006/picture">
                            <pic:nvPicPr>
                              <pic:cNvPr id="786834230" name="Graphic 129"/>
                              <pic:cNvPicPr>
                                <a:picLocks noChangeAspect="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9989621" y="3933325"/>
                                <a:ext cx="627462" cy="619902"/>
                              </a:xfrm>
                              <a:prstGeom prst="rect">
                                <a:avLst/>
                              </a:prstGeom>
                              <a:effectLst/>
                            </pic:spPr>
                          </pic:pic>
                          <wps:wsp>
                            <wps:cNvPr id="1273129703" name="Rechthoek: afgeronde hoeken 16"/>
                            <wps:cNvSpPr/>
                            <wps:spPr>
                              <a:xfrm>
                                <a:off x="2912295" y="0"/>
                                <a:ext cx="6314510" cy="8717280"/>
                              </a:xfrm>
                              <a:prstGeom prst="roundRect">
                                <a:avLst/>
                              </a:prstGeom>
                              <a:noFill/>
                              <a:ln w="38100" cap="flat" cmpd="sng" algn="ctr">
                                <a:solidFill>
                                  <a:schemeClr val="accent6"/>
                                </a:solidFill>
                                <a:prstDash val="sysDot"/>
                                <a:round/>
                                <a:headEnd type="none" w="med" len="med"/>
                                <a:tailEnd type="none" w="med" len="med"/>
                              </a:ln>
                              <a:effectLst/>
                            </wps:spPr>
                            <wps:style>
                              <a:lnRef idx="0">
                                <a:scrgbClr r="0" g="0" b="0"/>
                              </a:lnRef>
                              <a:fillRef idx="0">
                                <a:scrgbClr r="0" g="0" b="0"/>
                              </a:fillRef>
                              <a:effectRef idx="0">
                                <a:scrgbClr r="0" g="0" b="0"/>
                              </a:effectRef>
                              <a:fontRef idx="minor">
                                <a:schemeClr val="accent6"/>
                              </a:fontRef>
                            </wps:style>
                            <wps:txbx>
                              <w:txbxContent>
                                <w:p w14:paraId="0964EAAE" w14:textId="77777777" w:rsidR="00437DDE" w:rsidRDefault="00437DDE" w:rsidP="00437DDE">
                                  <w:pPr>
                                    <w:overflowPunct w:val="0"/>
                                    <w:jc w:val="center"/>
                                    <w:textAlignment w:val="baseline"/>
                                    <w:rPr>
                                      <w:rFonts w:eastAsia="Arial" w:cs="Arial"/>
                                      <w:b/>
                                      <w:color w:val="384692"/>
                                      <w:kern w:val="0"/>
                                      <w:sz w:val="40"/>
                                      <w:szCs w:val="40"/>
                                      <w14:ligatures w14:val="none"/>
                                    </w:rPr>
                                  </w:pPr>
                                  <w:r>
                                    <w:rPr>
                                      <w:rFonts w:eastAsia="Arial" w:cs="Arial"/>
                                      <w:b/>
                                      <w:color w:val="384692"/>
                                      <w:sz w:val="40"/>
                                      <w:szCs w:val="40"/>
                                    </w:rPr>
                                    <w:t xml:space="preserve">Scope project </w:t>
                                  </w:r>
                                </w:p>
                                <w:p w14:paraId="7F8BBB0C" w14:textId="5822A3BD" w:rsidR="008678A9" w:rsidRDefault="008678A9" w:rsidP="00437DDE">
                                  <w:pPr>
                                    <w:overflowPunct w:val="0"/>
                                    <w:jc w:val="center"/>
                                    <w:textAlignment w:val="baseline"/>
                                    <w:rPr>
                                      <w:rFonts w:eastAsia="Arial" w:cs="Arial"/>
                                      <w:b/>
                                      <w:bCs/>
                                      <w:color w:val="384692"/>
                                      <w:sz w:val="40"/>
                                      <w:szCs w:val="40"/>
                                    </w:rPr>
                                  </w:pPr>
                                </w:p>
                                <w:p w14:paraId="2E93B126" w14:textId="2AA258E2" w:rsidR="00437DDE" w:rsidRDefault="00437DDE" w:rsidP="00437DDE">
                                  <w:pPr>
                                    <w:overflowPunct w:val="0"/>
                                    <w:jc w:val="center"/>
                                    <w:textAlignment w:val="baseline"/>
                                  </w:pPr>
                                  <w:r>
                                    <w:rPr>
                                      <w:rFonts w:eastAsia="Arial" w:cs="Arial"/>
                                      <w:b/>
                                      <w:color w:val="384692"/>
                                      <w:sz w:val="40"/>
                                      <w:szCs w:val="40"/>
                                    </w:rPr>
                                    <w:t>vervanging ETL-Straat</w:t>
                                  </w:r>
                                </w:p>
                              </w:txbxContent>
                            </wps:txbx>
                            <wps:bodyPr rot="0" spcFirstLastPara="1" vert="horz" wrap="square" lIns="71434" tIns="71434" rIns="71434" bIns="71434" numCol="1" spcCol="38100" rtlCol="0" anchor="t">
                              <a:noAutofit/>
                            </wps:bodyPr>
                          </wps:wsp>
                          <wps:wsp>
                            <wps:cNvPr id="465475243" name="Straight Arrow Connector 465475243"/>
                            <wps:cNvCnPr>
                              <a:cxnSpLocks/>
                            </wps:cNvCnPr>
                            <wps:spPr>
                              <a:xfrm flipV="1">
                                <a:off x="10342907" y="4586103"/>
                                <a:ext cx="5454" cy="1037590"/>
                              </a:xfrm>
                              <a:prstGeom prst="straightConnector1">
                                <a:avLst/>
                              </a:prstGeom>
                              <a:noFill/>
                              <a:ln w="19050" cap="flat" cmpd="sng" algn="ctr">
                                <a:solidFill>
                                  <a:srgbClr val="4472C4"/>
                                </a:solidFill>
                                <a:prstDash val="solid"/>
                                <a:miter lim="800000"/>
                                <a:tailEnd type="triangle"/>
                              </a:ln>
                              <a:effectLst/>
                            </wps:spPr>
                            <wps:bodyPr/>
                          </wps:wsp>
                          <wps:wsp>
                            <wps:cNvPr id="115309728" name="Rechthoek: afgeronde hoeken 8"/>
                            <wps:cNvSpPr/>
                            <wps:spPr>
                              <a:xfrm>
                                <a:off x="6985232" y="1634245"/>
                                <a:ext cx="2101097" cy="924315"/>
                              </a:xfrm>
                              <a:prstGeom prst="roundRect">
                                <a:avLst/>
                              </a:prstGeom>
                              <a:ln/>
                              <a:effectLst/>
                            </wps:spPr>
                            <wps:style>
                              <a:lnRef idx="1">
                                <a:schemeClr val="accent2"/>
                              </a:lnRef>
                              <a:fillRef idx="2">
                                <a:schemeClr val="accent2"/>
                              </a:fillRef>
                              <a:effectRef idx="1">
                                <a:schemeClr val="accent2"/>
                              </a:effectRef>
                              <a:fontRef idx="minor">
                                <a:schemeClr val="dk1"/>
                              </a:fontRef>
                            </wps:style>
                            <wps:txbx>
                              <w:txbxContent>
                                <w:p w14:paraId="72FFC6F5" w14:textId="43F075B5" w:rsidR="008678A9" w:rsidRDefault="008678A9" w:rsidP="00437DDE">
                                  <w:pPr>
                                    <w:overflowPunct w:val="0"/>
                                    <w:jc w:val="center"/>
                                    <w:textAlignment w:val="baseline"/>
                                    <w:rPr>
                                      <w:rFonts w:eastAsia="Arial" w:cs="Arial"/>
                                      <w:color w:val="384692"/>
                                      <w:kern w:val="0"/>
                                      <w:sz w:val="48"/>
                                      <w:szCs w:val="48"/>
                                      <w14:ligatures w14:val="none"/>
                                    </w:rPr>
                                  </w:pPr>
                                </w:p>
                                <w:p w14:paraId="5980A222" w14:textId="3138945E" w:rsidR="00437DDE" w:rsidRDefault="00437DDE" w:rsidP="00437DDE">
                                  <w:pPr>
                                    <w:overflowPunct w:val="0"/>
                                    <w:jc w:val="center"/>
                                    <w:textAlignment w:val="baseline"/>
                                  </w:pPr>
                                  <w:r>
                                    <w:rPr>
                                      <w:rFonts w:eastAsia="Arial" w:cs="Arial"/>
                                      <w:color w:val="384692"/>
                                      <w:sz w:val="48"/>
                                      <w:szCs w:val="48"/>
                                    </w:rPr>
                                    <w:t>Serve</w:t>
                                  </w:r>
                                </w:p>
                              </w:txbxContent>
                            </wps:txbx>
                            <wps:bodyPr rot="0" spcFirstLastPara="1" vert="horz" wrap="square" lIns="35718" tIns="35718" rIns="35718" bIns="35718" numCol="1" spcCol="38100" rtlCol="0" anchor="ctr">
                              <a:spAutoFit/>
                            </wps:bodyPr>
                          </wps:wsp>
                          <pic:pic xmlns:pic="http://schemas.openxmlformats.org/drawingml/2006/picture">
                            <pic:nvPicPr>
                              <pic:cNvPr id="1496604845" name="Graphic 129"/>
                              <pic:cNvPicPr>
                                <a:picLocks noChangeAspect="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5678628" y="3915492"/>
                                <a:ext cx="627462" cy="619902"/>
                              </a:xfrm>
                              <a:prstGeom prst="rect">
                                <a:avLst/>
                              </a:prstGeom>
                              <a:effectLst/>
                            </pic:spPr>
                          </pic:pic>
                          <wps:wsp>
                            <wps:cNvPr id="1758222035" name="Rechthoek: afgeronde hoeken 17"/>
                            <wps:cNvSpPr/>
                            <wps:spPr>
                              <a:xfrm>
                                <a:off x="6989082" y="1063597"/>
                                <a:ext cx="2129337" cy="924312"/>
                              </a:xfrm>
                              <a:prstGeom prst="roundRect">
                                <a:avLst/>
                              </a:prstGeom>
                              <a:ln/>
                              <a:effectLst/>
                            </wps:spPr>
                            <wps:style>
                              <a:lnRef idx="1">
                                <a:schemeClr val="accent2"/>
                              </a:lnRef>
                              <a:fillRef idx="2">
                                <a:schemeClr val="accent2"/>
                              </a:fillRef>
                              <a:effectRef idx="1">
                                <a:schemeClr val="accent2"/>
                              </a:effectRef>
                              <a:fontRef idx="minor">
                                <a:schemeClr val="dk1"/>
                              </a:fontRef>
                            </wps:style>
                            <wps:txbx>
                              <w:txbxContent>
                                <w:p w14:paraId="36D8D961" w14:textId="7AE077BE" w:rsidR="008678A9" w:rsidRDefault="008678A9" w:rsidP="00437DDE">
                                  <w:pPr>
                                    <w:overflowPunct w:val="0"/>
                                    <w:jc w:val="center"/>
                                    <w:textAlignment w:val="baseline"/>
                                    <w:rPr>
                                      <w:rFonts w:eastAsia="Arial" w:cs="Arial"/>
                                      <w:color w:val="384692"/>
                                      <w:kern w:val="0"/>
                                      <w:sz w:val="48"/>
                                      <w:szCs w:val="48"/>
                                      <w14:ligatures w14:val="none"/>
                                    </w:rPr>
                                  </w:pPr>
                                </w:p>
                                <w:p w14:paraId="38182EB6" w14:textId="62A0B1D0" w:rsidR="00437DDE" w:rsidRDefault="00437DDE" w:rsidP="00437DDE">
                                  <w:pPr>
                                    <w:overflowPunct w:val="0"/>
                                    <w:jc w:val="center"/>
                                    <w:textAlignment w:val="baseline"/>
                                  </w:pPr>
                                  <w:r>
                                    <w:rPr>
                                      <w:rFonts w:eastAsia="Arial" w:cs="Arial"/>
                                      <w:color w:val="384692"/>
                                      <w:sz w:val="48"/>
                                      <w:szCs w:val="48"/>
                                    </w:rPr>
                                    <w:t>Ingest</w:t>
                                  </w:r>
                                </w:p>
                              </w:txbxContent>
                            </wps:txbx>
                            <wps:bodyPr rot="0" spcFirstLastPara="1" vert="horz" wrap="square" lIns="35718" tIns="35718" rIns="35718" bIns="35718" numCol="1" spcCol="38100" rtlCol="0" anchor="ctr">
                              <a:spAutoFit/>
                            </wps:bodyPr>
                          </wps:wsp>
                          <wps:wsp>
                            <wps:cNvPr id="212024699" name="Rechthoek: afgeronde hoeken 142"/>
                            <wps:cNvSpPr/>
                            <wps:spPr>
                              <a:xfrm>
                                <a:off x="6964160" y="4761060"/>
                                <a:ext cx="2102667" cy="924312"/>
                              </a:xfrm>
                              <a:prstGeom prst="roundRect">
                                <a:avLst/>
                              </a:prstGeom>
                              <a:ln/>
                              <a:effectLst/>
                            </wps:spPr>
                            <wps:style>
                              <a:lnRef idx="1">
                                <a:schemeClr val="accent2"/>
                              </a:lnRef>
                              <a:fillRef idx="2">
                                <a:schemeClr val="accent2"/>
                              </a:fillRef>
                              <a:effectRef idx="1">
                                <a:schemeClr val="accent2"/>
                              </a:effectRef>
                              <a:fontRef idx="minor">
                                <a:schemeClr val="dk1"/>
                              </a:fontRef>
                            </wps:style>
                            <wps:txbx>
                              <w:txbxContent>
                                <w:p w14:paraId="12C4D91B" w14:textId="105EAFCF" w:rsidR="008678A9" w:rsidRDefault="008678A9" w:rsidP="00437DDE">
                                  <w:pPr>
                                    <w:overflowPunct w:val="0"/>
                                    <w:jc w:val="center"/>
                                    <w:textAlignment w:val="baseline"/>
                                    <w:rPr>
                                      <w:rFonts w:eastAsia="Arial" w:cs="Arial"/>
                                      <w:color w:val="384692"/>
                                      <w:kern w:val="0"/>
                                      <w:sz w:val="48"/>
                                      <w:szCs w:val="48"/>
                                      <w14:ligatures w14:val="none"/>
                                    </w:rPr>
                                  </w:pPr>
                                </w:p>
                                <w:p w14:paraId="24C9A43F" w14:textId="49D26655" w:rsidR="00437DDE" w:rsidRDefault="00437DDE" w:rsidP="00437DDE">
                                  <w:pPr>
                                    <w:overflowPunct w:val="0"/>
                                    <w:jc w:val="center"/>
                                    <w:textAlignment w:val="baseline"/>
                                  </w:pPr>
                                  <w:r>
                                    <w:rPr>
                                      <w:rFonts w:eastAsia="Arial" w:cs="Arial"/>
                                      <w:color w:val="384692"/>
                                      <w:sz w:val="48"/>
                                      <w:szCs w:val="48"/>
                                    </w:rPr>
                                    <w:t>Transform</w:t>
                                  </w:r>
                                </w:p>
                              </w:txbxContent>
                            </wps:txbx>
                            <wps:bodyPr rot="0" spcFirstLastPara="1" vert="horz" wrap="square" lIns="35718" tIns="35718" rIns="35718" bIns="35718" numCol="1" spcCol="38100" rtlCol="0" anchor="ctr">
                              <a:spAutoFit/>
                            </wps:bodyPr>
                          </wps:wsp>
                          <wps:wsp>
                            <wps:cNvPr id="970893655" name="Rechthoek: afgeronde hoeken 142"/>
                            <wps:cNvSpPr/>
                            <wps:spPr>
                              <a:xfrm>
                                <a:off x="9232421" y="4764456"/>
                                <a:ext cx="2101397" cy="924312"/>
                              </a:xfrm>
                              <a:prstGeom prst="roundRect">
                                <a:avLst/>
                              </a:prstGeom>
                              <a:ln/>
                            </wps:spPr>
                            <wps:style>
                              <a:lnRef idx="1">
                                <a:schemeClr val="accent5"/>
                              </a:lnRef>
                              <a:fillRef idx="2">
                                <a:schemeClr val="accent5"/>
                              </a:fillRef>
                              <a:effectRef idx="1">
                                <a:schemeClr val="accent5"/>
                              </a:effectRef>
                              <a:fontRef idx="minor">
                                <a:schemeClr val="dk1"/>
                              </a:fontRef>
                            </wps:style>
                            <wps:txbx>
                              <w:txbxContent>
                                <w:p w14:paraId="66AECAA5" w14:textId="1B8B4E60" w:rsidR="008678A9" w:rsidRDefault="008678A9" w:rsidP="00437DDE">
                                  <w:pPr>
                                    <w:overflowPunct w:val="0"/>
                                    <w:jc w:val="center"/>
                                    <w:textAlignment w:val="baseline"/>
                                    <w:rPr>
                                      <w:rFonts w:eastAsia="Arial" w:cs="Arial"/>
                                      <w:color w:val="384692"/>
                                      <w:kern w:val="0"/>
                                      <w:sz w:val="48"/>
                                      <w:szCs w:val="48"/>
                                      <w14:ligatures w14:val="none"/>
                                    </w:rPr>
                                  </w:pPr>
                                </w:p>
                                <w:p w14:paraId="5AA0F9E6" w14:textId="27ACA8B1" w:rsidR="00437DDE" w:rsidRDefault="00437DDE" w:rsidP="00437DDE">
                                  <w:pPr>
                                    <w:overflowPunct w:val="0"/>
                                    <w:jc w:val="center"/>
                                    <w:textAlignment w:val="baseline"/>
                                  </w:pPr>
                                  <w:r>
                                    <w:rPr>
                                      <w:rFonts w:eastAsia="Arial" w:cs="Arial"/>
                                      <w:color w:val="384692"/>
                                      <w:sz w:val="48"/>
                                      <w:szCs w:val="48"/>
                                    </w:rPr>
                                    <w:t>Transform</w:t>
                                  </w:r>
                                </w:p>
                              </w:txbxContent>
                            </wps:txbx>
                            <wps:bodyPr rot="0" spcFirstLastPara="1" vert="horz" wrap="square" lIns="35718" tIns="35718" rIns="35718" bIns="35718" numCol="1" spcCol="38100" rtlCol="0" anchor="ctr">
                              <a:spAutoFit/>
                            </wps:bodyPr>
                          </wps:wsp>
                          <pic:pic xmlns:pic="http://schemas.openxmlformats.org/drawingml/2006/picture">
                            <pic:nvPicPr>
                              <pic:cNvPr id="1597232446" name="Graphic 129"/>
                              <pic:cNvPicPr>
                                <a:picLocks noChangeAspect="1"/>
                              </pic:cNvPicPr>
                            </pic:nvPicPr>
                            <pic:blipFill>
                              <a:blip r:embed="rId24">
                                <a:extLst>
                                  <a:ext uri="{96DAC541-7B7A-43D3-8B79-37D633B846F1}">
                                    <asvg:svgBlip xmlns:asvg="http://schemas.microsoft.com/office/drawing/2016/SVG/main" r:embed="rId25"/>
                                  </a:ext>
                                </a:extLst>
                              </a:blip>
                              <a:srcRect/>
                              <a:stretch/>
                            </pic:blipFill>
                            <pic:spPr>
                              <a:xfrm>
                                <a:off x="6459081" y="7260394"/>
                                <a:ext cx="619900" cy="619900"/>
                              </a:xfrm>
                              <a:prstGeom prst="rect">
                                <a:avLst/>
                              </a:prstGeom>
                              <a:effectLst/>
                            </pic:spPr>
                          </pic:pic>
                          <pic:pic xmlns:pic="http://schemas.openxmlformats.org/drawingml/2006/picture">
                            <pic:nvPicPr>
                              <pic:cNvPr id="1479078896" name="Graphic 123"/>
                              <pic:cNvPicPr>
                                <a:picLocks noChangeAspect="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6087472" y="7500604"/>
                                <a:ext cx="630617" cy="630617"/>
                              </a:xfrm>
                              <a:prstGeom prst="rect">
                                <a:avLst/>
                              </a:prstGeom>
                              <a:effectLst/>
                            </pic:spPr>
                          </pic:pic>
                          <pic:pic xmlns:pic="http://schemas.openxmlformats.org/drawingml/2006/picture">
                            <pic:nvPicPr>
                              <pic:cNvPr id="595394649" name="Graphic 129"/>
                              <pic:cNvPicPr>
                                <a:picLocks noChangeAspect="1"/>
                              </pic:cNvPicPr>
                            </pic:nvPicPr>
                            <pic:blipFill>
                              <a:blip r:embed="rId24">
                                <a:extLst>
                                  <a:ext uri="{96DAC541-7B7A-43D3-8B79-37D633B846F1}">
                                    <asvg:svgBlip xmlns:asvg="http://schemas.microsoft.com/office/drawing/2016/SVG/main" r:embed="rId25"/>
                                  </a:ext>
                                </a:extLst>
                              </a:blip>
                              <a:srcRect/>
                              <a:stretch/>
                            </pic:blipFill>
                            <pic:spPr>
                              <a:xfrm>
                                <a:off x="5276166" y="7260394"/>
                                <a:ext cx="619900" cy="619900"/>
                              </a:xfrm>
                              <a:prstGeom prst="rect">
                                <a:avLst/>
                              </a:prstGeom>
                              <a:effectLst/>
                            </pic:spPr>
                          </pic:pic>
                          <pic:pic xmlns:pic="http://schemas.openxmlformats.org/drawingml/2006/picture">
                            <pic:nvPicPr>
                              <pic:cNvPr id="201500419" name="Graphic 123"/>
                              <pic:cNvPicPr>
                                <a:picLocks noChangeAspect="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4904557" y="7500604"/>
                                <a:ext cx="630617" cy="630617"/>
                              </a:xfrm>
                              <a:prstGeom prst="rect">
                                <a:avLst/>
                              </a:prstGeom>
                              <a:effectLst/>
                            </pic:spPr>
                          </pic:pic>
                        </wpg:wgp>
                      </a:graphicData>
                    </a:graphic>
                  </wp:anchor>
                </w:drawing>
              </mc:Choice>
              <mc:Fallback>
                <w:pict>
                  <v:group w14:anchorId="4D02EEE4" id="Group 139" o:spid="_x0000_s1026" style="position:absolute;margin-left:0;margin-top:1.5pt;width:1389.05pt;height:690.5pt;z-index:251658240" coordsize="176411,87693"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">
                    <v:rect id="Rectangle 2048018177" o:spid="_x0000_s1027" style="position:absolute;left:9307;top:14514;width:126794;height:43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" fillcolor="#6083cb" stroked="f">
                      <v:fill color2="#2e61ba" rotate="t" colors="0 #6083cb;.5 #3e70ca;1 #2e61ba" focus="100%" type="gradient">
                        <o:fill v:ext="view" type="gradientUnscaled"/>
                      </v:fill>
                      <v:textbox>
                        <w:txbxContent>
                          <w:p w14:paraId="565E8FA1" w14:textId="1067A727" w:rsidR="008678A9" w:rsidRDefault="008678A9" w:rsidP="00437DDE">
                            <w:pPr>
                              <w:textAlignment w:val="baseline"/>
                              <w:rPr>
                                <w:rFonts w:ascii="Calibri" w:hAnsi="Calibri"/>
                                <w:b/>
                                <w:bCs/>
                                <w:color w:val="FFFFFF"/>
                                <w:kern w:val="24"/>
                                <w:sz w:val="40"/>
                                <w:szCs w:val="40"/>
                                <w14:ligatures w14:val="none"/>
                              </w:rPr>
                            </w:pPr>
                          </w:p>
                          <w:p w14:paraId="04B90169" w14:textId="2C9E5A14" w:rsidR="00437DDE" w:rsidRDefault="00437DDE" w:rsidP="00437DDE">
                            <w:pPr>
                              <w:textAlignment w:val="baseline"/>
                            </w:pPr>
                            <w:r>
                              <w:rPr>
                                <w:rFonts w:ascii="Calibri" w:hAnsi="Calibri"/>
                                <w:b/>
                                <w:color w:val="FFFFFF"/>
                                <w:kern w:val="24"/>
                                <w:sz w:val="40"/>
                                <w:szCs w:val="40"/>
                              </w:rPr>
                              <w:t>Lakehouse</w:t>
                            </w:r>
                          </w:p>
                        </w:txbxContent>
                      </v:textbox>
                    </v:rect>
                    <v:rect id="Rectangle 512082373" o:spid="_x0000_s1028" style="position:absolute;left:92278;top:21425;width:42035;height:33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" fillcolor="#71a6db" stroked="f">
                      <v:fill color2="#438ac9" rotate="t" colors="0 #71a6db;.5 #559bdb;1 #438ac9" focus="100%" type="gradient">
                        <o:fill v:ext="view" type="gradientUnscaled"/>
                      </v:fill>
                      <v:textbox>
                        <w:txbxContent>
                          <w:p w14:paraId="4877DE87" w14:textId="7384415B" w:rsidR="008678A9" w:rsidRDefault="008678A9" w:rsidP="00437DDE">
                            <w:pPr>
                              <w:jc w:val="center"/>
                              <w:textAlignment w:val="baseline"/>
                              <w:rPr>
                                <w:rFonts w:ascii="Calibri" w:hAnsi="Calibri"/>
                                <w:b/>
                                <w:bCs/>
                                <w:color w:val="FFFFFF"/>
                                <w:kern w:val="24"/>
                                <w:sz w:val="40"/>
                                <w:szCs w:val="40"/>
                                <w14:ligatures w14:val="none"/>
                              </w:rPr>
                            </w:pPr>
                          </w:p>
                          <w:p w14:paraId="39A0C286" w14:textId="51F27D04" w:rsidR="00437DDE" w:rsidRDefault="00437DDE" w:rsidP="00437DDE">
                            <w:pPr>
                              <w:jc w:val="center"/>
                              <w:textAlignment w:val="baseline"/>
                            </w:pPr>
                            <w:r>
                              <w:rPr>
                                <w:rFonts w:ascii="Calibri" w:hAnsi="Calibri"/>
                                <w:b/>
                                <w:color w:val="FFFFFF"/>
                                <w:kern w:val="24"/>
                                <w:sz w:val="40"/>
                                <w:szCs w:val="40"/>
                              </w:rPr>
                              <w:t>DWH</w:t>
                            </w:r>
                          </w:p>
                        </w:txbxContent>
                      </v:textbox>
                    </v:rect>
                    <v:rect id="Rectangle 1542234917" o:spid="_x0000_s1029" style="position:absolute;left:93439;top:54896;width:18898;height:183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" fillcolor="#b1cbe9" strokecolor="#5b9bd5" strokeweight=".5pt">
                      <v:fill color2="#92b9e4" rotate="t" colors="0 #b1cbe9;.5 #a3c1e5;1 #92b9e4" focus="100%" type="gradient">
                        <o:fill v:ext="view" type="gradientUnscaled"/>
                      </v:fill>
                    </v:rect>
                    <v:rect id="Rectangle 1869072733" o:spid="_x0000_s1030" style="position:absolute;left:10423;top:21435;width:80827;height:33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" fillcolor="#71a6db" stroked="f">
                      <v:fill color2="#438ac9" rotate="t" colors="0 #71a6db;.5 #559bdb;1 #438ac9" focus="100%" type="gradient">
                        <o:fill v:ext="view" type="gradientUnscaled"/>
                      </v:fill>
                      <v:textbox>
                        <w:txbxContent>
                          <w:p w14:paraId="67537495" w14:textId="33CC371F" w:rsidR="008678A9" w:rsidRDefault="008678A9" w:rsidP="00437DDE">
                            <w:pPr>
                              <w:jc w:val="center"/>
                              <w:textAlignment w:val="baseline"/>
                              <w:rPr>
                                <w:rFonts w:ascii="Calibri" w:hAnsi="Calibri"/>
                                <w:b/>
                                <w:bCs/>
                                <w:color w:val="FFFFFF"/>
                                <w:kern w:val="24"/>
                                <w:sz w:val="40"/>
                                <w:szCs w:val="40"/>
                                <w14:ligatures w14:val="none"/>
                              </w:rPr>
                            </w:pPr>
                          </w:p>
                          <w:p w14:paraId="07AC532C" w14:textId="5EB2F4CB" w:rsidR="00437DDE" w:rsidRDefault="00437DDE" w:rsidP="00437DDE">
                            <w:pPr>
                              <w:jc w:val="center"/>
                              <w:textAlignment w:val="baseline"/>
                            </w:pPr>
                            <w:r>
                              <w:rPr>
                                <w:rFonts w:ascii="Calibri" w:hAnsi="Calibri"/>
                                <w:b/>
                                <w:color w:val="FFFFFF"/>
                                <w:kern w:val="24"/>
                                <w:sz w:val="40"/>
                                <w:szCs w:val="40"/>
                              </w:rPr>
                              <w:t>ETL-Straat</w:t>
                            </w:r>
                          </w:p>
                        </w:txbxContent>
                      </v:textbox>
                    </v:rect>
                    <v:shapetype id="_x0000_t202" coordsize="21600,21600" o:spt="202" path="m,l,21600r21600,l21600,xe">
                      <v:stroke joinstyle="miter"/>
                      <v:path gradientshapeok="t" o:connecttype="rect"/>
                    </v:shapetype>
                    <v:shape id="TextBox 102" o:spid="_x0000_s1031" type="#_x0000_t202" style="position:absolute;left:46327;top:81425;width:9849;height:62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" filled="f" stroked="f">
                      <v:textbox style="mso-fit-shape-to-text:t">
                        <w:txbxContent>
                          <w:p w14:paraId="78FF66B1" w14:textId="3C6B6BDD" w:rsidR="008678A9" w:rsidRDefault="008678A9" w:rsidP="00437DDE">
                            <w:pPr>
                              <w:textAlignment w:val="baseline"/>
                              <w:rPr>
                                <w:rFonts w:ascii="Calibri" w:hAnsi="Calibri"/>
                                <w:color w:val="000000"/>
                                <w:kern w:val="24"/>
                                <w:sz w:val="32"/>
                                <w:szCs w:val="32"/>
                                <w14:ligatures w14:val="none"/>
                              </w:rPr>
                            </w:pPr>
                          </w:p>
                          <w:p w14:paraId="79139ED7" w14:textId="1265F0A2" w:rsidR="00437DDE" w:rsidRDefault="00437DDE" w:rsidP="00437DDE">
                            <w:pPr>
                              <w:textAlignment w:val="baseline"/>
                            </w:pPr>
                            <w:r>
                              <w:rPr>
                                <w:rFonts w:ascii="Calibri" w:hAnsi="Calibri"/>
                                <w:color w:val="000000"/>
                                <w:kern w:val="24"/>
                                <w:sz w:val="32"/>
                                <w:szCs w:val="32"/>
                              </w:rPr>
                              <w:t>Metadata</w:t>
                            </w:r>
                          </w:p>
                        </w:txbxContent>
                      </v:textbox>
                    </v:shape>
                    <v:shape id="TextBox 104" o:spid="_x0000_s1032" type="#_x0000_t202" style="position:absolute;left:55789;top:81363;width:17939;height:62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" filled="f" stroked="f">
                      <v:textbox style="mso-fit-shape-to-text:t">
                        <w:txbxContent>
                          <w:p w14:paraId="00C198C4" w14:textId="0015E1B1" w:rsidR="008678A9" w:rsidRDefault="008678A9" w:rsidP="00437DDE">
                            <w:pPr>
                              <w:textAlignment w:val="baseline"/>
                              <w:rPr>
                                <w:rFonts w:ascii="Calibri" w:hAnsi="Calibri"/>
                                <w:color w:val="000000"/>
                                <w:kern w:val="24"/>
                                <w:sz w:val="32"/>
                                <w:szCs w:val="32"/>
                                <w14:ligatures w14:val="none"/>
                              </w:rPr>
                            </w:pPr>
                          </w:p>
                          <w:p w14:paraId="1E0E5805" w14:textId="6BCD2501" w:rsidR="00437DDE" w:rsidRDefault="00437DDE" w:rsidP="00437DDE">
                            <w:pPr>
                              <w:textAlignment w:val="baseline"/>
                            </w:pPr>
                            <w:r>
                              <w:rPr>
                                <w:rFonts w:ascii="Calibri" w:hAnsi="Calibri"/>
                                <w:color w:val="000000"/>
                                <w:kern w:val="24"/>
                                <w:sz w:val="32"/>
                                <w:szCs w:val="32"/>
                              </w:rPr>
                              <w:t>Functionele logging</w:t>
                            </w:r>
                          </w:p>
                        </w:txbxContent>
                      </v:textbox>
                    </v:shape>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54150419" o:spid="_x0000_s1033" type="#_x0000_t69" style="position:absolute;left:26657;top:74274;width:68541;height:6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" adj="1028" fillcolor="#71a6db" stroked="f">
                      <v:fill color2="#438ac9" rotate="t" colors="0 #71a6db;.5 #559bdb;1 #438ac9" focus="100%" type="gradient">
                        <o:fill v:ext="view" type="gradientUnscaled"/>
                      </v:fill>
                    </v:shape>
                    <v:rect id="Rectangle 1374896448" o:spid="_x0000_s1034" style="position:absolute;left:70662;top:55583;width:19172;height:177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" fillcolor="#b1cbe9" strokecolor="#5b9bd5" strokeweight=".5pt">
                      <v:fill color2="#92b9e4" rotate="t" colors="0 #b1cbe9;.5 #a3c1e5;1 #92b9e4" focus="100%" type="gradient">
                        <o:fill v:ext="view" type="gradientUnscaled"/>
                      </v:fill>
                    </v:rect>
                    <v:rect id="Rectangle 339780136" o:spid="_x0000_s1035" style="position:absolute;left:70772;top:31934;width:18936;height:21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" fillcolor="#b1cbe9" strokecolor="#5b9bd5" strokeweight=".5pt">
                      <v:fill color2="#92b9e4" rotate="t" colors="0 #b1cbe9;.5 #a3c1e5;1 #92b9e4" focus="100%" type="gradient">
                        <o:fill v:ext="view" type="gradientUnscaled"/>
                      </v:fill>
                      <v:textbox>
                        <w:txbxContent>
                          <w:p w14:paraId="27536FDE" w14:textId="6280060F" w:rsidR="008678A9" w:rsidRDefault="008678A9" w:rsidP="00437DDE">
                            <w:pPr>
                              <w:jc w:val="center"/>
                              <w:textAlignment w:val="baseline"/>
                              <w:rPr>
                                <w:rFonts w:ascii="Calibri" w:hAnsi="Calibri"/>
                                <w:b/>
                                <w:bCs/>
                                <w:color w:val="000000"/>
                                <w:kern w:val="24"/>
                                <w:sz w:val="40"/>
                                <w:szCs w:val="40"/>
                                <w14:ligatures w14:val="none"/>
                              </w:rPr>
                            </w:pPr>
                          </w:p>
                          <w:p w14:paraId="46F75188" w14:textId="3811935F" w:rsidR="00437DDE" w:rsidRDefault="00437DDE" w:rsidP="00437DDE">
                            <w:pPr>
                              <w:jc w:val="center"/>
                              <w:textAlignment w:val="baseline"/>
                            </w:pPr>
                            <w:r>
                              <w:rPr>
                                <w:rFonts w:ascii="Calibri" w:hAnsi="Calibri"/>
                                <w:b/>
                                <w:bCs/>
                                <w:color w:val="000000"/>
                                <w:kern w:val="24"/>
                                <w:sz w:val="40"/>
                                <w:szCs w:val="40"/>
                              </w:rPr>
                              <w:t>Cleansed</w:t>
                            </w:r>
                          </w:p>
                        </w:txbxContent>
                      </v:textbox>
                    </v:rect>
                    <v:rect id="Rectangle 207363480" o:spid="_x0000_s1036" style="position:absolute;left:50958;top:31987;width:18936;height:21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" fillcolor="#b1cbe9" strokecolor="#5b9bd5" strokeweight=".5pt">
                      <v:fill color2="#92b9e4" rotate="t" colors="0 #b1cbe9;.5 #a3c1e5;1 #92b9e4" focus="100%" type="gradient">
                        <o:fill v:ext="view" type="gradientUnscaled"/>
                      </v:fill>
                      <v:textbox>
                        <w:txbxContent>
                          <w:p w14:paraId="18FFA13E" w14:textId="64756795" w:rsidR="008678A9" w:rsidRDefault="008678A9" w:rsidP="00437DDE">
                            <w:pPr>
                              <w:jc w:val="center"/>
                              <w:textAlignment w:val="baseline"/>
                              <w:rPr>
                                <w:rFonts w:ascii="Calibri" w:hAnsi="Calibri"/>
                                <w:b/>
                                <w:bCs/>
                                <w:color w:val="000000"/>
                                <w:kern w:val="24"/>
                                <w:sz w:val="40"/>
                                <w:szCs w:val="40"/>
                                <w14:ligatures w14:val="none"/>
                              </w:rPr>
                            </w:pPr>
                          </w:p>
                          <w:p w14:paraId="21D9869D" w14:textId="154F6EAB" w:rsidR="00437DDE" w:rsidRDefault="00437DDE" w:rsidP="00437DDE">
                            <w:pPr>
                              <w:jc w:val="center"/>
                              <w:textAlignment w:val="baseline"/>
                            </w:pPr>
                            <w:r>
                              <w:rPr>
                                <w:rFonts w:ascii="Calibri" w:hAnsi="Calibri"/>
                                <w:b/>
                                <w:bCs/>
                                <w:color w:val="000000"/>
                                <w:kern w:val="24"/>
                                <w:sz w:val="40"/>
                                <w:szCs w:val="40"/>
                              </w:rPr>
                              <w:t>Staging</w:t>
                            </w:r>
                          </w:p>
                        </w:txbxContent>
                      </v:textbox>
                    </v:rect>
                    <v:rect id="Rectangle 1681717711" o:spid="_x0000_s1037" style="position:absolute;left:31014;top:55623;width:18936;height:176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" fillcolor="#b1cbe9" strokecolor="#5b9bd5" strokeweight=".5pt">
                      <v:fill color2="#92b9e4" rotate="t" colors="0 #b1cbe9;.5 #a3c1e5;1 #92b9e4" focus="100%" type="gradient">
                        <o:fill v:ext="view" type="gradientUnscaled"/>
                      </v:fill>
                    </v:rect>
                    <v:rect id="Rectangle 844783718" o:spid="_x0000_s1038" style="position:absolute;left:11360;top:32115;width:18936;height:2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" fillcolor="#afafaf" stroked="f">
                      <v:fill color2="#929292" rotate="t" colors="0 #afafaf;.5 #a5a5a5;1 #929292" focus="100%" type="gradient">
                        <o:fill v:ext="view" type="gradientUnscaled"/>
                      </v:fill>
                      <v:textbox>
                        <w:txbxContent>
                          <w:p w14:paraId="310E0CA1" w14:textId="0713A975" w:rsidR="008678A9" w:rsidRDefault="008678A9" w:rsidP="00437DDE">
                            <w:pPr>
                              <w:jc w:val="center"/>
                              <w:textAlignment w:val="baseline"/>
                              <w:rPr>
                                <w:rFonts w:ascii="Calibri" w:hAnsi="Calibri"/>
                                <w:b/>
                                <w:bCs/>
                                <w:color w:val="FFFFFF"/>
                                <w:kern w:val="24"/>
                                <w:sz w:val="40"/>
                                <w:szCs w:val="40"/>
                                <w14:ligatures w14:val="none"/>
                              </w:rPr>
                            </w:pPr>
                          </w:p>
                          <w:p w14:paraId="03073CEE" w14:textId="235550B8" w:rsidR="00437DDE" w:rsidRDefault="00437DDE" w:rsidP="00437DDE">
                            <w:pPr>
                              <w:jc w:val="center"/>
                              <w:textAlignment w:val="baseline"/>
                            </w:pPr>
                            <w:r>
                              <w:rPr>
                                <w:rFonts w:ascii="Calibri" w:hAnsi="Calibri"/>
                                <w:b/>
                                <w:color w:val="FFFFFF"/>
                                <w:kern w:val="24"/>
                                <w:sz w:val="40"/>
                                <w:szCs w:val="40"/>
                              </w:rPr>
                              <w:t>Landingsplaats</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97" o:spid="_x0000_s1039" type="#_x0000_t75" style="position:absolute;left:18162;top:39368;width:6306;height:6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">
                      <v:imagedata r:id="rId30" o:title=""/>
                    </v:shape>
                    <v:shape id="Graphic 98" o:spid="_x0000_s1040" type="#_x0000_t75" alt="Mannelijke dirigent met effen opvulling" style="position:absolute;left:37765;top:56046;width:6306;height:6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">
                      <v:imagedata r:id="rId31" o:title="Mannelijke dirigent met effen opvulling"/>
                    </v:shape>
                    <v:shape id="Graphic 99" o:spid="_x0000_s1041" type="#_x0000_t75" style="position:absolute;left:77905;top:56353;width:6306;height:6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">
                      <v:imagedata r:id="rId31" o:title=""/>
                    </v:shape>
                    <v:shape id="TextBox 81" o:spid="_x0000_s1042" type="#_x0000_t202" style="position:absolute;left:34661;top:61885;width:12414;height:693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" filled="f" stroked="f">
                      <v:textbox style="mso-fit-shape-to-text:t">
                        <w:txbxContent>
                          <w:p w14:paraId="47B93207" w14:textId="18589751" w:rsidR="008678A9" w:rsidRDefault="008678A9" w:rsidP="00437DDE">
                            <w:pPr>
                              <w:textAlignment w:val="baseline"/>
                              <w:rPr>
                                <w:rFonts w:ascii="Calibri" w:hAnsi="Calibri"/>
                                <w:b/>
                                <w:bCs/>
                                <w:color w:val="000000"/>
                                <w:kern w:val="24"/>
                                <w:sz w:val="36"/>
                                <w:szCs w:val="36"/>
                                <w14:ligatures w14:val="none"/>
                              </w:rPr>
                            </w:pPr>
                          </w:p>
                          <w:p w14:paraId="26C11FE5" w14:textId="1B0657F8" w:rsidR="00437DDE" w:rsidRDefault="00437DDE" w:rsidP="00437DDE">
                            <w:pPr>
                              <w:textAlignment w:val="baseline"/>
                            </w:pPr>
                            <w:r>
                              <w:rPr>
                                <w:rFonts w:ascii="Calibri" w:hAnsi="Calibri"/>
                                <w:b/>
                                <w:bCs/>
                                <w:color w:val="000000"/>
                                <w:kern w:val="24"/>
                                <w:sz w:val="36"/>
                                <w:szCs w:val="36"/>
                              </w:rPr>
                              <w:t>Orkestratie</w:t>
                            </w:r>
                          </w:p>
                        </w:txbxContent>
                      </v:textbox>
                    </v:shape>
                    <v:shape id="TextBox 82" o:spid="_x0000_s1043" type="#_x0000_t202" style="position:absolute;left:74863;top:61885;width:12414;height:693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" filled="f" stroked="f">
                      <v:textbox style="mso-fit-shape-to-text:t">
                        <w:txbxContent>
                          <w:p w14:paraId="59F16D81" w14:textId="19B1BF8B" w:rsidR="008678A9" w:rsidRDefault="008678A9" w:rsidP="00437DDE">
                            <w:pPr>
                              <w:textAlignment w:val="baseline"/>
                              <w:rPr>
                                <w:rFonts w:ascii="Calibri" w:hAnsi="Calibri"/>
                                <w:b/>
                                <w:bCs/>
                                <w:color w:val="000000"/>
                                <w:kern w:val="24"/>
                                <w:sz w:val="36"/>
                                <w:szCs w:val="36"/>
                                <w14:ligatures w14:val="none"/>
                              </w:rPr>
                            </w:pPr>
                          </w:p>
                          <w:p w14:paraId="1E02DB7C" w14:textId="5D69969D" w:rsidR="00437DDE" w:rsidRDefault="00437DDE" w:rsidP="00437DDE">
                            <w:pPr>
                              <w:textAlignment w:val="baseline"/>
                            </w:pPr>
                            <w:r>
                              <w:rPr>
                                <w:rFonts w:ascii="Calibri" w:hAnsi="Calibri"/>
                                <w:b/>
                                <w:bCs/>
                                <w:color w:val="000000"/>
                                <w:kern w:val="24"/>
                                <w:sz w:val="36"/>
                                <w:szCs w:val="36"/>
                              </w:rPr>
                              <w:t>Orkestratie</w:t>
                            </w:r>
                          </w:p>
                        </w:txbxContent>
                      </v:textbox>
                    </v:shape>
                    <v:rect id="Rectangle 232000500" o:spid="_x0000_s1044" style="position:absolute;left:31102;top:32057;width:18936;height:2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" fillcolor="#b1cbe9" strokecolor="#5b9bd5" strokeweight=".5pt">
                      <v:fill color2="#92b9e4" rotate="t" colors="0 #b1cbe9;.5 #a3c1e5;1 #92b9e4" focus="100%" type="gradient">
                        <o:fill v:ext="view" type="gradientUnscaled"/>
                      </v:fill>
                      <v:textbox>
                        <w:txbxContent>
                          <w:p w14:paraId="6EAAF3EB" w14:textId="530DE50D" w:rsidR="008678A9" w:rsidRDefault="008678A9" w:rsidP="00437DDE">
                            <w:pPr>
                              <w:jc w:val="center"/>
                              <w:textAlignment w:val="baseline"/>
                              <w:rPr>
                                <w:rFonts w:ascii="Calibri" w:hAnsi="Calibri"/>
                                <w:b/>
                                <w:bCs/>
                                <w:color w:val="000000"/>
                                <w:kern w:val="24"/>
                                <w:sz w:val="40"/>
                                <w:szCs w:val="40"/>
                                <w14:ligatures w14:val="none"/>
                              </w:rPr>
                            </w:pPr>
                          </w:p>
                          <w:p w14:paraId="2F5C7057" w14:textId="36C3F6DA" w:rsidR="00437DDE" w:rsidRDefault="00437DDE" w:rsidP="00437DDE">
                            <w:pPr>
                              <w:jc w:val="center"/>
                              <w:textAlignment w:val="baseline"/>
                            </w:pPr>
                            <w:r>
                              <w:rPr>
                                <w:rFonts w:ascii="Calibri" w:hAnsi="Calibri"/>
                                <w:b/>
                                <w:bCs/>
                                <w:color w:val="000000"/>
                                <w:kern w:val="24"/>
                                <w:sz w:val="40"/>
                                <w:szCs w:val="40"/>
                              </w:rPr>
                              <w:t>Archief</w:t>
                            </w:r>
                          </w:p>
                        </w:txbxContent>
                      </v:textbox>
                    </v:rect>
                    <v:shape id="Graphic 119" o:spid="_x0000_s1045" type="#_x0000_t75" style="position:absolute;left:36149;top:73760;width:7995;height:7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">
                      <v:imagedata r:id="rId32" o:title=""/>
                    </v:shape>
                    <v:shape id="TextBox 111" o:spid="_x0000_s1046" type="#_x0000_t202" style="position:absolute;left:36273;top:81420;width:7792;height:62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" filled="f" stroked="f">
                      <v:textbox style="mso-fit-shape-to-text:t">
                        <w:txbxContent>
                          <w:p w14:paraId="084E77BA" w14:textId="57190E58" w:rsidR="008678A9" w:rsidRDefault="008678A9" w:rsidP="00437DDE">
                            <w:pPr>
                              <w:textAlignment w:val="baseline"/>
                              <w:rPr>
                                <w:rFonts w:ascii="Calibri" w:hAnsi="Calibri"/>
                                <w:color w:val="000000"/>
                                <w:kern w:val="24"/>
                                <w:sz w:val="32"/>
                                <w:szCs w:val="32"/>
                                <w14:ligatures w14:val="none"/>
                              </w:rPr>
                            </w:pPr>
                          </w:p>
                          <w:p w14:paraId="4553BDF0" w14:textId="16E1DFAA" w:rsidR="00437DDE" w:rsidRDefault="00437DDE" w:rsidP="00437DDE">
                            <w:pPr>
                              <w:textAlignment w:val="baseline"/>
                            </w:pPr>
                            <w:r>
                              <w:rPr>
                                <w:rFonts w:ascii="Calibri" w:hAnsi="Calibri"/>
                                <w:color w:val="000000"/>
                                <w:kern w:val="24"/>
                                <w:sz w:val="32"/>
                                <w:szCs w:val="32"/>
                              </w:rPr>
                              <w:t>Secrets</w:t>
                            </w:r>
                          </w:p>
                        </w:txbxContent>
                      </v:textbox>
                    </v:shape>
                    <v:shape id="Graphic 123" o:spid="_x0000_s1047" type="#_x0000_t75" style="position:absolute;left:37717;top:39333;width:6306;height:6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">
                      <v:imagedata r:id="rId30" o:title=""/>
                    </v:shape>
                    <v:shape id="TextBox 54" o:spid="_x0000_s1048" type="#_x0000_t202" style="position:absolute;left:36110;top:34336;width:6699;height:442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" filled="f" stroked="f">
                      <v:textbox style="mso-fit-shape-to-text:t">
                        <w:txbxContent>
                          <w:p w14:paraId="38AA6FD6" w14:textId="77777777" w:rsidR="00437DDE" w:rsidRDefault="00437DDE" w:rsidP="00437DDE">
                            <w:pPr>
                              <w:textAlignment w:val="baseline"/>
                              <w:rPr>
                                <w:rFonts w:ascii="Calibri" w:hAnsi="Calibri"/>
                                <w:color w:val="000000"/>
                                <w:kern w:val="24"/>
                                <w:sz w:val="14"/>
                                <w:szCs w:val="14"/>
                                <w14:ligatures w14:val="none"/>
                              </w:rPr>
                            </w:pPr>
                            <w:r>
                              <w:rPr>
                                <w:rFonts w:ascii="Calibri" w:hAnsi="Calibri"/>
                                <w:color w:val="000000"/>
                                <w:kern w:val="24"/>
                                <w:sz w:val="14"/>
                                <w:szCs w:val="14"/>
                              </w:rPr>
                              <w:t>Raw (Archief)</w:t>
                            </w:r>
                          </w:p>
                          <w:p w14:paraId="7D9141CD" w14:textId="77483203" w:rsidR="008678A9" w:rsidRDefault="008678A9" w:rsidP="00437DDE">
                            <w:pPr>
                              <w:textAlignment w:val="baseline"/>
                              <w:rPr>
                                <w:rFonts w:ascii="Calibri" w:hAnsi="Calibri"/>
                                <w:color w:val="000000"/>
                                <w:kern w:val="24"/>
                                <w:sz w:val="14"/>
                                <w:szCs w:val="14"/>
                              </w:rPr>
                            </w:pPr>
                          </w:p>
                          <w:p w14:paraId="4896463D" w14:textId="724E47C2" w:rsidR="00437DDE" w:rsidRDefault="00437DDE" w:rsidP="00437DDE">
                            <w:pPr>
                              <w:textAlignment w:val="baseline"/>
                            </w:pPr>
                            <w:r>
                              <w:rPr>
                                <w:rFonts w:ascii="Calibri" w:hAnsi="Calibri"/>
                                <w:color w:val="000000"/>
                                <w:kern w:val="24"/>
                                <w:sz w:val="14"/>
                                <w:szCs w:val="14"/>
                              </w:rPr>
                              <w:t>As-Is</w:t>
                            </w:r>
                          </w:p>
                        </w:txbxContent>
                      </v:textbox>
                    </v:shape>
                    <v:shapetype id="_x0000_t32" coordsize="21600,21600" o:spt="32" o:oned="t" path="m,l21600,21600e" filled="f">
                      <v:path arrowok="t" fillok="f" o:connecttype="none"/>
                      <o:lock v:ext="edit" shapetype="t"/>
                    </v:shapetype>
                    <v:shape id="Straight Arrow Connector 369958387" o:spid="_x0000_s1049" type="#_x0000_t32" style="position:absolute;left:40870;top:45639;width:48;height:1040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" strokecolor="#4472c4" strokeweight="1.5pt">
                      <v:stroke endarrow="block" joinstyle="miter"/>
                      <o:lock v:ext="edit" shapetype="f"/>
                    </v:shape>
                    <v:shapetype id="_x0000_t33" coordsize="21600,21600" o:spt="33" o:oned="t" path="m,l21600,r,21600e" filled="f">
                      <v:stroke joinstyle="miter"/>
                      <v:path arrowok="t" fillok="f" o:connecttype="none"/>
                      <o:lock v:ext="edit" shapetype="t"/>
                    </v:shapetype>
                    <v:shape id="Verbindingslijn: gebogen 125" o:spid="_x0000_s1050" type="#_x0000_t33" style="position:absolute;left:22777;top:44212;width:13525;height:1645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" strokecolor="#4472c4" strokeweight="1.5pt">
                      <v:stroke endarrow="block"/>
                      <o:lock v:ext="edit" shapetype="f"/>
                    </v:shape>
                    <v:rect id="Rechthoek 126" o:spid="_x0000_s1051" style="position:absolute;left:11360;top:27473;width:38590;height:39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" fillcolor="#454545" stroked="f">
                      <v:fill color2="black" rotate="t" colors="0 #454545;.5 black;1 black" focus="100%" type="gradient">
                        <o:fill v:ext="view" type="gradientUnscaled"/>
                      </v:fill>
                      <v:textbox>
                        <w:txbxContent>
                          <w:p w14:paraId="48117A3C" w14:textId="27B39A72" w:rsidR="008678A9" w:rsidRDefault="008678A9" w:rsidP="00437DDE">
                            <w:pPr>
                              <w:jc w:val="center"/>
                              <w:textAlignment w:val="baseline"/>
                              <w:rPr>
                                <w:rFonts w:ascii="Calibri" w:hAnsi="Calibri"/>
                                <w:b/>
                                <w:bCs/>
                                <w:color w:val="FFFFFF"/>
                                <w:kern w:val="24"/>
                                <w:sz w:val="40"/>
                                <w:szCs w:val="40"/>
                                <w14:ligatures w14:val="none"/>
                              </w:rPr>
                            </w:pPr>
                          </w:p>
                          <w:p w14:paraId="618B3519" w14:textId="4023D6DC" w:rsidR="00437DDE" w:rsidRDefault="00437DDE" w:rsidP="00437DDE">
                            <w:pPr>
                              <w:jc w:val="center"/>
                              <w:textAlignment w:val="baseline"/>
                            </w:pPr>
                            <w:r>
                              <w:rPr>
                                <w:rFonts w:ascii="Calibri" w:hAnsi="Calibri"/>
                                <w:b/>
                                <w:color w:val="FFFFFF"/>
                                <w:kern w:val="24"/>
                                <w:sz w:val="40"/>
                                <w:szCs w:val="40"/>
                              </w:rPr>
                              <w:t>Raw</w:t>
                            </w:r>
                          </w:p>
                        </w:txbxContent>
                      </v:textbox>
                    </v:rect>
                    <v:shape id="Verbindingslijn: gebogen 128" o:spid="_x0000_s1052" type="#_x0000_t33" style="position:absolute;left:44071;top:45639;width:16857;height:1356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" strokecolor="#4472c4" strokeweight="1.5pt">
                      <v:stroke endarrow="block"/>
                      <o:lock v:ext="edit" shapetype="f"/>
                    </v:shape>
                    <v:rect id="Rechthoek 129" o:spid="_x0000_s1053" style="position:absolute;left:50887;top:27437;width:18937;height:3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" fillcolor="#774f2e" stroked="f">
                      <v:textbox>
                        <w:txbxContent>
                          <w:p w14:paraId="3480F01A" w14:textId="3038DCE9" w:rsidR="008678A9" w:rsidRDefault="008678A9" w:rsidP="00437DDE">
                            <w:pPr>
                              <w:jc w:val="center"/>
                              <w:textAlignment w:val="baseline"/>
                              <w:rPr>
                                <w:rFonts w:ascii="Calibri" w:hAnsi="Calibri"/>
                                <w:b/>
                                <w:bCs/>
                                <w:color w:val="FFFFFF"/>
                                <w:kern w:val="24"/>
                                <w:sz w:val="40"/>
                                <w:szCs w:val="40"/>
                                <w14:ligatures w14:val="none"/>
                              </w:rPr>
                            </w:pPr>
                          </w:p>
                          <w:p w14:paraId="5187DE20" w14:textId="39F699A7" w:rsidR="00437DDE" w:rsidRDefault="00437DDE" w:rsidP="00437DDE">
                            <w:pPr>
                              <w:jc w:val="center"/>
                              <w:textAlignment w:val="baseline"/>
                            </w:pPr>
                            <w:r>
                              <w:rPr>
                                <w:rFonts w:ascii="Calibri" w:hAnsi="Calibri"/>
                                <w:b/>
                                <w:color w:val="FFFFFF"/>
                                <w:kern w:val="24"/>
                                <w:sz w:val="40"/>
                                <w:szCs w:val="40"/>
                              </w:rPr>
                              <w:t>Brons</w:t>
                            </w:r>
                          </w:p>
                        </w:txbxContent>
                      </v:textbox>
                    </v:rect>
                    <v:rect id="Rechthoek 130" o:spid="_x0000_s1054" style="position:absolute;left:93400;top:27250;width:39445;height:39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" fillcolor="#ffd700" stroked="f">
                      <v:textbox>
                        <w:txbxContent>
                          <w:p w14:paraId="646152CE" w14:textId="107F93CA" w:rsidR="008678A9" w:rsidRDefault="008678A9" w:rsidP="00437DDE">
                            <w:pPr>
                              <w:jc w:val="center"/>
                              <w:textAlignment w:val="baseline"/>
                              <w:rPr>
                                <w:rFonts w:ascii="Calibri" w:hAnsi="Calibri"/>
                                <w:b/>
                                <w:bCs/>
                                <w:color w:val="000000" w:themeColor="text1"/>
                                <w:kern w:val="24"/>
                                <w:sz w:val="40"/>
                                <w:szCs w:val="40"/>
                                <w14:ligatures w14:val="none"/>
                              </w:rPr>
                            </w:pPr>
                          </w:p>
                          <w:p w14:paraId="04B2993B" w14:textId="44716C71" w:rsidR="00437DDE" w:rsidRDefault="00437DDE" w:rsidP="00437DDE">
                            <w:pPr>
                              <w:jc w:val="center"/>
                              <w:textAlignment w:val="baseline"/>
                            </w:pPr>
                            <w:r>
                              <w:rPr>
                                <w:rFonts w:ascii="Calibri" w:hAnsi="Calibri"/>
                                <w:b/>
                                <w:color w:val="000000" w:themeColor="text1"/>
                                <w:kern w:val="24"/>
                                <w:sz w:val="40"/>
                                <w:szCs w:val="40"/>
                              </w:rPr>
                              <w:t>Goud</w:t>
                            </w:r>
                          </w:p>
                        </w:txbxContent>
                      </v:textbox>
                    </v:rect>
                    <v:rect id="Rechthoek 131" o:spid="_x0000_s1055" style="position:absolute;left:70755;top:27393;width:18936;height:3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" fillcolor="silver" stroked="f">
                      <v:textbox>
                        <w:txbxContent>
                          <w:p w14:paraId="52AD3197" w14:textId="09556841" w:rsidR="008678A9" w:rsidRDefault="008678A9" w:rsidP="00437DDE">
                            <w:pPr>
                              <w:jc w:val="center"/>
                              <w:textAlignment w:val="baseline"/>
                              <w:rPr>
                                <w:rFonts w:ascii="Calibri" w:hAnsi="Calibri"/>
                                <w:b/>
                                <w:bCs/>
                                <w:color w:val="000000" w:themeColor="text1"/>
                                <w:kern w:val="24"/>
                                <w:sz w:val="40"/>
                                <w:szCs w:val="40"/>
                                <w14:ligatures w14:val="none"/>
                              </w:rPr>
                            </w:pPr>
                          </w:p>
                          <w:p w14:paraId="595460CB" w14:textId="4E59FD8C" w:rsidR="00437DDE" w:rsidRDefault="00437DDE" w:rsidP="00437DDE">
                            <w:pPr>
                              <w:jc w:val="center"/>
                              <w:textAlignment w:val="baseline"/>
                            </w:pPr>
                            <w:r>
                              <w:rPr>
                                <w:rFonts w:ascii="Calibri" w:hAnsi="Calibri"/>
                                <w:b/>
                                <w:color w:val="000000" w:themeColor="text1"/>
                                <w:kern w:val="24"/>
                                <w:sz w:val="40"/>
                                <w:szCs w:val="40"/>
                              </w:rPr>
                              <w:t>Zilver</w:t>
                            </w:r>
                          </w:p>
                        </w:txbxContent>
                      </v:textbox>
                    </v:rect>
                    <v:shape id="Straight Arrow Connector 1788969921" o:spid="_x0000_s1056" type="#_x0000_t32" style="position:absolute;left:81058;top:45977;width:54;height:103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" strokecolor="#4472c4" strokeweight="1.5pt">
                      <v:stroke endarrow="block" joinstyle="miter"/>
                      <o:lock v:ext="edit" shapetype="f"/>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Verbindingslijn: gebogen 133" o:spid="_x0000_s1057" type="#_x0000_t34" style="position:absolute;left:64065;top:42539;width:13840;height:1696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" adj="7256" strokecolor="#4472c4" strokeweight="1.5pt">
                      <v:stroke endarrow="block"/>
                      <o:lock v:ext="edit" shapetype="f"/>
                    </v:shape>
                    <v:shape id="Graphic 136" o:spid="_x0000_s1058" type="#_x0000_t75" style="position:absolute;left:77959;top:39671;width:6306;height:6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">
                      <v:imagedata r:id="rId33" o:title=""/>
                    </v:shape>
                    <v:shape id="Graphic 146" o:spid="_x0000_s1059" type="#_x0000_t75" style="position:absolute;left:99863;top:56033;width:6306;height:6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">
                      <v:imagedata r:id="rId31" o:title=""/>
                    </v:shape>
                    <v:shape id="Graphic 151" o:spid="_x0000_s1060" type="#_x0000_t75" style="position:absolute;left:77597;top:73263;width:6921;height:69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">
                      <v:imagedata r:id="rId34" o:title=""/>
                    </v:shape>
                    <v:shape id="TextBox 104" o:spid="_x0000_s1061" type="#_x0000_t202" style="position:absolute;left:73232;top:81306;width:17265;height:62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" filled="f" stroked="f">
                      <v:textbox style="mso-fit-shape-to-text:t">
                        <w:txbxContent>
                          <w:p w14:paraId="15123E04" w14:textId="2C8D3E1C" w:rsidR="008678A9" w:rsidRDefault="008678A9" w:rsidP="00437DDE">
                            <w:pPr>
                              <w:textAlignment w:val="baseline"/>
                              <w:rPr>
                                <w:rFonts w:ascii="Calibri" w:hAnsi="Calibri"/>
                                <w:color w:val="000000"/>
                                <w:kern w:val="24"/>
                                <w:sz w:val="32"/>
                                <w:szCs w:val="32"/>
                                <w14:ligatures w14:val="none"/>
                              </w:rPr>
                            </w:pPr>
                          </w:p>
                          <w:p w14:paraId="77E1D300" w14:textId="6D60BD2C" w:rsidR="00437DDE" w:rsidRDefault="00437DDE" w:rsidP="00437DDE">
                            <w:pPr>
                              <w:textAlignment w:val="baseline"/>
                            </w:pPr>
                            <w:r>
                              <w:rPr>
                                <w:rFonts w:ascii="Calibri" w:hAnsi="Calibri"/>
                                <w:color w:val="000000"/>
                                <w:kern w:val="24"/>
                                <w:sz w:val="32"/>
                                <w:szCs w:val="32"/>
                              </w:rPr>
                              <w:t>Technische logging</w:t>
                            </w:r>
                          </w:p>
                        </w:txbxContent>
                      </v:textbox>
                    </v:shape>
                    <v:rect id="Rectangle 746652993" o:spid="_x0000_s1062" style="position:absolute;left:113908;top:31823;width:18937;height:21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" fillcolor="#b1cbe9" strokecolor="#5b9bd5" strokeweight=".5pt">
                      <v:fill color2="#92b9e4" rotate="t" colors="0 #b1cbe9;.5 #a3c1e5;1 #92b9e4" focus="100%" type="gradient">
                        <o:fill v:ext="view" type="gradientUnscaled"/>
                      </v:fill>
                      <v:textbox>
                        <w:txbxContent>
                          <w:p w14:paraId="2D68A601" w14:textId="4194905D" w:rsidR="008678A9" w:rsidRDefault="008678A9" w:rsidP="00437DDE">
                            <w:pPr>
                              <w:jc w:val="center"/>
                              <w:textAlignment w:val="baseline"/>
                              <w:rPr>
                                <w:rFonts w:ascii="Calibri" w:hAnsi="Calibri"/>
                                <w:b/>
                                <w:bCs/>
                                <w:color w:val="000000"/>
                                <w:kern w:val="24"/>
                                <w:sz w:val="40"/>
                                <w:szCs w:val="40"/>
                                <w14:ligatures w14:val="none"/>
                              </w:rPr>
                            </w:pPr>
                          </w:p>
                          <w:p w14:paraId="22B549B5" w14:textId="33462E9B" w:rsidR="00437DDE" w:rsidRDefault="00437DDE" w:rsidP="00437DDE">
                            <w:pPr>
                              <w:jc w:val="center"/>
                              <w:textAlignment w:val="baseline"/>
                            </w:pPr>
                            <w:r>
                              <w:rPr>
                                <w:rFonts w:ascii="Calibri" w:hAnsi="Calibri"/>
                                <w:b/>
                                <w:bCs/>
                                <w:color w:val="000000"/>
                                <w:kern w:val="24"/>
                                <w:sz w:val="40"/>
                                <w:szCs w:val="40"/>
                              </w:rPr>
                              <w:t>Data warehouse</w:t>
                            </w:r>
                          </w:p>
                        </w:txbxContent>
                      </v:textbox>
                    </v:rect>
                    <v:shape id="Graphic 140" o:spid="_x0000_s1063" type="#_x0000_t75" style="position:absolute;left:119216;top:38560;width:8786;height:8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">
                      <v:imagedata r:id="rId33" o:title=""/>
                    </v:shape>
                    <v:shape id="Verbindingslijn: gebogen 81" o:spid="_x0000_s1064" type="#_x0000_t34" style="position:absolute;left:84265;top:42824;width:15598;height:1636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" strokecolor="#4472c4" strokeweight="1.5pt">
                      <v:stroke endarrow="block"/>
                      <o:lock v:ext="edit" shapetype="f"/>
                    </v:shape>
                    <v:shape id="Verbindingslijn: gebogen 82" o:spid="_x0000_s1065" type="#_x0000_t33" style="position:absolute;left:106169;top:47347;width:17440;height:11839;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" strokecolor="#4472c4" strokeweight="1.5pt">
                      <v:stroke endarrow="block"/>
                      <o:lock v:ext="edit" shapetype="f"/>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Pijl: omhoog 85" o:spid="_x0000_s1066" type="#_x0000_t68" style="position:absolute;left:4519;top:33430;width:9123;height:1816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" adj="5424" fillcolor="#71a6db" stroked="f">
                      <v:fill color2="#438ac9" rotate="t" colors="0 #71a6db;.5 #559bdb;1 #438ac9" focus="100%" type="gradient">
                        <o:fill v:ext="view" type="gradientUnscaled"/>
                      </v:fill>
                      <v:textbox style="layout-flow:vertical;mso-layout-flow-alt:bottom-to-top">
                        <w:txbxContent>
                          <w:p w14:paraId="1FD97A53" w14:textId="7B73119B" w:rsidR="008678A9" w:rsidRDefault="008678A9" w:rsidP="00437DDE">
                            <w:pPr>
                              <w:jc w:val="center"/>
                              <w:textAlignment w:val="baseline"/>
                              <w:rPr>
                                <w:rFonts w:ascii="Calibri" w:hAnsi="Calibri"/>
                                <w:b/>
                                <w:bCs/>
                                <w:color w:val="FFFFFF"/>
                                <w:kern w:val="24"/>
                                <w:sz w:val="48"/>
                                <w:szCs w:val="48"/>
                                <w14:ligatures w14:val="none"/>
                              </w:rPr>
                            </w:pPr>
                          </w:p>
                          <w:p w14:paraId="75368642" w14:textId="2676C042" w:rsidR="00437DDE" w:rsidRDefault="00437DDE" w:rsidP="00437DDE">
                            <w:pPr>
                              <w:jc w:val="center"/>
                              <w:textAlignment w:val="baseline"/>
                            </w:pPr>
                            <w:r>
                              <w:rPr>
                                <w:rFonts w:ascii="Calibri" w:hAnsi="Calibri"/>
                                <w:b/>
                                <w:color w:val="FFFFFF"/>
                                <w:kern w:val="24"/>
                                <w:sz w:val="48"/>
                                <w:szCs w:val="48"/>
                              </w:rPr>
                              <w:t>Integraties</w:t>
                            </w:r>
                          </w:p>
                        </w:txbxContent>
                      </v:textbox>
                    </v:shape>
                    <v:rect id="Rechthoek 86" o:spid="_x0000_s1067" style="position:absolute;left:137134;top:14514;width:38590;height:43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" fillcolor="#6083cb" stroked="f">
                      <v:fill color2="#2e61ba" rotate="t" colors="0 #6083cb;.5 #3e70ca;1 #2e61ba" focus="100%" type="gradient">
                        <o:fill v:ext="view" type="gradientUnscaled"/>
                      </v:fill>
                      <v:textbox>
                        <w:txbxContent>
                          <w:p w14:paraId="47C99673" w14:textId="08774EA3" w:rsidR="008678A9" w:rsidRDefault="008678A9" w:rsidP="00437DDE">
                            <w:pPr>
                              <w:jc w:val="center"/>
                              <w:textAlignment w:val="baseline"/>
                              <w:rPr>
                                <w:rFonts w:ascii="Calibri" w:hAnsi="Calibri"/>
                                <w:color w:val="FFFFFF"/>
                                <w:kern w:val="24"/>
                                <w:sz w:val="40"/>
                                <w:szCs w:val="40"/>
                                <w14:ligatures w14:val="none"/>
                              </w:rPr>
                            </w:pPr>
                          </w:p>
                          <w:p w14:paraId="1B9D9904" w14:textId="34BA768C" w:rsidR="00437DDE" w:rsidRDefault="00437DDE" w:rsidP="00437DDE">
                            <w:pPr>
                              <w:jc w:val="center"/>
                              <w:textAlignment w:val="baseline"/>
                            </w:pPr>
                            <w:r>
                              <w:rPr>
                                <w:rFonts w:ascii="Calibri" w:hAnsi="Calibri"/>
                                <w:color w:val="FFFFFF"/>
                                <w:kern w:val="24"/>
                                <w:sz w:val="40"/>
                                <w:szCs w:val="40"/>
                              </w:rPr>
                              <w:t>Analytics Zone</w:t>
                            </w:r>
                          </w:p>
                        </w:txbxContent>
                      </v:textbox>
                    </v:rect>
                    <v:shapetype id="_x0000_t72" coordsize="21600,21600" o:spt="72" path="m11462,4342l9722,1887,8550,6382,4502,3625r870,4192l1172,8270r2763,3322l,12877r3330,2493l1285,17825r3520,415l4917,21600,7527,18125r1173,1587l9872,17370r1740,1472l12180,15935r2762,1435l14640,14350r4237,1282l16380,12310r1890,-1020l16985,9402,21600,6645,16380,6532,18007,3172,14525,5777,14790,xe">
                      <v:stroke joinstyle="miter"/>
                      <v:path gradientshapeok="t" o:connecttype="custom" o:connectlocs="9722,1887;0,12877;11612,18842;21600,6645" o:connectangles="270,180,90,0" textboxrect="5372,6382,14640,15935"/>
                    </v:shapetype>
                    <v:shape id="Explosie: 14 punten 97" o:spid="_x0000_s1068" type="#_x0000_t72" style="position:absolute;left:150217;top:35960;width:20404;height:125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" fillcolor="#ffc746" stroked="f">
                      <v:fill color2="#e5b600" rotate="t" colors="0 #ffc746;.5 #ffc600;1 #e5b600" focus="100%" type="gradient">
                        <o:fill v:ext="view" type="gradientUnscaled"/>
                      </v:fill>
                    </v:shape>
                    <v:shape id="Picture 2034676708" o:spid="_x0000_s1069" type="#_x0000_t75" alt="Afbeelding met tekst&#10;&#10;Automatisch gegenereerde beschrijving" style="position:absolute;left:155826;top:41129;width:9189;height:2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">
                      <v:imagedata r:id="rId35" o:title="Afbeelding met tekst&#10;&#10;Automatisch gegenereerde beschrijving"/>
                    </v:shape>
                    <v:shape id="Pijl: omhoog 89" o:spid="_x0000_s1070" type="#_x0000_t68" style="position:absolute;left:141047;top:19254;width:11842;height:2277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" adj="5614" fillcolor="#71a6db" stroked="f">
                      <v:fill color2="#438ac9" rotate="t" colors="0 #71a6db;.5 #559bdb;1 #438ac9" focus="100%" type="gradient">
                        <o:fill v:ext="view" type="gradientUnscaled"/>
                      </v:fill>
                      <v:textbox style="layout-flow:vertical;mso-layout-flow-alt:bottom-to-top">
                        <w:txbxContent>
                          <w:p w14:paraId="0803DCC3" w14:textId="64108945" w:rsidR="008678A9" w:rsidRDefault="008678A9" w:rsidP="00437DDE">
                            <w:pPr>
                              <w:jc w:val="center"/>
                              <w:textAlignment w:val="baseline"/>
                              <w:rPr>
                                <w:rFonts w:ascii="Calibri" w:hAnsi="Calibri"/>
                                <w:b/>
                                <w:bCs/>
                                <w:color w:val="FFFFFF"/>
                                <w:kern w:val="24"/>
                                <w:sz w:val="28"/>
                                <w:szCs w:val="28"/>
                                <w14:ligatures w14:val="none"/>
                              </w:rPr>
                            </w:pPr>
                          </w:p>
                          <w:p w14:paraId="1738E20F" w14:textId="7062B924" w:rsidR="00437DDE" w:rsidRDefault="00437DDE" w:rsidP="00437DDE">
                            <w:pPr>
                              <w:jc w:val="center"/>
                              <w:textAlignment w:val="baseline"/>
                            </w:pPr>
                            <w:r>
                              <w:rPr>
                                <w:rFonts w:ascii="Calibri" w:hAnsi="Calibri"/>
                                <w:b/>
                                <w:color w:val="FFFFFF"/>
                                <w:kern w:val="24"/>
                                <w:sz w:val="28"/>
                                <w:szCs w:val="28"/>
                              </w:rPr>
                              <w:t>Data Science omgeving</w:t>
                            </w:r>
                          </w:p>
                        </w:txbxContent>
                      </v:textbox>
                    </v:shape>
                    <v:shape id="Picture 1109663670" o:spid="_x0000_s1071" type="#_x0000_t75" alt="ML Pipelines in Azure Machine Learning the right way | by Coussement Bruno  | datamindedbe | Medium" style="position:absolute;left:167402;top:25330;width:6306;height:6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">
                      <v:imagedata r:id="rId36" o:title="ML Pipelines in Azure Machine Learning the right way | by Coussement Bruno  | datamindedbe | Medium"/>
                    </v:shape>
                    <v:shape id="Graphic 70" o:spid="_x0000_s1072" type="#_x0000_t75" style="position:absolute;left:160170;top:25089;width:6306;height:6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">
                      <v:imagedata r:id="rId30" o:title=""/>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557143324" o:spid="_x0000_s1073" type="#_x0000_t67" style="position:absolute;left:138797;top:29466;width:6354;height:2701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" adj="19060" fillcolor="#f18c55" stroked="f">
                      <v:fill color2="#e56b17" rotate="t" colors="0 #f18c55;.5 #f67b28;1 #e56b17" focus="100%" type="gradient">
                        <o:fill v:ext="view" type="gradientUnscaled"/>
                      </v:fill>
                      <v:textbox style="layout-flow:vertical">
                        <w:txbxContent>
                          <w:p w14:paraId="7C451C48" w14:textId="696F15E6" w:rsidR="008678A9" w:rsidRDefault="008678A9" w:rsidP="00437DDE">
                            <w:pPr>
                              <w:jc w:val="center"/>
                              <w:textAlignment w:val="baseline"/>
                              <w:rPr>
                                <w:rFonts w:ascii="Calibri" w:hAnsi="Calibri"/>
                                <w:b/>
                                <w:bCs/>
                                <w:color w:val="FFFFFF"/>
                                <w:kern w:val="24"/>
                                <w:sz w:val="40"/>
                                <w:szCs w:val="40"/>
                                <w14:ligatures w14:val="none"/>
                              </w:rPr>
                            </w:pPr>
                          </w:p>
                          <w:p w14:paraId="025AF743" w14:textId="16658394" w:rsidR="00437DDE" w:rsidRDefault="00437DDE" w:rsidP="00437DDE">
                            <w:pPr>
                              <w:jc w:val="center"/>
                              <w:textAlignment w:val="baseline"/>
                            </w:pPr>
                            <w:r>
                              <w:rPr>
                                <w:rFonts w:ascii="Calibri" w:hAnsi="Calibri"/>
                                <w:b/>
                                <w:color w:val="FFFFFF"/>
                                <w:kern w:val="24"/>
                                <w:sz w:val="40"/>
                                <w:szCs w:val="40"/>
                              </w:rPr>
                              <w:t>Data producten</w:t>
                            </w:r>
                          </w:p>
                        </w:txbxContent>
                      </v:textbox>
                    </v:shape>
                    <v:shape id="TextBox 82" o:spid="_x0000_s1074" type="#_x0000_t202" style="position:absolute;left:96896;top:61811;width:12414;height:693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" filled="f" stroked="f">
                      <v:textbox style="mso-fit-shape-to-text:t">
                        <w:txbxContent>
                          <w:p w14:paraId="76CC779D" w14:textId="65A7FFBB" w:rsidR="008678A9" w:rsidRDefault="008678A9" w:rsidP="00437DDE">
                            <w:pPr>
                              <w:textAlignment w:val="baseline"/>
                              <w:rPr>
                                <w:rFonts w:ascii="Calibri" w:hAnsi="Calibri"/>
                                <w:b/>
                                <w:bCs/>
                                <w:color w:val="000000"/>
                                <w:kern w:val="24"/>
                                <w:sz w:val="36"/>
                                <w:szCs w:val="36"/>
                                <w14:ligatures w14:val="none"/>
                              </w:rPr>
                            </w:pPr>
                          </w:p>
                          <w:p w14:paraId="1D15BDAC" w14:textId="4F759503" w:rsidR="00437DDE" w:rsidRDefault="00437DDE" w:rsidP="00437DDE">
                            <w:pPr>
                              <w:textAlignment w:val="baseline"/>
                            </w:pPr>
                            <w:r>
                              <w:rPr>
                                <w:rFonts w:ascii="Calibri" w:hAnsi="Calibri"/>
                                <w:b/>
                                <w:bCs/>
                                <w:color w:val="000000"/>
                                <w:kern w:val="24"/>
                                <w:sz w:val="36"/>
                                <w:szCs w:val="36"/>
                              </w:rPr>
                              <w:t>Orkestratie</w:t>
                            </w:r>
                          </w:p>
                        </w:txbxContent>
                      </v:textbox>
                    </v:shape>
                    <v:roundrect id="Rechthoek: afgeronde hoeken 140" o:spid="_x0000_s1075" style="position:absolute;left:30115;top:47556;width:21014;height:92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" fillcolor="#b0d8f2 [2165]" strokecolor="#89c6ec [3205]" strokeweight=".5pt">
                      <v:fill color2="#9fd0ef [2613]" rotate="t" colors="0 #cae5f7;.5 #bbddf4;1 #b0d9f5" focus="100%" type="gradient">
                        <o:fill v:ext="view" type="gradientUnscaled"/>
                      </v:fill>
                      <v:stroke joinstyle="miter"/>
                      <v:textbox style="mso-fit-shape-to-text:t" inset=".99217mm,.99217mm,.99217mm,.99217mm">
                        <w:txbxContent>
                          <w:p w14:paraId="661A2ECC" w14:textId="790A8757" w:rsidR="008678A9" w:rsidRDefault="008678A9" w:rsidP="00437DDE">
                            <w:pPr>
                              <w:overflowPunct w:val="0"/>
                              <w:jc w:val="center"/>
                              <w:textAlignment w:val="baseline"/>
                              <w:rPr>
                                <w:rFonts w:cs="Arial"/>
                                <w:color w:val="384692"/>
                                <w:kern w:val="0"/>
                                <w:sz w:val="48"/>
                                <w:szCs w:val="48"/>
                                <w14:ligatures w14:val="none"/>
                              </w:rPr>
                            </w:pPr>
                          </w:p>
                          <w:p w14:paraId="1582349C" w14:textId="6CE28288" w:rsidR="00437DDE" w:rsidRDefault="00437DDE" w:rsidP="00437DDE">
                            <w:pPr>
                              <w:overflowPunct w:val="0"/>
                              <w:jc w:val="center"/>
                              <w:textAlignment w:val="baseline"/>
                            </w:pPr>
                            <w:r>
                              <w:rPr>
                                <w:rFonts w:cs="Arial"/>
                                <w:color w:val="384692"/>
                                <w:sz w:val="48"/>
                                <w:szCs w:val="48"/>
                              </w:rPr>
                              <w:t>Ingest</w:t>
                            </w:r>
                          </w:p>
                        </w:txbxContent>
                      </v:textbox>
                    </v:roundrect>
                    <v:roundrect id="Rechthoek: afgeronde hoeken 3" o:spid="_x0000_s1076" style="position:absolute;left:92621;top:16185;width:83790;height:92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" fillcolor="#dcc3a3 [2168]" strokecolor="#cba675 [3208]" strokeweight=".5pt">
                      <v:fill color2="#d5b68f [2616]" rotate="t" colors="0 #e4d1bc;.5 #dec8af;1 #dcc1a1" focus="100%" type="gradient">
                        <o:fill v:ext="view" type="gradientUnscaled"/>
                      </v:fill>
                      <v:stroke joinstyle="miter"/>
                      <v:textbox style="mso-fit-shape-to-text:t" inset=".99217mm,.99217mm,.99217mm,.99217mm">
                        <w:txbxContent>
                          <w:p w14:paraId="3F28F8BF" w14:textId="23F70FB7" w:rsidR="008678A9" w:rsidRDefault="008678A9" w:rsidP="00437DDE">
                            <w:pPr>
                              <w:overflowPunct w:val="0"/>
                              <w:jc w:val="center"/>
                              <w:textAlignment w:val="baseline"/>
                              <w:rPr>
                                <w:rFonts w:eastAsia="Arial" w:cs="Arial"/>
                                <w:color w:val="384692"/>
                                <w:kern w:val="0"/>
                                <w:sz w:val="48"/>
                                <w:szCs w:val="48"/>
                                <w14:ligatures w14:val="none"/>
                              </w:rPr>
                            </w:pPr>
                          </w:p>
                          <w:p w14:paraId="21DB9A72" w14:textId="48B69191" w:rsidR="00437DDE" w:rsidRDefault="00437DDE" w:rsidP="00437DDE">
                            <w:pPr>
                              <w:overflowPunct w:val="0"/>
                              <w:jc w:val="center"/>
                              <w:textAlignment w:val="baseline"/>
                            </w:pPr>
                            <w:r>
                              <w:rPr>
                                <w:rFonts w:eastAsia="Arial" w:cs="Arial"/>
                                <w:color w:val="384692"/>
                                <w:sz w:val="48"/>
                                <w:szCs w:val="48"/>
                              </w:rPr>
                              <w:t>Serve</w:t>
                            </w:r>
                          </w:p>
                        </w:txbxContent>
                      </v:textbox>
                    </v:roundrect>
                    <v:rect id="Rectangle 1254408257" o:spid="_x0000_s1077" style="position:absolute;left:93400;top:31960;width:18937;height:21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" fillcolor="#b1cbe9" strokecolor="#5b9bd5" strokeweight=".5pt">
                      <v:fill color2="#92b9e4" rotate="t" colors="0 #b1cbe9;.5 #a3c1e5;1 #92b9e4" focus="100%" type="gradient">
                        <o:fill v:ext="view" type="gradientUnscaled"/>
                      </v:fill>
                      <v:textbox>
                        <w:txbxContent>
                          <w:p w14:paraId="00C0BFD7" w14:textId="38835693" w:rsidR="008678A9" w:rsidRDefault="008678A9" w:rsidP="00437DDE">
                            <w:pPr>
                              <w:jc w:val="center"/>
                              <w:textAlignment w:val="baseline"/>
                              <w:rPr>
                                <w:rFonts w:ascii="Calibri" w:hAnsi="Calibri"/>
                                <w:b/>
                                <w:bCs/>
                                <w:color w:val="000000"/>
                                <w:kern w:val="24"/>
                                <w:sz w:val="40"/>
                                <w:szCs w:val="40"/>
                                <w14:ligatures w14:val="none"/>
                              </w:rPr>
                            </w:pPr>
                          </w:p>
                          <w:p w14:paraId="7D8C45F6" w14:textId="1EFB52C0" w:rsidR="00437DDE" w:rsidRDefault="00437DDE" w:rsidP="00437DDE">
                            <w:pPr>
                              <w:jc w:val="center"/>
                              <w:textAlignment w:val="baseline"/>
                            </w:pPr>
                            <w:r>
                              <w:rPr>
                                <w:rFonts w:ascii="Calibri" w:hAnsi="Calibri"/>
                                <w:b/>
                                <w:bCs/>
                                <w:color w:val="000000"/>
                                <w:kern w:val="24"/>
                                <w:sz w:val="40"/>
                                <w:szCs w:val="40"/>
                              </w:rPr>
                              <w:t>…</w:t>
                            </w:r>
                          </w:p>
                        </w:txbxContent>
                      </v:textbox>
                    </v:rect>
                    <v:shape id="Graphic 129" o:spid="_x0000_s1078" type="#_x0000_t75" style="position:absolute;left:73482;top:34414;width:6275;height: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">
                      <v:imagedata r:id="rId30" o:title=""/>
                    </v:shape>
                    <v:shape id="Graphic 129" o:spid="_x0000_s1079" type="#_x0000_t75" style="position:absolute;left:99896;top:39333;width:6274;height:6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">
                      <v:imagedata r:id="rId30" o:title=""/>
                    </v:shape>
                    <v:roundrect id="Rechthoek: afgeronde hoeken 16" o:spid="_x0000_s1080" style="position:absolute;left:29122;width:63146;height:8717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" filled="f" strokecolor="#773f9b [3209]" strokeweight="3pt">
                      <v:stroke dashstyle="1 1"/>
                      <v:textbox inset="1.98428mm,1.98428mm,1.98428mm,1.98428mm">
                        <w:txbxContent>
                          <w:p w14:paraId="0964EAAE" w14:textId="77777777" w:rsidR="00437DDE" w:rsidRDefault="00437DDE" w:rsidP="00437DDE">
                            <w:pPr>
                              <w:overflowPunct w:val="0"/>
                              <w:jc w:val="center"/>
                              <w:textAlignment w:val="baseline"/>
                              <w:rPr>
                                <w:rFonts w:eastAsia="Arial" w:cs="Arial"/>
                                <w:b/>
                                <w:color w:val="384692"/>
                                <w:kern w:val="0"/>
                                <w:sz w:val="40"/>
                                <w:szCs w:val="40"/>
                                <w14:ligatures w14:val="none"/>
                              </w:rPr>
                            </w:pPr>
                            <w:r>
                              <w:rPr>
                                <w:rFonts w:eastAsia="Arial" w:cs="Arial"/>
                                <w:b/>
                                <w:color w:val="384692"/>
                                <w:sz w:val="40"/>
                                <w:szCs w:val="40"/>
                              </w:rPr>
                              <w:t xml:space="preserve">Scope project </w:t>
                            </w:r>
                          </w:p>
                          <w:p w14:paraId="7F8BBB0C" w14:textId="5822A3BD" w:rsidR="008678A9" w:rsidRDefault="008678A9" w:rsidP="00437DDE">
                            <w:pPr>
                              <w:overflowPunct w:val="0"/>
                              <w:jc w:val="center"/>
                              <w:textAlignment w:val="baseline"/>
                              <w:rPr>
                                <w:rFonts w:eastAsia="Arial" w:cs="Arial"/>
                                <w:b/>
                                <w:bCs/>
                                <w:color w:val="384692"/>
                                <w:sz w:val="40"/>
                                <w:szCs w:val="40"/>
                              </w:rPr>
                            </w:pPr>
                          </w:p>
                          <w:p w14:paraId="2E93B126" w14:textId="2AA258E2" w:rsidR="00437DDE" w:rsidRDefault="00437DDE" w:rsidP="00437DDE">
                            <w:pPr>
                              <w:overflowPunct w:val="0"/>
                              <w:jc w:val="center"/>
                              <w:textAlignment w:val="baseline"/>
                            </w:pPr>
                            <w:r>
                              <w:rPr>
                                <w:rFonts w:eastAsia="Arial" w:cs="Arial"/>
                                <w:b/>
                                <w:color w:val="384692"/>
                                <w:sz w:val="40"/>
                                <w:szCs w:val="40"/>
                              </w:rPr>
                              <w:t>vervanging ETL-Straat</w:t>
                            </w:r>
                          </w:p>
                        </w:txbxContent>
                      </v:textbox>
                    </v:roundrect>
                    <v:shape id="Straight Arrow Connector 465475243" o:spid="_x0000_s1081" type="#_x0000_t32" style="position:absolute;left:103429;top:45861;width:54;height:1037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" strokecolor="#4472c4" strokeweight="1.5pt">
                      <v:stroke endarrow="block" joinstyle="miter"/>
                      <o:lock v:ext="edit" shapetype="f"/>
                    </v:shape>
                    <v:roundrect id="Rechthoek: afgeronde hoeken 8" o:spid="_x0000_s1082" style="position:absolute;left:69852;top:16342;width:21011;height:92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" fillcolor="#b0d8f2 [2165]" strokecolor="#89c6ec [3205]" strokeweight=".5pt">
                      <v:fill color2="#9fd0ef [2613]" rotate="t" colors="0 #cae5f7;.5 #bbddf4;1 #b0d9f5" focus="100%" type="gradient">
                        <o:fill v:ext="view" type="gradientUnscaled"/>
                      </v:fill>
                      <v:stroke joinstyle="miter"/>
                      <v:textbox style="mso-fit-shape-to-text:t" inset=".99217mm,.99217mm,.99217mm,.99217mm">
                        <w:txbxContent>
                          <w:p w14:paraId="72FFC6F5" w14:textId="43F075B5" w:rsidR="008678A9" w:rsidRDefault="008678A9" w:rsidP="00437DDE">
                            <w:pPr>
                              <w:overflowPunct w:val="0"/>
                              <w:jc w:val="center"/>
                              <w:textAlignment w:val="baseline"/>
                              <w:rPr>
                                <w:rFonts w:eastAsia="Arial" w:cs="Arial"/>
                                <w:color w:val="384692"/>
                                <w:kern w:val="0"/>
                                <w:sz w:val="48"/>
                                <w:szCs w:val="48"/>
                                <w14:ligatures w14:val="none"/>
                              </w:rPr>
                            </w:pPr>
                          </w:p>
                          <w:p w14:paraId="5980A222" w14:textId="3138945E" w:rsidR="00437DDE" w:rsidRDefault="00437DDE" w:rsidP="00437DDE">
                            <w:pPr>
                              <w:overflowPunct w:val="0"/>
                              <w:jc w:val="center"/>
                              <w:textAlignment w:val="baseline"/>
                            </w:pPr>
                            <w:r>
                              <w:rPr>
                                <w:rFonts w:eastAsia="Arial" w:cs="Arial"/>
                                <w:color w:val="384692"/>
                                <w:sz w:val="48"/>
                                <w:szCs w:val="48"/>
                              </w:rPr>
                              <w:t>Serve</w:t>
                            </w:r>
                          </w:p>
                        </w:txbxContent>
                      </v:textbox>
                    </v:roundrect>
                    <v:shape id="Graphic 129" o:spid="_x0000_s1083" type="#_x0000_t75" style="position:absolute;left:56786;top:39154;width:6274;height:6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">
                      <v:imagedata r:id="rId30" o:title=""/>
                    </v:shape>
                    <v:roundrect id="Rechthoek: afgeronde hoeken 17" o:spid="_x0000_s1084" style="position:absolute;left:69890;top:10635;width:21294;height:924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" fillcolor="#b0d8f2 [2165]" strokecolor="#89c6ec [3205]" strokeweight=".5pt">
                      <v:fill color2="#9fd0ef [2613]" rotate="t" colors="0 #cae5f7;.5 #bbddf4;1 #b0d9f5" focus="100%" type="gradient">
                        <o:fill v:ext="view" type="gradientUnscaled"/>
                      </v:fill>
                      <v:stroke joinstyle="miter"/>
                      <v:textbox style="mso-fit-shape-to-text:t" inset=".99217mm,.99217mm,.99217mm,.99217mm">
                        <w:txbxContent>
                          <w:p w14:paraId="36D8D961" w14:textId="7AE077BE" w:rsidR="008678A9" w:rsidRDefault="008678A9" w:rsidP="00437DDE">
                            <w:pPr>
                              <w:overflowPunct w:val="0"/>
                              <w:jc w:val="center"/>
                              <w:textAlignment w:val="baseline"/>
                              <w:rPr>
                                <w:rFonts w:eastAsia="Arial" w:cs="Arial"/>
                                <w:color w:val="384692"/>
                                <w:kern w:val="0"/>
                                <w:sz w:val="48"/>
                                <w:szCs w:val="48"/>
                                <w14:ligatures w14:val="none"/>
                              </w:rPr>
                            </w:pPr>
                          </w:p>
                          <w:p w14:paraId="38182EB6" w14:textId="62A0B1D0" w:rsidR="00437DDE" w:rsidRDefault="00437DDE" w:rsidP="00437DDE">
                            <w:pPr>
                              <w:overflowPunct w:val="0"/>
                              <w:jc w:val="center"/>
                              <w:textAlignment w:val="baseline"/>
                            </w:pPr>
                            <w:r>
                              <w:rPr>
                                <w:rFonts w:eastAsia="Arial" w:cs="Arial"/>
                                <w:color w:val="384692"/>
                                <w:sz w:val="48"/>
                                <w:szCs w:val="48"/>
                              </w:rPr>
                              <w:t>Ingest</w:t>
                            </w:r>
                          </w:p>
                        </w:txbxContent>
                      </v:textbox>
                    </v:roundrect>
                    <v:roundrect id="Rechthoek: afgeronde hoeken 142" o:spid="_x0000_s1085" style="position:absolute;left:69641;top:47610;width:21027;height:92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" fillcolor="#b0d8f2 [2165]" strokecolor="#89c6ec [3205]" strokeweight=".5pt">
                      <v:fill color2="#9fd0ef [2613]" rotate="t" colors="0 #cae5f7;.5 #bbddf4;1 #b0d9f5" focus="100%" type="gradient">
                        <o:fill v:ext="view" type="gradientUnscaled"/>
                      </v:fill>
                      <v:stroke joinstyle="miter"/>
                      <v:textbox style="mso-fit-shape-to-text:t" inset=".99217mm,.99217mm,.99217mm,.99217mm">
                        <w:txbxContent>
                          <w:p w14:paraId="12C4D91B" w14:textId="105EAFCF" w:rsidR="008678A9" w:rsidRDefault="008678A9" w:rsidP="00437DDE">
                            <w:pPr>
                              <w:overflowPunct w:val="0"/>
                              <w:jc w:val="center"/>
                              <w:textAlignment w:val="baseline"/>
                              <w:rPr>
                                <w:rFonts w:eastAsia="Arial" w:cs="Arial"/>
                                <w:color w:val="384692"/>
                                <w:kern w:val="0"/>
                                <w:sz w:val="48"/>
                                <w:szCs w:val="48"/>
                                <w14:ligatures w14:val="none"/>
                              </w:rPr>
                            </w:pPr>
                          </w:p>
                          <w:p w14:paraId="24C9A43F" w14:textId="49D26655" w:rsidR="00437DDE" w:rsidRDefault="00437DDE" w:rsidP="00437DDE">
                            <w:pPr>
                              <w:overflowPunct w:val="0"/>
                              <w:jc w:val="center"/>
                              <w:textAlignment w:val="baseline"/>
                            </w:pPr>
                            <w:r>
                              <w:rPr>
                                <w:rFonts w:eastAsia="Arial" w:cs="Arial"/>
                                <w:color w:val="384692"/>
                                <w:sz w:val="48"/>
                                <w:szCs w:val="48"/>
                              </w:rPr>
                              <w:t>Transform</w:t>
                            </w:r>
                          </w:p>
                        </w:txbxContent>
                      </v:textbox>
                    </v:roundrect>
                    <v:roundrect id="Rechthoek: afgeronde hoeken 142" o:spid="_x0000_s1086" style="position:absolute;left:92324;top:47644;width:21014;height:92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" fillcolor="#dcc3a3 [2168]" strokecolor="#cba675 [3208]" strokeweight=".5pt">
                      <v:fill color2="#d5b68f [2616]" rotate="t" colors="0 #e4d1bc;.5 #dec8af;1 #dcc1a1" focus="100%" type="gradient">
                        <o:fill v:ext="view" type="gradientUnscaled"/>
                      </v:fill>
                      <v:stroke joinstyle="miter"/>
                      <v:textbox style="mso-fit-shape-to-text:t" inset=".99217mm,.99217mm,.99217mm,.99217mm">
                        <w:txbxContent>
                          <w:p w14:paraId="66AECAA5" w14:textId="1B8B4E60" w:rsidR="008678A9" w:rsidRDefault="008678A9" w:rsidP="00437DDE">
                            <w:pPr>
                              <w:overflowPunct w:val="0"/>
                              <w:jc w:val="center"/>
                              <w:textAlignment w:val="baseline"/>
                              <w:rPr>
                                <w:rFonts w:eastAsia="Arial" w:cs="Arial"/>
                                <w:color w:val="384692"/>
                                <w:kern w:val="0"/>
                                <w:sz w:val="48"/>
                                <w:szCs w:val="48"/>
                                <w14:ligatures w14:val="none"/>
                              </w:rPr>
                            </w:pPr>
                          </w:p>
                          <w:p w14:paraId="5AA0F9E6" w14:textId="27ACA8B1" w:rsidR="00437DDE" w:rsidRDefault="00437DDE" w:rsidP="00437DDE">
                            <w:pPr>
                              <w:overflowPunct w:val="0"/>
                              <w:jc w:val="center"/>
                              <w:textAlignment w:val="baseline"/>
                            </w:pPr>
                            <w:r>
                              <w:rPr>
                                <w:rFonts w:eastAsia="Arial" w:cs="Arial"/>
                                <w:color w:val="384692"/>
                                <w:sz w:val="48"/>
                                <w:szCs w:val="48"/>
                              </w:rPr>
                              <w:t>Transform</w:t>
                            </w:r>
                          </w:p>
                        </w:txbxContent>
                      </v:textbox>
                    </v:roundrect>
                    <v:shape id="Graphic 129" o:spid="_x0000_s1087" type="#_x0000_t75" style="position:absolute;left:64590;top:72603;width:6199;height:6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">
                      <v:imagedata r:id="rId33" o:title=""/>
                    </v:shape>
                    <v:shape id="Graphic 123" o:spid="_x0000_s1088" type="#_x0000_t75" style="position:absolute;left:60874;top:75006;width:6306;height:6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">
                      <v:imagedata r:id="rId30" o:title=""/>
                    </v:shape>
                    <v:shape id="Graphic 129" o:spid="_x0000_s1089" type="#_x0000_t75" style="position:absolute;left:52761;top:72603;width:6199;height:6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">
                      <v:imagedata r:id="rId33" o:title=""/>
                    </v:shape>
                    <v:shape id="Graphic 123" o:spid="_x0000_s1090" type="#_x0000_t75" style="position:absolute;left:49045;top:75006;width:6306;height:6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">
                      <v:imagedata r:id="rId30" o:title=""/>
                    </v:shape>
                  </v:group>
                </w:pict>
              </mc:Fallback>
            </mc:AlternateContent>
          </w:r>
        </w:del>
      </w:ins>
    </w:p>
    <w:p w14:paraId="5FECE371" w14:textId="77777777" w:rsidR="005D4F44" w:rsidRPr="00BF5845" w:rsidRDefault="005D4F44" w:rsidP="00D54F79">
      <w:pPr>
        <w:keepNext/>
      </w:pPr>
    </w:p>
    <w:p w14:paraId="13BF314E" w14:textId="1F9D2DB5" w:rsidR="00D21171" w:rsidRPr="00BF5845" w:rsidRDefault="00B8590E" w:rsidP="14DA6FE3">
      <w:pPr>
        <w:keepNext/>
      </w:pPr>
      <w:ins w:id="1276" w:author="Peter Jansen" w:date="2026-02-19T09:11:00Z" w16du:dateUtc="2026-02-19T08:11:00Z">
        <w:r>
          <w:rPr>
            <w:noProof/>
          </w:rPr>
          <w:drawing>
            <wp:inline distT="0" distB="0" distL="0" distR="0" wp14:anchorId="3B41C13E" wp14:editId="2C00320D">
              <wp:extent cx="5637392" cy="2938471"/>
              <wp:effectExtent l="0" t="0" r="1905" b="0"/>
              <wp:docPr id="1257003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03478" name="Picture 1"/>
                      <pic:cNvPicPr>
                        <a:picLocks noChangeAspect="1" noChangeArrowheads="1"/>
                      </pic:cNvPicPr>
                    </pic:nvPicPr>
                    <pic:blipFill>
                      <a:blip r:embed="rId37">
                        <a:extLst>
                          <a:ext uri="{96DAC541-7B7A-43D3-8B79-37D633B846F1}">
                            <asvg:svgBlip xmlns:asvg="http://schemas.microsoft.com/office/drawing/2016/SVG/main" r:embed="rId38"/>
                          </a:ext>
                        </a:extLst>
                      </a:blip>
                      <a:stretch>
                        <a:fillRect/>
                      </a:stretch>
                    </pic:blipFill>
                    <pic:spPr bwMode="auto">
                      <a:xfrm>
                        <a:off x="0" y="0"/>
                        <a:ext cx="5637392" cy="2938471"/>
                      </a:xfrm>
                      <a:prstGeom prst="rect">
                        <a:avLst/>
                      </a:prstGeom>
                    </pic:spPr>
                  </pic:pic>
                </a:graphicData>
              </a:graphic>
            </wp:inline>
          </w:drawing>
        </w:r>
      </w:ins>
      <w:commentRangeStart w:id="1277"/>
      <w:commentRangeStart w:id="1278"/>
      <w:commentRangeStart w:id="1279"/>
      <w:commentRangeStart w:id="1280"/>
      <w:del w:id="1281" w:author="Peter Jansen" w:date="2026-02-19T09:11:00Z" w16du:dateUtc="2026-02-19T08:11:00Z">
        <w:r w:rsidR="00145AE3" w:rsidRPr="00BF5845" w:rsidDel="00CA14FB">
          <w:rPr>
            <w:noProof/>
          </w:rPr>
          <w:drawing>
            <wp:inline distT="0" distB="0" distL="0" distR="0" wp14:anchorId="6F8CDBA2" wp14:editId="0552180F">
              <wp:extent cx="6254750" cy="2413227"/>
              <wp:effectExtent l="0" t="0" r="0" b="6350"/>
              <wp:docPr id="130729325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297937" cy="2429890"/>
                      </a:xfrm>
                      <a:prstGeom prst="rect">
                        <a:avLst/>
                      </a:prstGeom>
                      <a:noFill/>
                    </pic:spPr>
                  </pic:pic>
                </a:graphicData>
              </a:graphic>
            </wp:inline>
          </w:drawing>
        </w:r>
        <w:commentRangeEnd w:id="1277"/>
        <w:r w:rsidR="007F0199" w:rsidRPr="00BF5845" w:rsidDel="00CA14FB">
          <w:rPr>
            <w:rStyle w:val="Verwijzingopmerking"/>
            <w:sz w:val="22"/>
            <w:szCs w:val="20"/>
          </w:rPr>
          <w:commentReference w:id="1277"/>
        </w:r>
        <w:commentRangeEnd w:id="1278"/>
        <w:r w:rsidRPr="00BF5845">
          <w:rPr>
            <w:rStyle w:val="Verwijzingopmerking"/>
            <w:sz w:val="22"/>
            <w:szCs w:val="20"/>
          </w:rPr>
          <w:commentReference w:id="1278"/>
        </w:r>
        <w:commentRangeEnd w:id="1279"/>
        <w:r w:rsidR="007F09A6" w:rsidRPr="00BF5845" w:rsidDel="00CA14FB">
          <w:rPr>
            <w:rStyle w:val="Verwijzingopmerking"/>
            <w:sz w:val="22"/>
            <w:szCs w:val="20"/>
          </w:rPr>
          <w:commentReference w:id="1279"/>
        </w:r>
        <w:commentRangeEnd w:id="1280"/>
        <w:r w:rsidR="00145AE3" w:rsidRPr="00BF5845" w:rsidDel="00CA14FB">
          <w:rPr>
            <w:rStyle w:val="Verwijzingopmerking"/>
            <w:sz w:val="22"/>
            <w:szCs w:val="20"/>
          </w:rPr>
          <w:commentReference w:id="1280"/>
        </w:r>
      </w:del>
    </w:p>
    <w:p w14:paraId="2F908EBF" w14:textId="3DEA2707" w:rsidR="00BA272F" w:rsidRPr="00BF5845" w:rsidRDefault="00BA272F" w:rsidP="14DA6FE3">
      <w:pPr>
        <w:keepNext/>
      </w:pPr>
      <w:del w:id="1282" w:author="Microsoft Word" w:date="2026-03-12T03:35:00Z" w16du:dateUtc="2026-03-12T10:35:00Z">
        <w:r w:rsidRPr="00BA272F">
          <w:rPr>
            <w:noProof/>
          </w:rPr>
          <mc:AlternateContent>
            <mc:Choice Requires="wpg">
              <w:drawing>
                <wp:anchor distT="0" distB="0" distL="114300" distR="114300" simplePos="0" relativeHeight="251658241" behindDoc="0" locked="0" layoutInCell="1" allowOverlap="1" wp14:anchorId="7E0E8141" wp14:editId="0D818E28">
                  <wp:simplePos x="0" y="0"/>
                  <wp:positionH relativeFrom="column">
                    <wp:posOffset>0</wp:posOffset>
                  </wp:positionH>
                  <wp:positionV relativeFrom="paragraph">
                    <wp:posOffset>19050</wp:posOffset>
                  </wp:positionV>
                  <wp:extent cx="17642356" cy="8717280"/>
                  <wp:effectExtent l="0" t="19050" r="17145" b="26670"/>
                  <wp:wrapNone/>
                  <wp:docPr id="140" name="Group 139">
                    <a:extLst xmlns:a="http://schemas.openxmlformats.org/drawingml/2006/main">
                      <a:ext uri="{FF2B5EF4-FFF2-40B4-BE49-F238E27FC236}">
                        <a16:creationId xmlns:a16="http://schemas.microsoft.com/office/drawing/2014/main" id="{75A7C58F-D024-1D5E-3CDD-56C2753D42F3}"/>
                      </a:ext>
                    </a:extLst>
                  </wp:docPr>
                  <wp:cNvGraphicFramePr/>
                  <a:graphic xmlns:a="http://schemas.openxmlformats.org/drawingml/2006/main">
                    <a:graphicData uri="http://schemas.microsoft.com/office/word/2010/wordprocessingGroup">
                      <wpg:wgp>
                        <wpg:cNvGrpSpPr/>
                        <wpg:grpSpPr>
                          <a:xfrm>
                            <a:off x="0" y="0"/>
                            <a:ext cx="17642356" cy="8717280"/>
                            <a:chOff x="0" y="0"/>
                            <a:chExt cx="17642356" cy="8717280"/>
                          </a:xfrm>
                        </wpg:grpSpPr>
                        <wps:wsp>
                          <wps:cNvPr id="1759230089" name="Rectangle 1759230089">
                            <a:extLst>
                              <a:ext uri="{FF2B5EF4-FFF2-40B4-BE49-F238E27FC236}">
                                <a16:creationId xmlns:a16="http://schemas.microsoft.com/office/drawing/2014/main" id="{1ADC17A4-2EDE-CF47-DB08-CEC13BE688A0}"/>
                              </a:ext>
                            </a:extLst>
                          </wps:cNvPr>
                          <wps:cNvSpPr/>
                          <wps:spPr>
                            <a:xfrm>
                              <a:off x="930760" y="1451474"/>
                              <a:ext cx="12679417" cy="4307041"/>
                            </a:xfrm>
                            <a:prstGeom prst="rect">
                              <a:avLst/>
                            </a:pr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wps:spPr>
                          <wps:txbx>
                            <w:txbxContent>
                              <w:p w14:paraId="2890C24E" w14:textId="77777777" w:rsidR="00BA272F" w:rsidRDefault="00BA272F" w:rsidP="00BA272F">
                                <w:pPr>
                                  <w:textAlignment w:val="baseline"/>
                                  <w:rPr>
                                    <w:rFonts w:ascii="Calibri" w:hAnsi="Calibri"/>
                                    <w:b/>
                                    <w:color w:val="FFFFFF"/>
                                    <w:kern w:val="24"/>
                                    <w:sz w:val="40"/>
                                    <w:szCs w:val="40"/>
                                    <w14:ligatures w14:val="none"/>
                                  </w:rPr>
                                </w:pPr>
                                <w:r>
                                  <w:rPr>
                                    <w:rFonts w:ascii="Calibri" w:hAnsi="Calibri"/>
                                    <w:b/>
                                    <w:color w:val="FFFFFF"/>
                                    <w:kern w:val="24"/>
                                    <w:sz w:val="40"/>
                                    <w:szCs w:val="40"/>
                                  </w:rPr>
                                  <w:t>Lakehouse</w:t>
                                </w:r>
                              </w:p>
                            </w:txbxContent>
                          </wps:txbx>
                          <wps:bodyPr rtlCol="0" anchor="t"/>
                        </wps:wsp>
                        <wps:wsp>
                          <wps:cNvPr id="1366659886" name="Rectangle 1366659886">
                            <a:extLst>
                              <a:ext uri="{FF2B5EF4-FFF2-40B4-BE49-F238E27FC236}">
                                <a16:creationId xmlns:a16="http://schemas.microsoft.com/office/drawing/2014/main" id="{0579D6FA-0823-C42B-8925-4753C5A2CD59}"/>
                              </a:ext>
                            </a:extLst>
                          </wps:cNvPr>
                          <wps:cNvSpPr/>
                          <wps:spPr>
                            <a:xfrm>
                              <a:off x="9227877" y="2142566"/>
                              <a:ext cx="4203514" cy="3314231"/>
                            </a:xfrm>
                            <a:prstGeom prst="rect">
                              <a:avLst/>
                            </a:pr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wps:spPr>
                          <wps:txbx>
                            <w:txbxContent>
                              <w:p w14:paraId="547AF5F0" w14:textId="77777777" w:rsidR="00BA272F" w:rsidRDefault="00BA272F" w:rsidP="00BA272F">
                                <w:pPr>
                                  <w:jc w:val="center"/>
                                  <w:textAlignment w:val="baseline"/>
                                  <w:rPr>
                                    <w:rFonts w:ascii="Calibri" w:hAnsi="Calibri"/>
                                    <w:b/>
                                    <w:color w:val="FFFFFF"/>
                                    <w:kern w:val="24"/>
                                    <w:sz w:val="40"/>
                                    <w:szCs w:val="40"/>
                                    <w14:ligatures w14:val="none"/>
                                  </w:rPr>
                                </w:pPr>
                                <w:r>
                                  <w:rPr>
                                    <w:rFonts w:ascii="Calibri" w:hAnsi="Calibri"/>
                                    <w:b/>
                                    <w:color w:val="FFFFFF"/>
                                    <w:kern w:val="24"/>
                                    <w:sz w:val="40"/>
                                    <w:szCs w:val="40"/>
                                  </w:rPr>
                                  <w:t>DWH</w:t>
                                </w:r>
                              </w:p>
                            </w:txbxContent>
                          </wps:txbx>
                          <wps:bodyPr rtlCol="0" anchor="t"/>
                        </wps:wsp>
                        <wps:wsp>
                          <wps:cNvPr id="1635677272" name="Rectangle 1635677272">
                            <a:extLst>
                              <a:ext uri="{FF2B5EF4-FFF2-40B4-BE49-F238E27FC236}">
                                <a16:creationId xmlns:a16="http://schemas.microsoft.com/office/drawing/2014/main" id="{71C843A2-E536-0037-3F43-ED331D0707A6}"/>
                              </a:ext>
                            </a:extLst>
                          </wps:cNvPr>
                          <wps:cNvSpPr/>
                          <wps:spPr>
                            <a:xfrm>
                              <a:off x="9343954" y="5489674"/>
                              <a:ext cx="1889763" cy="1837189"/>
                            </a:xfrm>
                            <a:prstGeom prst="rect">
                              <a:avLst/>
                            </a:prstGeom>
                            <a:gradFill rotWithShape="1">
                              <a:gsLst>
                                <a:gs pos="0">
                                  <a:srgbClr val="5B9BD5">
                                    <a:lumMod val="110000"/>
                                    <a:satMod val="105000"/>
                                    <a:tint val="67000"/>
                                  </a:srgbClr>
                                </a:gs>
                                <a:gs pos="50000">
                                  <a:srgbClr val="5B9BD5">
                                    <a:lumMod val="105000"/>
                                    <a:satMod val="103000"/>
                                    <a:tint val="73000"/>
                                  </a:srgbClr>
                                </a:gs>
                                <a:gs pos="100000">
                                  <a:srgbClr val="5B9BD5">
                                    <a:lumMod val="105000"/>
                                    <a:satMod val="109000"/>
                                    <a:tint val="81000"/>
                                  </a:srgbClr>
                                </a:gs>
                              </a:gsLst>
                              <a:lin ang="5400000" scaled="0"/>
                            </a:gradFill>
                            <a:ln w="6350" cap="flat" cmpd="sng" algn="ctr">
                              <a:solidFill>
                                <a:srgbClr val="5B9BD5"/>
                              </a:solidFill>
                              <a:prstDash val="solid"/>
                              <a:miter lim="800000"/>
                            </a:ln>
                            <a:effectLst/>
                          </wps:spPr>
                          <wps:bodyPr rtlCol="0" anchor="b"/>
                        </wps:wsp>
                        <wps:wsp>
                          <wps:cNvPr id="886813779" name="Rectangle 886813779">
                            <a:extLst>
                              <a:ext uri="{FF2B5EF4-FFF2-40B4-BE49-F238E27FC236}">
                                <a16:creationId xmlns:a16="http://schemas.microsoft.com/office/drawing/2014/main" id="{94F17BCF-2D47-87A1-216A-8855402B6EEA}"/>
                              </a:ext>
                            </a:extLst>
                          </wps:cNvPr>
                          <wps:cNvSpPr/>
                          <wps:spPr>
                            <a:xfrm>
                              <a:off x="1042325" y="2143530"/>
                              <a:ext cx="8082707" cy="3314229"/>
                            </a:xfrm>
                            <a:prstGeom prst="rect">
                              <a:avLst/>
                            </a:pr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wps:spPr>
                          <wps:txbx>
                            <w:txbxContent>
                              <w:p w14:paraId="0C39DC98" w14:textId="77777777" w:rsidR="00BA272F" w:rsidRDefault="00BA272F" w:rsidP="00BA272F">
                                <w:pPr>
                                  <w:jc w:val="center"/>
                                  <w:textAlignment w:val="baseline"/>
                                  <w:rPr>
                                    <w:rFonts w:ascii="Calibri" w:hAnsi="Calibri"/>
                                    <w:b/>
                                    <w:color w:val="FFFFFF"/>
                                    <w:kern w:val="24"/>
                                    <w:sz w:val="40"/>
                                    <w:szCs w:val="40"/>
                                    <w14:ligatures w14:val="none"/>
                                  </w:rPr>
                                </w:pPr>
                                <w:r>
                                  <w:rPr>
                                    <w:rFonts w:ascii="Calibri" w:hAnsi="Calibri"/>
                                    <w:b/>
                                    <w:color w:val="FFFFFF"/>
                                    <w:kern w:val="24"/>
                                    <w:sz w:val="40"/>
                                    <w:szCs w:val="40"/>
                                  </w:rPr>
                                  <w:t>ETL-Straat</w:t>
                                </w:r>
                              </w:p>
                            </w:txbxContent>
                          </wps:txbx>
                          <wps:bodyPr rtlCol="0" anchor="t"/>
                        </wps:wsp>
                        <wps:wsp>
                          <wps:cNvPr id="1755645894" name="TextBox 102">
                            <a:extLst>
                              <a:ext uri="{FF2B5EF4-FFF2-40B4-BE49-F238E27FC236}">
                                <a16:creationId xmlns:a16="http://schemas.microsoft.com/office/drawing/2014/main" id="{23641051-7AB4-1A0E-48A6-D12CA1AF36D9}"/>
                              </a:ext>
                            </a:extLst>
                          </wps:cNvPr>
                          <wps:cNvSpPr txBox="1"/>
                          <wps:spPr>
                            <a:xfrm>
                              <a:off x="4633007" y="8142592"/>
                              <a:ext cx="984885" cy="359410"/>
                            </a:xfrm>
                            <a:prstGeom prst="rect">
                              <a:avLst/>
                            </a:prstGeom>
                            <a:noFill/>
                            <a:effectLst/>
                          </wps:spPr>
                          <wps:txbx>
                            <w:txbxContent>
                              <w:p w14:paraId="22D075FB" w14:textId="77777777" w:rsidR="00BA272F" w:rsidRDefault="00BA272F" w:rsidP="00BA272F">
                                <w:pPr>
                                  <w:textAlignment w:val="baseline"/>
                                  <w:rPr>
                                    <w:rFonts w:ascii="Calibri" w:hAnsi="Calibri"/>
                                    <w:color w:val="000000"/>
                                    <w:kern w:val="24"/>
                                    <w:sz w:val="32"/>
                                    <w:szCs w:val="32"/>
                                    <w14:ligatures w14:val="none"/>
                                  </w:rPr>
                                </w:pPr>
                                <w:r>
                                  <w:rPr>
                                    <w:rFonts w:ascii="Calibri" w:hAnsi="Calibri"/>
                                    <w:color w:val="000000"/>
                                    <w:kern w:val="24"/>
                                    <w:sz w:val="32"/>
                                    <w:szCs w:val="32"/>
                                  </w:rPr>
                                  <w:t>Metadata</w:t>
                                </w:r>
                              </w:p>
                            </w:txbxContent>
                          </wps:txbx>
                          <wps:bodyPr wrap="none" rtlCol="0">
                            <a:spAutoFit/>
                          </wps:bodyPr>
                        </wps:wsp>
                        <wps:wsp>
                          <wps:cNvPr id="1280443759" name="TextBox 104">
                            <a:extLst>
                              <a:ext uri="{FF2B5EF4-FFF2-40B4-BE49-F238E27FC236}">
                                <a16:creationId xmlns:a16="http://schemas.microsoft.com/office/drawing/2014/main" id="{1E13DD73-46BE-6777-E664-7021260F25C8}"/>
                              </a:ext>
                            </a:extLst>
                          </wps:cNvPr>
                          <wps:cNvSpPr txBox="1"/>
                          <wps:spPr>
                            <a:xfrm>
                              <a:off x="5579419" y="8136959"/>
                              <a:ext cx="1793875" cy="359410"/>
                            </a:xfrm>
                            <a:prstGeom prst="rect">
                              <a:avLst/>
                            </a:prstGeom>
                            <a:noFill/>
                            <a:effectLst/>
                          </wps:spPr>
                          <wps:txbx>
                            <w:txbxContent>
                              <w:p w14:paraId="324AF1F4" w14:textId="77777777" w:rsidR="00BA272F" w:rsidRDefault="00BA272F" w:rsidP="00BA272F">
                                <w:pPr>
                                  <w:textAlignment w:val="baseline"/>
                                  <w:rPr>
                                    <w:rFonts w:ascii="Calibri" w:hAnsi="Calibri"/>
                                    <w:color w:val="000000"/>
                                    <w:kern w:val="24"/>
                                    <w:sz w:val="32"/>
                                    <w:szCs w:val="32"/>
                                    <w14:ligatures w14:val="none"/>
                                  </w:rPr>
                                </w:pPr>
                                <w:r>
                                  <w:rPr>
                                    <w:rFonts w:ascii="Calibri" w:hAnsi="Calibri"/>
                                    <w:color w:val="000000"/>
                                    <w:kern w:val="24"/>
                                    <w:sz w:val="32"/>
                                    <w:szCs w:val="32"/>
                                  </w:rPr>
                                  <w:t>Functionele logging</w:t>
                                </w:r>
                              </w:p>
                            </w:txbxContent>
                          </wps:txbx>
                          <wps:bodyPr wrap="none" rtlCol="0">
                            <a:spAutoFit/>
                          </wps:bodyPr>
                        </wps:wsp>
                        <wps:wsp>
                          <wps:cNvPr id="546318468" name="Arrow: Left-Right 546318468">
                            <a:extLst>
                              <a:ext uri="{FF2B5EF4-FFF2-40B4-BE49-F238E27FC236}">
                                <a16:creationId xmlns:a16="http://schemas.microsoft.com/office/drawing/2014/main" id="{F80DD06D-DB47-F15E-8467-B61AADBEC12F}"/>
                              </a:ext>
                            </a:extLst>
                          </wps:cNvPr>
                          <wps:cNvSpPr/>
                          <wps:spPr>
                            <a:xfrm>
                              <a:off x="2665791" y="7427449"/>
                              <a:ext cx="6854078" cy="652410"/>
                            </a:xfrm>
                            <a:prstGeom prst="leftRightArrow">
                              <a:avLst/>
                            </a:pr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wps:spPr>
                          <wps:bodyPr rtlCol="0" anchor="ctr"/>
                        </wps:wsp>
                        <wps:wsp>
                          <wps:cNvPr id="832489487" name="Rectangle 832489487">
                            <a:extLst>
                              <a:ext uri="{FF2B5EF4-FFF2-40B4-BE49-F238E27FC236}">
                                <a16:creationId xmlns:a16="http://schemas.microsoft.com/office/drawing/2014/main" id="{2F61F8D0-2568-5879-433E-F0A840EB9C87}"/>
                              </a:ext>
                            </a:extLst>
                          </wps:cNvPr>
                          <wps:cNvSpPr/>
                          <wps:spPr>
                            <a:xfrm>
                              <a:off x="7066293" y="5558350"/>
                              <a:ext cx="1917111" cy="1771992"/>
                            </a:xfrm>
                            <a:prstGeom prst="rect">
                              <a:avLst/>
                            </a:prstGeom>
                            <a:gradFill rotWithShape="1">
                              <a:gsLst>
                                <a:gs pos="0">
                                  <a:srgbClr val="5B9BD5">
                                    <a:lumMod val="110000"/>
                                    <a:satMod val="105000"/>
                                    <a:tint val="67000"/>
                                  </a:srgbClr>
                                </a:gs>
                                <a:gs pos="50000">
                                  <a:srgbClr val="5B9BD5">
                                    <a:lumMod val="105000"/>
                                    <a:satMod val="103000"/>
                                    <a:tint val="73000"/>
                                  </a:srgbClr>
                                </a:gs>
                                <a:gs pos="100000">
                                  <a:srgbClr val="5B9BD5">
                                    <a:lumMod val="105000"/>
                                    <a:satMod val="109000"/>
                                    <a:tint val="81000"/>
                                  </a:srgbClr>
                                </a:gs>
                              </a:gsLst>
                              <a:lin ang="5400000" scaled="0"/>
                            </a:gradFill>
                            <a:ln w="6350" cap="flat" cmpd="sng" algn="ctr">
                              <a:solidFill>
                                <a:srgbClr val="5B9BD5"/>
                              </a:solidFill>
                              <a:prstDash val="solid"/>
                              <a:miter lim="800000"/>
                            </a:ln>
                            <a:effectLst/>
                          </wps:spPr>
                          <wps:bodyPr rtlCol="0" anchor="b"/>
                        </wps:wsp>
                        <wps:wsp>
                          <wps:cNvPr id="786986864" name="Rectangle 786986864">
                            <a:extLst>
                              <a:ext uri="{FF2B5EF4-FFF2-40B4-BE49-F238E27FC236}">
                                <a16:creationId xmlns:a16="http://schemas.microsoft.com/office/drawing/2014/main" id="{381D851E-52D3-44B5-49FB-2A391E6A8412}"/>
                              </a:ext>
                            </a:extLst>
                          </wps:cNvPr>
                          <wps:cNvSpPr/>
                          <wps:spPr>
                            <a:xfrm>
                              <a:off x="7077234" y="3193447"/>
                              <a:ext cx="1893625" cy="2193237"/>
                            </a:xfrm>
                            <a:prstGeom prst="rect">
                              <a:avLst/>
                            </a:prstGeom>
                            <a:gradFill rotWithShape="1">
                              <a:gsLst>
                                <a:gs pos="0">
                                  <a:srgbClr val="5B9BD5">
                                    <a:lumMod val="110000"/>
                                    <a:satMod val="105000"/>
                                    <a:tint val="67000"/>
                                  </a:srgbClr>
                                </a:gs>
                                <a:gs pos="50000">
                                  <a:srgbClr val="5B9BD5">
                                    <a:lumMod val="105000"/>
                                    <a:satMod val="103000"/>
                                    <a:tint val="73000"/>
                                  </a:srgbClr>
                                </a:gs>
                                <a:gs pos="100000">
                                  <a:srgbClr val="5B9BD5">
                                    <a:lumMod val="105000"/>
                                    <a:satMod val="109000"/>
                                    <a:tint val="81000"/>
                                  </a:srgbClr>
                                </a:gs>
                              </a:gsLst>
                              <a:lin ang="5400000" scaled="0"/>
                            </a:gradFill>
                            <a:ln w="6350" cap="flat" cmpd="sng" algn="ctr">
                              <a:solidFill>
                                <a:srgbClr val="5B9BD5"/>
                              </a:solidFill>
                              <a:prstDash val="solid"/>
                              <a:miter lim="800000"/>
                            </a:ln>
                            <a:effectLst/>
                          </wps:spPr>
                          <wps:txbx>
                            <w:txbxContent>
                              <w:p w14:paraId="0030FA55" w14:textId="77777777" w:rsidR="00BA272F" w:rsidRDefault="00BA272F" w:rsidP="00BA272F">
                                <w:pPr>
                                  <w:jc w:val="center"/>
                                  <w:textAlignment w:val="baseline"/>
                                  <w:rPr>
                                    <w:rFonts w:ascii="Calibri" w:hAnsi="Calibri"/>
                                    <w:b/>
                                    <w:bCs/>
                                    <w:color w:val="000000"/>
                                    <w:kern w:val="24"/>
                                    <w:sz w:val="40"/>
                                    <w:szCs w:val="40"/>
                                    <w14:ligatures w14:val="none"/>
                                  </w:rPr>
                                </w:pPr>
                                <w:r>
                                  <w:rPr>
                                    <w:rFonts w:ascii="Calibri" w:hAnsi="Calibri"/>
                                    <w:b/>
                                    <w:bCs/>
                                    <w:color w:val="000000"/>
                                    <w:kern w:val="24"/>
                                    <w:sz w:val="40"/>
                                    <w:szCs w:val="40"/>
                                  </w:rPr>
                                  <w:t>Cleansed</w:t>
                                </w:r>
                              </w:p>
                            </w:txbxContent>
                          </wps:txbx>
                          <wps:bodyPr rtlCol="0" anchor="t"/>
                        </wps:wsp>
                        <wps:wsp>
                          <wps:cNvPr id="650117160" name="Rectangle 650117160">
                            <a:extLst>
                              <a:ext uri="{FF2B5EF4-FFF2-40B4-BE49-F238E27FC236}">
                                <a16:creationId xmlns:a16="http://schemas.microsoft.com/office/drawing/2014/main" id="{21D0C2CC-C1FE-E71B-CBE8-86D55CF25912}"/>
                              </a:ext>
                            </a:extLst>
                          </wps:cNvPr>
                          <wps:cNvSpPr/>
                          <wps:spPr>
                            <a:xfrm>
                              <a:off x="5095808" y="3198789"/>
                              <a:ext cx="1893625" cy="2193237"/>
                            </a:xfrm>
                            <a:prstGeom prst="rect">
                              <a:avLst/>
                            </a:prstGeom>
                            <a:gradFill rotWithShape="1">
                              <a:gsLst>
                                <a:gs pos="0">
                                  <a:srgbClr val="5B9BD5">
                                    <a:lumMod val="110000"/>
                                    <a:satMod val="105000"/>
                                    <a:tint val="67000"/>
                                  </a:srgbClr>
                                </a:gs>
                                <a:gs pos="50000">
                                  <a:srgbClr val="5B9BD5">
                                    <a:lumMod val="105000"/>
                                    <a:satMod val="103000"/>
                                    <a:tint val="73000"/>
                                  </a:srgbClr>
                                </a:gs>
                                <a:gs pos="100000">
                                  <a:srgbClr val="5B9BD5">
                                    <a:lumMod val="105000"/>
                                    <a:satMod val="109000"/>
                                    <a:tint val="81000"/>
                                  </a:srgbClr>
                                </a:gs>
                              </a:gsLst>
                              <a:lin ang="5400000" scaled="0"/>
                            </a:gradFill>
                            <a:ln w="6350" cap="flat" cmpd="sng" algn="ctr">
                              <a:solidFill>
                                <a:srgbClr val="5B9BD5"/>
                              </a:solidFill>
                              <a:prstDash val="solid"/>
                              <a:miter lim="800000"/>
                            </a:ln>
                            <a:effectLst/>
                          </wps:spPr>
                          <wps:txbx>
                            <w:txbxContent>
                              <w:p w14:paraId="72003670" w14:textId="77777777" w:rsidR="00BA272F" w:rsidRDefault="00BA272F" w:rsidP="00BA272F">
                                <w:pPr>
                                  <w:jc w:val="center"/>
                                  <w:textAlignment w:val="baseline"/>
                                  <w:rPr>
                                    <w:rFonts w:ascii="Calibri" w:hAnsi="Calibri"/>
                                    <w:b/>
                                    <w:bCs/>
                                    <w:color w:val="000000"/>
                                    <w:kern w:val="24"/>
                                    <w:sz w:val="40"/>
                                    <w:szCs w:val="40"/>
                                    <w14:ligatures w14:val="none"/>
                                  </w:rPr>
                                </w:pPr>
                                <w:r>
                                  <w:rPr>
                                    <w:rFonts w:ascii="Calibri" w:hAnsi="Calibri"/>
                                    <w:b/>
                                    <w:bCs/>
                                    <w:color w:val="000000"/>
                                    <w:kern w:val="24"/>
                                    <w:sz w:val="40"/>
                                    <w:szCs w:val="40"/>
                                  </w:rPr>
                                  <w:t>Staging</w:t>
                                </w:r>
                              </w:p>
                            </w:txbxContent>
                          </wps:txbx>
                          <wps:bodyPr rtlCol="0" anchor="t"/>
                        </wps:wsp>
                        <wps:wsp>
                          <wps:cNvPr id="974088299" name="Rectangle 974088299">
                            <a:extLst>
                              <a:ext uri="{FF2B5EF4-FFF2-40B4-BE49-F238E27FC236}">
                                <a16:creationId xmlns:a16="http://schemas.microsoft.com/office/drawing/2014/main" id="{8E73CAA9-DE70-8182-EECA-F6F9F4134171}"/>
                              </a:ext>
                            </a:extLst>
                          </wps:cNvPr>
                          <wps:cNvSpPr/>
                          <wps:spPr>
                            <a:xfrm>
                              <a:off x="3101411" y="5562344"/>
                              <a:ext cx="1893625" cy="1764006"/>
                            </a:xfrm>
                            <a:prstGeom prst="rect">
                              <a:avLst/>
                            </a:prstGeom>
                            <a:gradFill rotWithShape="1">
                              <a:gsLst>
                                <a:gs pos="0">
                                  <a:srgbClr val="5B9BD5">
                                    <a:lumMod val="110000"/>
                                    <a:satMod val="105000"/>
                                    <a:tint val="67000"/>
                                  </a:srgbClr>
                                </a:gs>
                                <a:gs pos="50000">
                                  <a:srgbClr val="5B9BD5">
                                    <a:lumMod val="105000"/>
                                    <a:satMod val="103000"/>
                                    <a:tint val="73000"/>
                                  </a:srgbClr>
                                </a:gs>
                                <a:gs pos="100000">
                                  <a:srgbClr val="5B9BD5">
                                    <a:lumMod val="105000"/>
                                    <a:satMod val="109000"/>
                                    <a:tint val="81000"/>
                                  </a:srgbClr>
                                </a:gs>
                              </a:gsLst>
                              <a:lin ang="5400000" scaled="0"/>
                            </a:gradFill>
                            <a:ln w="6350" cap="flat" cmpd="sng" algn="ctr">
                              <a:solidFill>
                                <a:srgbClr val="5B9BD5"/>
                              </a:solidFill>
                              <a:prstDash val="solid"/>
                              <a:miter lim="800000"/>
                            </a:ln>
                            <a:effectLst/>
                          </wps:spPr>
                          <wps:bodyPr rtlCol="0" anchor="b"/>
                        </wps:wsp>
                        <wps:wsp>
                          <wps:cNvPr id="199639488" name="Rectangle 199639488">
                            <a:extLst>
                              <a:ext uri="{FF2B5EF4-FFF2-40B4-BE49-F238E27FC236}">
                                <a16:creationId xmlns:a16="http://schemas.microsoft.com/office/drawing/2014/main" id="{355F2175-9BC7-0AB8-05DF-E2598AD669D1}"/>
                              </a:ext>
                            </a:extLst>
                          </wps:cNvPr>
                          <wps:cNvSpPr/>
                          <wps:spPr>
                            <a:xfrm>
                              <a:off x="1136067" y="3211581"/>
                              <a:ext cx="1893625" cy="2186304"/>
                            </a:xfrm>
                            <a:prstGeom prst="rect">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wps:spPr>
                          <wps:txbx>
                            <w:txbxContent>
                              <w:p w14:paraId="0D35634C" w14:textId="77777777" w:rsidR="00BA272F" w:rsidRDefault="00BA272F" w:rsidP="00BA272F">
                                <w:pPr>
                                  <w:jc w:val="center"/>
                                  <w:textAlignment w:val="baseline"/>
                                  <w:rPr>
                                    <w:rFonts w:ascii="Calibri" w:hAnsi="Calibri"/>
                                    <w:b/>
                                    <w:color w:val="FFFFFF"/>
                                    <w:kern w:val="24"/>
                                    <w:sz w:val="40"/>
                                    <w:szCs w:val="40"/>
                                    <w14:ligatures w14:val="none"/>
                                  </w:rPr>
                                </w:pPr>
                                <w:r>
                                  <w:rPr>
                                    <w:rFonts w:ascii="Calibri" w:hAnsi="Calibri"/>
                                    <w:b/>
                                    <w:color w:val="FFFFFF"/>
                                    <w:kern w:val="24"/>
                                    <w:sz w:val="40"/>
                                    <w:szCs w:val="40"/>
                                  </w:rPr>
                                  <w:t>Landingsplaats</w:t>
                                </w:r>
                              </w:p>
                            </w:txbxContent>
                          </wps:txbx>
                          <wps:bodyPr rtlCol="0" anchor="t"/>
                        </wps:wsp>
                        <pic:pic xmlns:pic="http://schemas.openxmlformats.org/drawingml/2006/picture">
                          <pic:nvPicPr>
                            <pic:cNvPr id="719301836" name="Graphic 97">
                              <a:extLst>
                                <a:ext uri="{FF2B5EF4-FFF2-40B4-BE49-F238E27FC236}">
                                  <a16:creationId xmlns:a16="http://schemas.microsoft.com/office/drawing/2014/main" id="{B55D4244-B9D5-7A57-BAC9-FA34673D9BDD}"/>
                                </a:ext>
                              </a:extLst>
                            </pic:cNvPr>
                            <pic:cNvPicPr>
                              <a:picLocks noChangeAspect="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1816241" y="3936847"/>
                              <a:ext cx="630617" cy="630617"/>
                            </a:xfrm>
                            <a:prstGeom prst="rect">
                              <a:avLst/>
                            </a:prstGeom>
                            <a:effectLst/>
                          </pic:spPr>
                        </pic:pic>
                        <pic:pic xmlns:pic="http://schemas.openxmlformats.org/drawingml/2006/picture">
                          <pic:nvPicPr>
                            <pic:cNvPr id="1752122662" name="Graphic 98" descr="Mannelijke dirigent met effen opvulling">
                              <a:extLst>
                                <a:ext uri="{FF2B5EF4-FFF2-40B4-BE49-F238E27FC236}">
                                  <a16:creationId xmlns:a16="http://schemas.microsoft.com/office/drawing/2014/main" id="{BF1BB54F-7487-1A4E-C612-CF9D3A64E8D7}"/>
                                </a:ext>
                              </a:extLst>
                            </pic:cNvPr>
                            <pic:cNvPicPr>
                              <a:picLocks noChangeAspect="1"/>
                            </pic:cNvPicPr>
                          </pic:nvPicPr>
                          <pic:blipFill>
                            <a:blip r:embed="rId20">
                              <a:extLst>
                                <a:ext uri="{96DAC541-7B7A-43D3-8B79-37D633B846F1}">
                                  <asvg:svgBlip xmlns:asvg="http://schemas.microsoft.com/office/drawing/2016/SVG/main" r:embed="rId21"/>
                                </a:ext>
                              </a:extLst>
                            </a:blip>
                            <a:srcRect/>
                            <a:stretch/>
                          </pic:blipFill>
                          <pic:spPr>
                            <a:xfrm>
                              <a:off x="3776520" y="5604657"/>
                              <a:ext cx="630617" cy="630617"/>
                            </a:xfrm>
                            <a:prstGeom prst="rect">
                              <a:avLst/>
                            </a:prstGeom>
                            <a:effectLst/>
                          </pic:spPr>
                        </pic:pic>
                        <pic:pic xmlns:pic="http://schemas.openxmlformats.org/drawingml/2006/picture">
                          <pic:nvPicPr>
                            <pic:cNvPr id="543760891" name="Graphic 99">
                              <a:extLst>
                                <a:ext uri="{FF2B5EF4-FFF2-40B4-BE49-F238E27FC236}">
                                  <a16:creationId xmlns:a16="http://schemas.microsoft.com/office/drawing/2014/main" id="{C977AC4C-1CB0-B4EF-F61D-7EFFF39FB67B}"/>
                                </a:ext>
                              </a:extLst>
                            </pic:cNvPr>
                            <pic:cNvPicPr>
                              <a:picLocks noChangeAspect="1"/>
                            </pic:cNvPicPr>
                          </pic:nvPicPr>
                          <pic:blipFill>
                            <a:blip r:embed="rId20">
                              <a:extLst>
                                <a:ext uri="{96DAC541-7B7A-43D3-8B79-37D633B846F1}">
                                  <asvg:svgBlip xmlns:asvg="http://schemas.microsoft.com/office/drawing/2016/SVG/main" r:embed="rId21"/>
                                </a:ext>
                              </a:extLst>
                            </a:blip>
                            <a:srcRect/>
                            <a:stretch/>
                          </pic:blipFill>
                          <pic:spPr>
                            <a:xfrm>
                              <a:off x="7790516" y="5635330"/>
                              <a:ext cx="630617" cy="630617"/>
                            </a:xfrm>
                            <a:prstGeom prst="rect">
                              <a:avLst/>
                            </a:prstGeom>
                            <a:effectLst/>
                          </pic:spPr>
                        </pic:pic>
                        <wps:wsp>
                          <wps:cNvPr id="1408497374" name="TextBox 81">
                            <a:extLst>
                              <a:ext uri="{FF2B5EF4-FFF2-40B4-BE49-F238E27FC236}">
                                <a16:creationId xmlns:a16="http://schemas.microsoft.com/office/drawing/2014/main" id="{F0B81BFE-05C4-27B0-1E8A-E3998F2BE8CC}"/>
                              </a:ext>
                            </a:extLst>
                          </wps:cNvPr>
                          <wps:cNvSpPr txBox="1"/>
                          <wps:spPr>
                            <a:xfrm>
                              <a:off x="3466433" y="6188979"/>
                              <a:ext cx="1241425" cy="392430"/>
                            </a:xfrm>
                            <a:prstGeom prst="rect">
                              <a:avLst/>
                            </a:prstGeom>
                            <a:noFill/>
                            <a:effectLst/>
                          </wps:spPr>
                          <wps:txbx>
                            <w:txbxContent>
                              <w:p w14:paraId="542F1F2B" w14:textId="77777777" w:rsidR="00BA272F" w:rsidRDefault="00BA272F" w:rsidP="00BA272F">
                                <w:pPr>
                                  <w:textAlignment w:val="baseline"/>
                                  <w:rPr>
                                    <w:rFonts w:ascii="Calibri" w:hAnsi="Calibri"/>
                                    <w:b/>
                                    <w:bCs/>
                                    <w:color w:val="000000"/>
                                    <w:kern w:val="24"/>
                                    <w:sz w:val="36"/>
                                    <w:szCs w:val="36"/>
                                    <w14:ligatures w14:val="none"/>
                                  </w:rPr>
                                </w:pPr>
                                <w:r>
                                  <w:rPr>
                                    <w:rFonts w:ascii="Calibri" w:hAnsi="Calibri"/>
                                    <w:b/>
                                    <w:bCs/>
                                    <w:color w:val="000000"/>
                                    <w:kern w:val="24"/>
                                    <w:sz w:val="36"/>
                                    <w:szCs w:val="36"/>
                                  </w:rPr>
                                  <w:t>Orkestratie</w:t>
                                </w:r>
                              </w:p>
                            </w:txbxContent>
                          </wps:txbx>
                          <wps:bodyPr wrap="none" rtlCol="0">
                            <a:spAutoFit/>
                          </wps:bodyPr>
                        </wps:wsp>
                        <wps:wsp>
                          <wps:cNvPr id="746421960" name="TextBox 82">
                            <a:extLst>
                              <a:ext uri="{FF2B5EF4-FFF2-40B4-BE49-F238E27FC236}">
                                <a16:creationId xmlns:a16="http://schemas.microsoft.com/office/drawing/2014/main" id="{50C26613-B168-8DD5-099B-05FD4099BEC5}"/>
                              </a:ext>
                            </a:extLst>
                          </wps:cNvPr>
                          <wps:cNvSpPr txBox="1"/>
                          <wps:spPr>
                            <a:xfrm>
                              <a:off x="7486972" y="6188979"/>
                              <a:ext cx="1241425" cy="392430"/>
                            </a:xfrm>
                            <a:prstGeom prst="rect">
                              <a:avLst/>
                            </a:prstGeom>
                            <a:noFill/>
                            <a:effectLst/>
                          </wps:spPr>
                          <wps:txbx>
                            <w:txbxContent>
                              <w:p w14:paraId="2ECB962E" w14:textId="77777777" w:rsidR="00BA272F" w:rsidRDefault="00BA272F" w:rsidP="00BA272F">
                                <w:pPr>
                                  <w:textAlignment w:val="baseline"/>
                                  <w:rPr>
                                    <w:rFonts w:ascii="Calibri" w:hAnsi="Calibri"/>
                                    <w:b/>
                                    <w:bCs/>
                                    <w:color w:val="000000"/>
                                    <w:kern w:val="24"/>
                                    <w:sz w:val="36"/>
                                    <w:szCs w:val="36"/>
                                    <w14:ligatures w14:val="none"/>
                                  </w:rPr>
                                </w:pPr>
                                <w:r>
                                  <w:rPr>
                                    <w:rFonts w:ascii="Calibri" w:hAnsi="Calibri"/>
                                    <w:b/>
                                    <w:bCs/>
                                    <w:color w:val="000000"/>
                                    <w:kern w:val="24"/>
                                    <w:sz w:val="36"/>
                                    <w:szCs w:val="36"/>
                                  </w:rPr>
                                  <w:t>Orkestratie</w:t>
                                </w:r>
                              </w:p>
                            </w:txbxContent>
                          </wps:txbx>
                          <wps:bodyPr wrap="none" rtlCol="0">
                            <a:spAutoFit/>
                          </wps:bodyPr>
                        </wps:wsp>
                        <wps:wsp>
                          <wps:cNvPr id="1123329544" name="Rectangle 1123329544">
                            <a:extLst>
                              <a:ext uri="{FF2B5EF4-FFF2-40B4-BE49-F238E27FC236}">
                                <a16:creationId xmlns:a16="http://schemas.microsoft.com/office/drawing/2014/main" id="{218B2705-8D63-E115-C6E1-484233781611}"/>
                              </a:ext>
                            </a:extLst>
                          </wps:cNvPr>
                          <wps:cNvSpPr/>
                          <wps:spPr>
                            <a:xfrm>
                              <a:off x="3110203" y="3205722"/>
                              <a:ext cx="1893625" cy="2186304"/>
                            </a:xfrm>
                            <a:prstGeom prst="rect">
                              <a:avLst/>
                            </a:prstGeom>
                            <a:gradFill rotWithShape="1">
                              <a:gsLst>
                                <a:gs pos="0">
                                  <a:srgbClr val="5B9BD5">
                                    <a:lumMod val="110000"/>
                                    <a:satMod val="105000"/>
                                    <a:tint val="67000"/>
                                  </a:srgbClr>
                                </a:gs>
                                <a:gs pos="50000">
                                  <a:srgbClr val="5B9BD5">
                                    <a:lumMod val="105000"/>
                                    <a:satMod val="103000"/>
                                    <a:tint val="73000"/>
                                  </a:srgbClr>
                                </a:gs>
                                <a:gs pos="100000">
                                  <a:srgbClr val="5B9BD5">
                                    <a:lumMod val="105000"/>
                                    <a:satMod val="109000"/>
                                    <a:tint val="81000"/>
                                  </a:srgbClr>
                                </a:gs>
                              </a:gsLst>
                              <a:lin ang="5400000" scaled="0"/>
                            </a:gradFill>
                            <a:ln w="6350" cap="flat" cmpd="sng" algn="ctr">
                              <a:solidFill>
                                <a:srgbClr val="5B9BD5"/>
                              </a:solidFill>
                              <a:prstDash val="solid"/>
                              <a:miter lim="800000"/>
                            </a:ln>
                            <a:effectLst/>
                          </wps:spPr>
                          <wps:txbx>
                            <w:txbxContent>
                              <w:p w14:paraId="534D2938" w14:textId="77777777" w:rsidR="00BA272F" w:rsidRDefault="00BA272F" w:rsidP="00BA272F">
                                <w:pPr>
                                  <w:jc w:val="center"/>
                                  <w:textAlignment w:val="baseline"/>
                                  <w:rPr>
                                    <w:rFonts w:ascii="Calibri" w:hAnsi="Calibri"/>
                                    <w:b/>
                                    <w:bCs/>
                                    <w:color w:val="000000"/>
                                    <w:kern w:val="24"/>
                                    <w:sz w:val="40"/>
                                    <w:szCs w:val="40"/>
                                    <w14:ligatures w14:val="none"/>
                                  </w:rPr>
                                </w:pPr>
                                <w:r>
                                  <w:rPr>
                                    <w:rFonts w:ascii="Calibri" w:hAnsi="Calibri"/>
                                    <w:b/>
                                    <w:bCs/>
                                    <w:color w:val="000000"/>
                                    <w:kern w:val="24"/>
                                    <w:sz w:val="40"/>
                                    <w:szCs w:val="40"/>
                                  </w:rPr>
                                  <w:t>Archief</w:t>
                                </w:r>
                              </w:p>
                            </w:txbxContent>
                          </wps:txbx>
                          <wps:bodyPr rtlCol="0" anchor="t"/>
                        </wps:wsp>
                        <pic:pic xmlns:pic="http://schemas.openxmlformats.org/drawingml/2006/picture">
                          <pic:nvPicPr>
                            <pic:cNvPr id="747298026" name="Graphic 119">
                              <a:extLst>
                                <a:ext uri="{FF2B5EF4-FFF2-40B4-BE49-F238E27FC236}">
                                  <a16:creationId xmlns:a16="http://schemas.microsoft.com/office/drawing/2014/main" id="{3F9A8227-F42A-ADF6-45F7-F64E5EA31388}"/>
                                </a:ext>
                              </a:extLst>
                            </pic:cNvPr>
                            <pic:cNvPicPr>
                              <a:picLocks noChangeAspect="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3614902" y="7376087"/>
                              <a:ext cx="799583" cy="799583"/>
                            </a:xfrm>
                            <a:prstGeom prst="rect">
                              <a:avLst/>
                            </a:prstGeom>
                            <a:effectLst/>
                          </pic:spPr>
                        </pic:pic>
                        <wps:wsp>
                          <wps:cNvPr id="1981491408" name="TextBox 111">
                            <a:extLst>
                              <a:ext uri="{FF2B5EF4-FFF2-40B4-BE49-F238E27FC236}">
                                <a16:creationId xmlns:a16="http://schemas.microsoft.com/office/drawing/2014/main" id="{167E71B3-492C-DCBF-2FB3-4BF455B5B159}"/>
                              </a:ext>
                            </a:extLst>
                          </wps:cNvPr>
                          <wps:cNvSpPr txBox="1"/>
                          <wps:spPr>
                            <a:xfrm>
                              <a:off x="3627665" y="8142592"/>
                              <a:ext cx="779145" cy="359410"/>
                            </a:xfrm>
                            <a:prstGeom prst="rect">
                              <a:avLst/>
                            </a:prstGeom>
                            <a:noFill/>
                            <a:effectLst/>
                          </wps:spPr>
                          <wps:txbx>
                            <w:txbxContent>
                              <w:p w14:paraId="52332043" w14:textId="77777777" w:rsidR="00BA272F" w:rsidRDefault="00BA272F" w:rsidP="00BA272F">
                                <w:pPr>
                                  <w:textAlignment w:val="baseline"/>
                                  <w:rPr>
                                    <w:rFonts w:ascii="Calibri" w:hAnsi="Calibri"/>
                                    <w:color w:val="000000"/>
                                    <w:kern w:val="24"/>
                                    <w:sz w:val="32"/>
                                    <w:szCs w:val="32"/>
                                    <w14:ligatures w14:val="none"/>
                                  </w:rPr>
                                </w:pPr>
                                <w:r>
                                  <w:rPr>
                                    <w:rFonts w:ascii="Calibri" w:hAnsi="Calibri"/>
                                    <w:color w:val="000000"/>
                                    <w:kern w:val="24"/>
                                    <w:sz w:val="32"/>
                                    <w:szCs w:val="32"/>
                                  </w:rPr>
                                  <w:t>Secrets</w:t>
                                </w:r>
                              </w:p>
                            </w:txbxContent>
                          </wps:txbx>
                          <wps:bodyPr wrap="none" rtlCol="0">
                            <a:spAutoFit/>
                          </wps:bodyPr>
                        </wps:wsp>
                        <pic:pic xmlns:pic="http://schemas.openxmlformats.org/drawingml/2006/picture">
                          <pic:nvPicPr>
                            <pic:cNvPr id="632265428" name="Graphic 123">
                              <a:extLst>
                                <a:ext uri="{FF2B5EF4-FFF2-40B4-BE49-F238E27FC236}">
                                  <a16:creationId xmlns:a16="http://schemas.microsoft.com/office/drawing/2014/main" id="{BA336DA4-5523-A31C-48A0-B8483B1C9815}"/>
                                </a:ext>
                              </a:extLst>
                            </pic:cNvPr>
                            <pic:cNvPicPr>
                              <a:picLocks noChangeAspect="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3771746" y="3933327"/>
                              <a:ext cx="630617" cy="630617"/>
                            </a:xfrm>
                            <a:prstGeom prst="rect">
                              <a:avLst/>
                            </a:prstGeom>
                            <a:effectLst/>
                          </pic:spPr>
                        </pic:pic>
                        <wps:wsp>
                          <wps:cNvPr id="2016713636" name="TextBox 54">
                            <a:extLst>
                              <a:ext uri="{FF2B5EF4-FFF2-40B4-BE49-F238E27FC236}">
                                <a16:creationId xmlns:a16="http://schemas.microsoft.com/office/drawing/2014/main" id="{50E8603D-71A4-895A-D94C-63AD750762B3}"/>
                              </a:ext>
                            </a:extLst>
                          </wps:cNvPr>
                          <wps:cNvSpPr txBox="1"/>
                          <wps:spPr>
                            <a:xfrm>
                              <a:off x="3611336" y="3433853"/>
                              <a:ext cx="669925" cy="325755"/>
                            </a:xfrm>
                            <a:prstGeom prst="rect">
                              <a:avLst/>
                            </a:prstGeom>
                            <a:noFill/>
                            <a:effectLst/>
                          </wps:spPr>
                          <wps:txbx>
                            <w:txbxContent>
                              <w:p w14:paraId="0E6978CB" w14:textId="77777777" w:rsidR="00BA272F" w:rsidRDefault="00BA272F" w:rsidP="00BA272F">
                                <w:pPr>
                                  <w:textAlignment w:val="baseline"/>
                                  <w:rPr>
                                    <w:rFonts w:ascii="Calibri" w:hAnsi="Calibri"/>
                                    <w:color w:val="000000"/>
                                    <w:kern w:val="24"/>
                                    <w:sz w:val="14"/>
                                    <w:szCs w:val="14"/>
                                    <w14:ligatures w14:val="none"/>
                                  </w:rPr>
                                </w:pPr>
                                <w:r>
                                  <w:rPr>
                                    <w:rFonts w:ascii="Calibri" w:hAnsi="Calibri"/>
                                    <w:color w:val="000000"/>
                                    <w:kern w:val="24"/>
                                    <w:sz w:val="14"/>
                                    <w:szCs w:val="14"/>
                                  </w:rPr>
                                  <w:t>Raw (Archief)</w:t>
                                </w:r>
                              </w:p>
                              <w:p w14:paraId="7F4BBE09" w14:textId="77777777" w:rsidR="00BA272F" w:rsidRDefault="00BA272F" w:rsidP="00BA272F">
                                <w:pPr>
                                  <w:textAlignment w:val="baseline"/>
                                  <w:rPr>
                                    <w:rFonts w:ascii="Calibri" w:hAnsi="Calibri"/>
                                    <w:color w:val="000000"/>
                                    <w:kern w:val="24"/>
                                    <w:sz w:val="14"/>
                                    <w:szCs w:val="14"/>
                                  </w:rPr>
                                </w:pPr>
                                <w:r>
                                  <w:rPr>
                                    <w:rFonts w:ascii="Calibri" w:hAnsi="Calibri"/>
                                    <w:color w:val="000000"/>
                                    <w:kern w:val="24"/>
                                    <w:sz w:val="14"/>
                                    <w:szCs w:val="14"/>
                                  </w:rPr>
                                  <w:t>As-Is</w:t>
                                </w:r>
                              </w:p>
                            </w:txbxContent>
                          </wps:txbx>
                          <wps:bodyPr wrap="none" rtlCol="0">
                            <a:spAutoFit/>
                          </wps:bodyPr>
                        </wps:wsp>
                        <wps:wsp>
                          <wps:cNvPr id="1417237534" name="Straight Arrow Connector 1417237534">
                            <a:extLst>
                              <a:ext uri="{FF2B5EF4-FFF2-40B4-BE49-F238E27FC236}">
                                <a16:creationId xmlns:a16="http://schemas.microsoft.com/office/drawing/2014/main" id="{EC174240-88A1-F239-C78F-AC8612C94071}"/>
                              </a:ext>
                            </a:extLst>
                          </wps:cNvPr>
                          <wps:cNvCnPr>
                            <a:cxnSpLocks/>
                            <a:stCxn id="1752122662" idx="0"/>
                            <a:endCxn id="632265428" idx="2"/>
                          </wps:cNvCnPr>
                          <wps:spPr>
                            <a:xfrm flipH="1" flipV="1">
                              <a:off x="4087055" y="4563944"/>
                              <a:ext cx="4774" cy="1040714"/>
                            </a:xfrm>
                            <a:prstGeom prst="straightConnector1">
                              <a:avLst/>
                            </a:prstGeom>
                            <a:noFill/>
                            <a:ln w="19050" cap="flat" cmpd="sng" algn="ctr">
                              <a:solidFill>
                                <a:srgbClr val="4472C4"/>
                              </a:solidFill>
                              <a:prstDash val="solid"/>
                              <a:miter lim="800000"/>
                              <a:tailEnd type="triangle"/>
                            </a:ln>
                            <a:effectLst/>
                          </wps:spPr>
                          <wps:bodyPr/>
                        </wps:wsp>
                        <wps:wsp>
                          <wps:cNvPr id="1900204670" name="Verbindingslijn: gebogen 125">
                            <a:extLst>
                              <a:ext uri="{FF2B5EF4-FFF2-40B4-BE49-F238E27FC236}">
                                <a16:creationId xmlns:a16="http://schemas.microsoft.com/office/drawing/2014/main" id="{7B481743-9011-CC36-5218-A08512BDBFFD}"/>
                              </a:ext>
                            </a:extLst>
                          </wps:cNvPr>
                          <wps:cNvCnPr>
                            <a:cxnSpLocks/>
                            <a:stCxn id="719301836" idx="2"/>
                            <a:endCxn id="1752122662" idx="1"/>
                          </wps:cNvCnPr>
                          <wps:spPr>
                            <a:xfrm rot="16200000" flipH="1">
                              <a:off x="2277784" y="4421229"/>
                              <a:ext cx="1352502" cy="1644971"/>
                            </a:xfrm>
                            <a:prstGeom prst="bentConnector2">
                              <a:avLst/>
                            </a:prstGeom>
                            <a:noFill/>
                            <a:ln w="19050" cap="flat" cmpd="sng" algn="ctr">
                              <a:solidFill>
                                <a:srgbClr val="4472C4"/>
                              </a:solidFill>
                              <a:prstDash val="solid"/>
                              <a:miter lim="800000"/>
                              <a:tailEnd type="triangle"/>
                            </a:ln>
                            <a:effectLst/>
                          </wps:spPr>
                          <wps:bodyPr/>
                        </wps:wsp>
                        <wps:wsp>
                          <wps:cNvPr id="917513288" name="Rechthoek 126">
                            <a:extLst>
                              <a:ext uri="{FF2B5EF4-FFF2-40B4-BE49-F238E27FC236}">
                                <a16:creationId xmlns:a16="http://schemas.microsoft.com/office/drawing/2014/main" id="{F134033E-2B47-F4E8-B9C5-0C5E9AF54D2C}"/>
                              </a:ext>
                            </a:extLst>
                          </wps:cNvPr>
                          <wps:cNvSpPr/>
                          <wps:spPr>
                            <a:xfrm>
                              <a:off x="1136067" y="2747317"/>
                              <a:ext cx="3858969" cy="399656"/>
                            </a:xfrm>
                            <a:prstGeom prst="rect">
                              <a:avLst/>
                            </a:prstGeom>
                            <a:gradFill rotWithShape="1">
                              <a:gsLst>
                                <a:gs pos="0">
                                  <a:sysClr val="windowText" lastClr="000000">
                                    <a:satMod val="103000"/>
                                    <a:lumMod val="102000"/>
                                    <a:tint val="94000"/>
                                  </a:sysClr>
                                </a:gs>
                                <a:gs pos="50000">
                                  <a:sysClr val="windowText" lastClr="000000">
                                    <a:satMod val="110000"/>
                                    <a:lumMod val="100000"/>
                                    <a:shade val="100000"/>
                                  </a:sysClr>
                                </a:gs>
                                <a:gs pos="100000">
                                  <a:sysClr val="windowText" lastClr="000000">
                                    <a:lumMod val="99000"/>
                                    <a:satMod val="120000"/>
                                    <a:shade val="78000"/>
                                  </a:sysClr>
                                </a:gs>
                              </a:gsLst>
                              <a:lin ang="5400000" scaled="0"/>
                            </a:gradFill>
                            <a:ln>
                              <a:noFill/>
                              <a:headEnd type="none" w="med" len="med"/>
                              <a:tailEnd type="none" w="med" len="med"/>
                            </a:ln>
                            <a:effectLst/>
                          </wps:spPr>
                          <wps:txbx>
                            <w:txbxContent>
                              <w:p w14:paraId="17C66B9D" w14:textId="77777777" w:rsidR="00BA272F" w:rsidRDefault="00BA272F" w:rsidP="00BA272F">
                                <w:pPr>
                                  <w:jc w:val="center"/>
                                  <w:textAlignment w:val="baseline"/>
                                  <w:rPr>
                                    <w:rFonts w:ascii="Calibri" w:hAnsi="Calibri"/>
                                    <w:b/>
                                    <w:color w:val="FFFFFF"/>
                                    <w:kern w:val="24"/>
                                    <w:sz w:val="40"/>
                                    <w:szCs w:val="40"/>
                                    <w14:ligatures w14:val="none"/>
                                  </w:rPr>
                                </w:pPr>
                                <w:r>
                                  <w:rPr>
                                    <w:rFonts w:ascii="Calibri" w:hAnsi="Calibri"/>
                                    <w:b/>
                                    <w:color w:val="FFFFFF"/>
                                    <w:kern w:val="24"/>
                                    <w:sz w:val="40"/>
                                    <w:szCs w:val="40"/>
                                  </w:rPr>
                                  <w:t>Raw</w:t>
                                </w:r>
                              </w:p>
                            </w:txbxContent>
                          </wps:txbx>
                          <wps:bodyPr rtlCol="0" anchor="ctr"/>
                        </wps:wsp>
                        <wps:wsp>
                          <wps:cNvPr id="2060213615" name="Verbindingslijn: gebogen 128">
                            <a:extLst>
                              <a:ext uri="{FF2B5EF4-FFF2-40B4-BE49-F238E27FC236}">
                                <a16:creationId xmlns:a16="http://schemas.microsoft.com/office/drawing/2014/main" id="{B9318CFF-C04A-4426-0778-2BE550FFD586}"/>
                              </a:ext>
                            </a:extLst>
                          </wps:cNvPr>
                          <wps:cNvCnPr>
                            <a:cxnSpLocks/>
                            <a:stCxn id="1752122662" idx="3"/>
                          </wps:cNvCnPr>
                          <wps:spPr>
                            <a:xfrm flipV="1">
                              <a:off x="4407137" y="4563944"/>
                              <a:ext cx="1685696" cy="1356022"/>
                            </a:xfrm>
                            <a:prstGeom prst="bentConnector2">
                              <a:avLst/>
                            </a:prstGeom>
                            <a:noFill/>
                            <a:ln w="19050" cap="flat" cmpd="sng" algn="ctr">
                              <a:solidFill>
                                <a:srgbClr val="4472C4"/>
                              </a:solidFill>
                              <a:prstDash val="solid"/>
                              <a:miter lim="800000"/>
                              <a:tailEnd type="triangle"/>
                            </a:ln>
                            <a:effectLst/>
                          </wps:spPr>
                          <wps:bodyPr/>
                        </wps:wsp>
                        <wps:wsp>
                          <wps:cNvPr id="1740821968" name="Rechthoek 129">
                            <a:extLst>
                              <a:ext uri="{FF2B5EF4-FFF2-40B4-BE49-F238E27FC236}">
                                <a16:creationId xmlns:a16="http://schemas.microsoft.com/office/drawing/2014/main" id="{3D849749-91B1-0728-3F1D-0F7C7424084B}"/>
                              </a:ext>
                            </a:extLst>
                          </wps:cNvPr>
                          <wps:cNvSpPr/>
                          <wps:spPr>
                            <a:xfrm>
                              <a:off x="5088782" y="2743786"/>
                              <a:ext cx="1893626" cy="399657"/>
                            </a:xfrm>
                            <a:prstGeom prst="rect">
                              <a:avLst/>
                            </a:prstGeom>
                            <a:solidFill>
                              <a:srgbClr val="774F2E"/>
                            </a:solidFill>
                            <a:ln>
                              <a:noFill/>
                              <a:headEnd type="none" w="med" len="med"/>
                              <a:tailEnd type="none" w="med" len="med"/>
                            </a:ln>
                            <a:effectLst/>
                          </wps:spPr>
                          <wps:txbx>
                            <w:txbxContent>
                              <w:p w14:paraId="321B21C1" w14:textId="77777777" w:rsidR="00BA272F" w:rsidRDefault="00BA272F" w:rsidP="00BA272F">
                                <w:pPr>
                                  <w:jc w:val="center"/>
                                  <w:textAlignment w:val="baseline"/>
                                  <w:rPr>
                                    <w:rFonts w:ascii="Calibri" w:hAnsi="Calibri"/>
                                    <w:b/>
                                    <w:color w:val="FFFFFF"/>
                                    <w:kern w:val="24"/>
                                    <w:sz w:val="40"/>
                                    <w:szCs w:val="40"/>
                                    <w14:ligatures w14:val="none"/>
                                  </w:rPr>
                                </w:pPr>
                                <w:r>
                                  <w:rPr>
                                    <w:rFonts w:ascii="Calibri" w:hAnsi="Calibri"/>
                                    <w:b/>
                                    <w:color w:val="FFFFFF"/>
                                    <w:kern w:val="24"/>
                                    <w:sz w:val="40"/>
                                    <w:szCs w:val="40"/>
                                  </w:rPr>
                                  <w:t>Brons</w:t>
                                </w:r>
                              </w:p>
                            </w:txbxContent>
                          </wps:txbx>
                          <wps:bodyPr rtlCol="0" anchor="ctr"/>
                        </wps:wsp>
                        <wps:wsp>
                          <wps:cNvPr id="1091250826" name="Rechthoek 130">
                            <a:extLst>
                              <a:ext uri="{FF2B5EF4-FFF2-40B4-BE49-F238E27FC236}">
                                <a16:creationId xmlns:a16="http://schemas.microsoft.com/office/drawing/2014/main" id="{B3FC4E20-DFA9-D7A6-FC21-2CAB9B9CA96F}"/>
                              </a:ext>
                            </a:extLst>
                          </wps:cNvPr>
                          <wps:cNvSpPr/>
                          <wps:spPr>
                            <a:xfrm>
                              <a:off x="9340090" y="2725002"/>
                              <a:ext cx="3944424" cy="398480"/>
                            </a:xfrm>
                            <a:prstGeom prst="rect">
                              <a:avLst/>
                            </a:prstGeom>
                            <a:solidFill>
                              <a:srgbClr val="FFD700"/>
                            </a:solidFill>
                            <a:ln>
                              <a:noFill/>
                              <a:headEnd type="none" w="med" len="med"/>
                              <a:tailEnd type="none" w="med" len="med"/>
                            </a:ln>
                            <a:effectLst/>
                          </wps:spPr>
                          <wps:txbx>
                            <w:txbxContent>
                              <w:p w14:paraId="55EABA09" w14:textId="77777777" w:rsidR="00BA272F" w:rsidRDefault="00BA272F" w:rsidP="00BA272F">
                                <w:pPr>
                                  <w:jc w:val="center"/>
                                  <w:textAlignment w:val="baseline"/>
                                  <w:rPr>
                                    <w:rFonts w:ascii="Calibri" w:hAnsi="Calibri"/>
                                    <w:b/>
                                    <w:color w:val="000000" w:themeColor="text1"/>
                                    <w:kern w:val="24"/>
                                    <w:sz w:val="40"/>
                                    <w:szCs w:val="40"/>
                                    <w14:ligatures w14:val="none"/>
                                  </w:rPr>
                                </w:pPr>
                                <w:r>
                                  <w:rPr>
                                    <w:rFonts w:ascii="Calibri" w:hAnsi="Calibri"/>
                                    <w:b/>
                                    <w:color w:val="000000" w:themeColor="text1"/>
                                    <w:kern w:val="24"/>
                                    <w:sz w:val="40"/>
                                    <w:szCs w:val="40"/>
                                  </w:rPr>
                                  <w:t>Goud</w:t>
                                </w:r>
                              </w:p>
                            </w:txbxContent>
                          </wps:txbx>
                          <wps:bodyPr rtlCol="0" anchor="ctr"/>
                        </wps:wsp>
                        <wps:wsp>
                          <wps:cNvPr id="2078111170" name="Rechthoek 131">
                            <a:extLst>
                              <a:ext uri="{FF2B5EF4-FFF2-40B4-BE49-F238E27FC236}">
                                <a16:creationId xmlns:a16="http://schemas.microsoft.com/office/drawing/2014/main" id="{08A71DEB-E743-101A-CD9A-D56FE65C2C78}"/>
                              </a:ext>
                            </a:extLst>
                          </wps:cNvPr>
                          <wps:cNvSpPr/>
                          <wps:spPr>
                            <a:xfrm>
                              <a:off x="7075567" y="2739382"/>
                              <a:ext cx="1893623" cy="399656"/>
                            </a:xfrm>
                            <a:prstGeom prst="rect">
                              <a:avLst/>
                            </a:prstGeom>
                            <a:solidFill>
                              <a:srgbClr val="C0C0C0"/>
                            </a:solidFill>
                            <a:ln>
                              <a:noFill/>
                              <a:headEnd type="none" w="med" len="med"/>
                              <a:tailEnd type="none" w="med" len="med"/>
                            </a:ln>
                            <a:effectLst/>
                          </wps:spPr>
                          <wps:txbx>
                            <w:txbxContent>
                              <w:p w14:paraId="28EFCBB4" w14:textId="77777777" w:rsidR="00BA272F" w:rsidRDefault="00BA272F" w:rsidP="00BA272F">
                                <w:pPr>
                                  <w:jc w:val="center"/>
                                  <w:textAlignment w:val="baseline"/>
                                  <w:rPr>
                                    <w:rFonts w:ascii="Calibri" w:hAnsi="Calibri"/>
                                    <w:b/>
                                    <w:color w:val="000000" w:themeColor="text1"/>
                                    <w:kern w:val="24"/>
                                    <w:sz w:val="40"/>
                                    <w:szCs w:val="40"/>
                                    <w14:ligatures w14:val="none"/>
                                  </w:rPr>
                                </w:pPr>
                                <w:r>
                                  <w:rPr>
                                    <w:rFonts w:ascii="Calibri" w:hAnsi="Calibri"/>
                                    <w:b/>
                                    <w:color w:val="000000" w:themeColor="text1"/>
                                    <w:kern w:val="24"/>
                                    <w:sz w:val="40"/>
                                    <w:szCs w:val="40"/>
                                  </w:rPr>
                                  <w:t>Zilver</w:t>
                                </w:r>
                              </w:p>
                            </w:txbxContent>
                          </wps:txbx>
                          <wps:bodyPr rtlCol="0" anchor="ctr"/>
                        </wps:wsp>
                        <wps:wsp>
                          <wps:cNvPr id="908392858" name="Straight Arrow Connector 908392858">
                            <a:extLst>
                              <a:ext uri="{FF2B5EF4-FFF2-40B4-BE49-F238E27FC236}">
                                <a16:creationId xmlns:a16="http://schemas.microsoft.com/office/drawing/2014/main" id="{227EA243-DC3D-A662-BFD7-A05D90025644}"/>
                              </a:ext>
                            </a:extLst>
                          </wps:cNvPr>
                          <wps:cNvCnPr>
                            <a:cxnSpLocks/>
                            <a:stCxn id="543760891" idx="0"/>
                            <a:endCxn id="16125948" idx="2"/>
                          </wps:cNvCnPr>
                          <wps:spPr>
                            <a:xfrm flipV="1">
                              <a:off x="8105825" y="4597739"/>
                              <a:ext cx="5454" cy="1037591"/>
                            </a:xfrm>
                            <a:prstGeom prst="straightConnector1">
                              <a:avLst/>
                            </a:prstGeom>
                            <a:noFill/>
                            <a:ln w="19050" cap="flat" cmpd="sng" algn="ctr">
                              <a:solidFill>
                                <a:srgbClr val="4472C4"/>
                              </a:solidFill>
                              <a:prstDash val="solid"/>
                              <a:miter lim="800000"/>
                              <a:tailEnd type="triangle"/>
                            </a:ln>
                            <a:effectLst/>
                          </wps:spPr>
                          <wps:bodyPr/>
                        </wps:wsp>
                        <wps:wsp>
                          <wps:cNvPr id="198845762" name="Verbindingslijn: gebogen 133">
                            <a:extLst>
                              <a:ext uri="{FF2B5EF4-FFF2-40B4-BE49-F238E27FC236}">
                                <a16:creationId xmlns:a16="http://schemas.microsoft.com/office/drawing/2014/main" id="{A8FA29B9-57A3-9F64-7725-B020B7CDB977}"/>
                              </a:ext>
                            </a:extLst>
                          </wps:cNvPr>
                          <wps:cNvCnPr>
                            <a:cxnSpLocks/>
                            <a:endCxn id="543760891" idx="1"/>
                          </wps:cNvCnPr>
                          <wps:spPr>
                            <a:xfrm>
                              <a:off x="6406563" y="4253994"/>
                              <a:ext cx="1383954" cy="1696645"/>
                            </a:xfrm>
                            <a:prstGeom prst="bentConnector3">
                              <a:avLst>
                                <a:gd name="adj1" fmla="val 33592"/>
                              </a:avLst>
                            </a:prstGeom>
                            <a:noFill/>
                            <a:ln w="19050" cap="flat" cmpd="sng" algn="ctr">
                              <a:solidFill>
                                <a:srgbClr val="4472C4"/>
                              </a:solidFill>
                              <a:prstDash val="solid"/>
                              <a:miter lim="800000"/>
                              <a:tailEnd type="triangle"/>
                            </a:ln>
                            <a:effectLst/>
                          </wps:spPr>
                          <wps:bodyPr/>
                        </wps:wsp>
                        <pic:pic xmlns:pic="http://schemas.openxmlformats.org/drawingml/2006/picture">
                          <pic:nvPicPr>
                            <pic:cNvPr id="16125948" name="Graphic 136">
                              <a:extLst>
                                <a:ext uri="{FF2B5EF4-FFF2-40B4-BE49-F238E27FC236}">
                                  <a16:creationId xmlns:a16="http://schemas.microsoft.com/office/drawing/2014/main" id="{CF5B1750-1958-8679-BB95-B9FC368EAC58}"/>
                                </a:ext>
                              </a:extLst>
                            </pic:cNvPr>
                            <pic:cNvPicPr>
                              <a:picLocks noChangeAspect="1"/>
                            </pic:cNvPicPr>
                          </pic:nvPicPr>
                          <pic:blipFill>
                            <a:blip r:embed="rId24">
                              <a:extLst>
                                <a:ext uri="{96DAC541-7B7A-43D3-8B79-37D633B846F1}">
                                  <asvg:svgBlip xmlns:asvg="http://schemas.microsoft.com/office/drawing/2016/SVG/main" r:embed="rId25"/>
                                </a:ext>
                              </a:extLst>
                            </a:blip>
                            <a:srcRect/>
                            <a:stretch/>
                          </pic:blipFill>
                          <pic:spPr>
                            <a:xfrm>
                              <a:off x="7795971" y="3967122"/>
                              <a:ext cx="630617" cy="630617"/>
                            </a:xfrm>
                            <a:prstGeom prst="rect">
                              <a:avLst/>
                            </a:prstGeom>
                            <a:effectLst/>
                          </pic:spPr>
                        </pic:pic>
                        <pic:pic xmlns:pic="http://schemas.openxmlformats.org/drawingml/2006/picture">
                          <pic:nvPicPr>
                            <pic:cNvPr id="568713872" name="Graphic 146">
                              <a:extLst>
                                <a:ext uri="{FF2B5EF4-FFF2-40B4-BE49-F238E27FC236}">
                                  <a16:creationId xmlns:a16="http://schemas.microsoft.com/office/drawing/2014/main" id="{CB2903A8-3943-FC80-729C-E0EF5D1D5E9E}"/>
                                </a:ext>
                              </a:extLst>
                            </pic:cNvPr>
                            <pic:cNvPicPr>
                              <a:picLocks noChangeAspect="1"/>
                            </pic:cNvPicPr>
                          </pic:nvPicPr>
                          <pic:blipFill>
                            <a:blip r:embed="rId20">
                              <a:extLst>
                                <a:ext uri="{96DAC541-7B7A-43D3-8B79-37D633B846F1}">
                                  <asvg:svgBlip xmlns:asvg="http://schemas.microsoft.com/office/drawing/2016/SVG/main" r:embed="rId21"/>
                                </a:ext>
                              </a:extLst>
                            </a:blip>
                            <a:srcRect/>
                            <a:stretch/>
                          </pic:blipFill>
                          <pic:spPr>
                            <a:xfrm>
                              <a:off x="9986350" y="5603321"/>
                              <a:ext cx="630617" cy="630617"/>
                            </a:xfrm>
                            <a:prstGeom prst="rect">
                              <a:avLst/>
                            </a:prstGeom>
                            <a:effectLst/>
                          </pic:spPr>
                        </pic:pic>
                        <pic:pic xmlns:pic="http://schemas.openxmlformats.org/drawingml/2006/picture">
                          <pic:nvPicPr>
                            <pic:cNvPr id="118028642" name="Graphic 151">
                              <a:extLst>
                                <a:ext uri="{FF2B5EF4-FFF2-40B4-BE49-F238E27FC236}">
                                  <a16:creationId xmlns:a16="http://schemas.microsoft.com/office/drawing/2014/main" id="{86FBC7C1-BEBD-81E8-300B-7D7C6FB72863}"/>
                                </a:ext>
                              </a:extLst>
                            </pic:cNvPr>
                            <pic:cNvPicPr>
                              <a:picLocks noChangeAspect="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7759798" y="7326350"/>
                              <a:ext cx="692052" cy="692052"/>
                            </a:xfrm>
                            <a:prstGeom prst="rect">
                              <a:avLst/>
                            </a:prstGeom>
                            <a:effectLst/>
                          </pic:spPr>
                        </pic:pic>
                        <wps:wsp>
                          <wps:cNvPr id="66106346" name="TextBox 104">
                            <a:extLst>
                              <a:ext uri="{FF2B5EF4-FFF2-40B4-BE49-F238E27FC236}">
                                <a16:creationId xmlns:a16="http://schemas.microsoft.com/office/drawing/2014/main" id="{303E03F1-D2CE-B3BC-7322-B4819DA022D7}"/>
                              </a:ext>
                            </a:extLst>
                          </wps:cNvPr>
                          <wps:cNvSpPr txBox="1"/>
                          <wps:spPr>
                            <a:xfrm>
                              <a:off x="7323812" y="8131221"/>
                              <a:ext cx="1726565" cy="359410"/>
                            </a:xfrm>
                            <a:prstGeom prst="rect">
                              <a:avLst/>
                            </a:prstGeom>
                            <a:noFill/>
                            <a:effectLst/>
                          </wps:spPr>
                          <wps:txbx>
                            <w:txbxContent>
                              <w:p w14:paraId="12668977" w14:textId="77777777" w:rsidR="00BA272F" w:rsidRDefault="00BA272F" w:rsidP="00BA272F">
                                <w:pPr>
                                  <w:textAlignment w:val="baseline"/>
                                  <w:rPr>
                                    <w:rFonts w:ascii="Calibri" w:hAnsi="Calibri"/>
                                    <w:color w:val="000000"/>
                                    <w:kern w:val="24"/>
                                    <w:sz w:val="32"/>
                                    <w:szCs w:val="32"/>
                                    <w14:ligatures w14:val="none"/>
                                  </w:rPr>
                                </w:pPr>
                                <w:r>
                                  <w:rPr>
                                    <w:rFonts w:ascii="Calibri" w:hAnsi="Calibri"/>
                                    <w:color w:val="000000"/>
                                    <w:kern w:val="24"/>
                                    <w:sz w:val="32"/>
                                    <w:szCs w:val="32"/>
                                  </w:rPr>
                                  <w:t>Technische logging</w:t>
                                </w:r>
                              </w:p>
                            </w:txbxContent>
                          </wps:txbx>
                          <wps:bodyPr wrap="none" rtlCol="0">
                            <a:spAutoFit/>
                          </wps:bodyPr>
                        </wps:wsp>
                        <wps:wsp>
                          <wps:cNvPr id="161099904" name="Rectangle 161099904">
                            <a:extLst>
                              <a:ext uri="{FF2B5EF4-FFF2-40B4-BE49-F238E27FC236}">
                                <a16:creationId xmlns:a16="http://schemas.microsoft.com/office/drawing/2014/main" id="{CFACB5E0-94F4-889E-69B2-47C5AEAAA2A9}"/>
                              </a:ext>
                            </a:extLst>
                          </wps:cNvPr>
                          <wps:cNvSpPr/>
                          <wps:spPr>
                            <a:xfrm>
                              <a:off x="11390893" y="3182334"/>
                              <a:ext cx="1893624" cy="2172634"/>
                            </a:xfrm>
                            <a:prstGeom prst="rect">
                              <a:avLst/>
                            </a:prstGeom>
                            <a:gradFill rotWithShape="1">
                              <a:gsLst>
                                <a:gs pos="0">
                                  <a:srgbClr val="5B9BD5">
                                    <a:lumMod val="110000"/>
                                    <a:satMod val="105000"/>
                                    <a:tint val="67000"/>
                                  </a:srgbClr>
                                </a:gs>
                                <a:gs pos="50000">
                                  <a:srgbClr val="5B9BD5">
                                    <a:lumMod val="105000"/>
                                    <a:satMod val="103000"/>
                                    <a:tint val="73000"/>
                                  </a:srgbClr>
                                </a:gs>
                                <a:gs pos="100000">
                                  <a:srgbClr val="5B9BD5">
                                    <a:lumMod val="105000"/>
                                    <a:satMod val="109000"/>
                                    <a:tint val="81000"/>
                                  </a:srgbClr>
                                </a:gs>
                              </a:gsLst>
                              <a:lin ang="5400000" scaled="0"/>
                            </a:gradFill>
                            <a:ln w="6350" cap="flat" cmpd="sng" algn="ctr">
                              <a:solidFill>
                                <a:srgbClr val="5B9BD5"/>
                              </a:solidFill>
                              <a:prstDash val="solid"/>
                              <a:miter lim="800000"/>
                            </a:ln>
                            <a:effectLst/>
                          </wps:spPr>
                          <wps:txbx>
                            <w:txbxContent>
                              <w:p w14:paraId="02B4623E" w14:textId="77777777" w:rsidR="00BA272F" w:rsidRDefault="00BA272F" w:rsidP="00BA272F">
                                <w:pPr>
                                  <w:jc w:val="center"/>
                                  <w:textAlignment w:val="baseline"/>
                                  <w:rPr>
                                    <w:rFonts w:ascii="Calibri" w:hAnsi="Calibri"/>
                                    <w:b/>
                                    <w:bCs/>
                                    <w:color w:val="000000"/>
                                    <w:kern w:val="24"/>
                                    <w:sz w:val="40"/>
                                    <w:szCs w:val="40"/>
                                    <w14:ligatures w14:val="none"/>
                                  </w:rPr>
                                </w:pPr>
                                <w:r>
                                  <w:rPr>
                                    <w:rFonts w:ascii="Calibri" w:hAnsi="Calibri"/>
                                    <w:b/>
                                    <w:bCs/>
                                    <w:color w:val="000000"/>
                                    <w:kern w:val="24"/>
                                    <w:sz w:val="40"/>
                                    <w:szCs w:val="40"/>
                                  </w:rPr>
                                  <w:t>Data warehouse</w:t>
                                </w:r>
                              </w:p>
                            </w:txbxContent>
                          </wps:txbx>
                          <wps:bodyPr rtlCol="0" anchor="t"/>
                        </wps:wsp>
                        <pic:pic xmlns:pic="http://schemas.openxmlformats.org/drawingml/2006/picture">
                          <pic:nvPicPr>
                            <pic:cNvPr id="680325405" name="Graphic 140">
                              <a:extLst>
                                <a:ext uri="{FF2B5EF4-FFF2-40B4-BE49-F238E27FC236}">
                                  <a16:creationId xmlns:a16="http://schemas.microsoft.com/office/drawing/2014/main" id="{270ADA3E-13B6-B7D1-219F-DE57724AD241}"/>
                                </a:ext>
                              </a:extLst>
                            </pic:cNvPr>
                            <pic:cNvPicPr>
                              <a:picLocks noChangeAspect="1"/>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11921607" y="3856083"/>
                              <a:ext cx="878647" cy="878647"/>
                            </a:xfrm>
                            <a:prstGeom prst="rect">
                              <a:avLst/>
                            </a:prstGeom>
                            <a:effectLst/>
                          </pic:spPr>
                        </pic:pic>
                        <wps:wsp>
                          <wps:cNvPr id="1556459437" name="Verbindingslijn: gebogen 81">
                            <a:extLst>
                              <a:ext uri="{FF2B5EF4-FFF2-40B4-BE49-F238E27FC236}">
                                <a16:creationId xmlns:a16="http://schemas.microsoft.com/office/drawing/2014/main" id="{BDA3AA85-6A37-82FF-D357-EE7EA3F7DA42}"/>
                              </a:ext>
                            </a:extLst>
                          </wps:cNvPr>
                          <wps:cNvCnPr>
                            <a:cxnSpLocks/>
                            <a:endCxn id="568713872" idx="1"/>
                          </wps:cNvCnPr>
                          <wps:spPr>
                            <a:xfrm>
                              <a:off x="8426588" y="4282432"/>
                              <a:ext cx="1559762" cy="1636198"/>
                            </a:xfrm>
                            <a:prstGeom prst="bentConnector3">
                              <a:avLst>
                                <a:gd name="adj1" fmla="val 50000"/>
                              </a:avLst>
                            </a:prstGeom>
                            <a:noFill/>
                            <a:ln w="19050" cap="flat" cmpd="sng" algn="ctr">
                              <a:solidFill>
                                <a:srgbClr val="4472C4"/>
                              </a:solidFill>
                              <a:prstDash val="solid"/>
                              <a:miter lim="800000"/>
                              <a:tailEnd type="triangle"/>
                            </a:ln>
                            <a:effectLst/>
                          </wps:spPr>
                          <wps:bodyPr/>
                        </wps:wsp>
                        <wps:wsp>
                          <wps:cNvPr id="1958532415" name="Verbindingslijn: gebogen 82">
                            <a:extLst>
                              <a:ext uri="{FF2B5EF4-FFF2-40B4-BE49-F238E27FC236}">
                                <a16:creationId xmlns:a16="http://schemas.microsoft.com/office/drawing/2014/main" id="{A68AB900-D74A-F7B5-7949-40A1A6A704C7}"/>
                              </a:ext>
                            </a:extLst>
                          </wps:cNvPr>
                          <wps:cNvCnPr>
                            <a:cxnSpLocks/>
                            <a:stCxn id="568713872" idx="3"/>
                            <a:endCxn id="680325405" idx="2"/>
                          </wps:cNvCnPr>
                          <wps:spPr>
                            <a:xfrm flipV="1">
                              <a:off x="10616967" y="4734730"/>
                              <a:ext cx="1743964" cy="1183901"/>
                            </a:xfrm>
                            <a:prstGeom prst="bentConnector2">
                              <a:avLst/>
                            </a:prstGeom>
                            <a:noFill/>
                            <a:ln w="19050" cap="flat" cmpd="sng" algn="ctr">
                              <a:solidFill>
                                <a:srgbClr val="4472C4"/>
                              </a:solidFill>
                              <a:prstDash val="solid"/>
                              <a:miter lim="800000"/>
                              <a:tailEnd type="triangle"/>
                            </a:ln>
                            <a:effectLst/>
                          </wps:spPr>
                          <wps:bodyPr/>
                        </wps:wsp>
                        <wps:wsp>
                          <wps:cNvPr id="707745066" name="Pijl: omhoog 85">
                            <a:extLst>
                              <a:ext uri="{FF2B5EF4-FFF2-40B4-BE49-F238E27FC236}">
                                <a16:creationId xmlns:a16="http://schemas.microsoft.com/office/drawing/2014/main" id="{FFC4D60C-88E4-3B9B-280E-0BED2FAAB57B}"/>
                              </a:ext>
                            </a:extLst>
                          </wps:cNvPr>
                          <wps:cNvSpPr/>
                          <wps:spPr>
                            <a:xfrm rot="5400000">
                              <a:off x="452003" y="3342996"/>
                              <a:ext cx="912233" cy="1816240"/>
                            </a:xfrm>
                            <a:prstGeom prst="upArrow">
                              <a:avLst/>
                            </a:pr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wps:spPr>
                          <wps:txbx>
                            <w:txbxContent>
                              <w:p w14:paraId="5D2986FD" w14:textId="77777777" w:rsidR="00BA272F" w:rsidRDefault="00BA272F" w:rsidP="00BA272F">
                                <w:pPr>
                                  <w:jc w:val="center"/>
                                  <w:textAlignment w:val="baseline"/>
                                  <w:rPr>
                                    <w:rFonts w:ascii="Calibri" w:hAnsi="Calibri"/>
                                    <w:b/>
                                    <w:color w:val="FFFFFF"/>
                                    <w:kern w:val="24"/>
                                    <w:sz w:val="48"/>
                                    <w:szCs w:val="48"/>
                                    <w14:ligatures w14:val="none"/>
                                  </w:rPr>
                                </w:pPr>
                                <w:r>
                                  <w:rPr>
                                    <w:rFonts w:ascii="Calibri" w:hAnsi="Calibri"/>
                                    <w:b/>
                                    <w:color w:val="FFFFFF"/>
                                    <w:kern w:val="24"/>
                                    <w:sz w:val="48"/>
                                    <w:szCs w:val="48"/>
                                  </w:rPr>
                                  <w:t>Integraties</w:t>
                                </w:r>
                              </w:p>
                            </w:txbxContent>
                          </wps:txbx>
                          <wps:bodyPr vert="vert270" rtlCol="0" anchor="ctr"/>
                        </wps:wsp>
                        <wps:wsp>
                          <wps:cNvPr id="1943509833" name="Rechthoek 86">
                            <a:extLst>
                              <a:ext uri="{FF2B5EF4-FFF2-40B4-BE49-F238E27FC236}">
                                <a16:creationId xmlns:a16="http://schemas.microsoft.com/office/drawing/2014/main" id="{DF9924DF-B33A-5D5A-1CE9-4C74943E5FDC}"/>
                              </a:ext>
                            </a:extLst>
                          </wps:cNvPr>
                          <wps:cNvSpPr/>
                          <wps:spPr>
                            <a:xfrm>
                              <a:off x="13713437" y="1451474"/>
                              <a:ext cx="3858970" cy="4307041"/>
                            </a:xfrm>
                            <a:prstGeom prst="rect">
                              <a:avLst/>
                            </a:pr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headEnd type="none" w="med" len="med"/>
                              <a:tailEnd type="none" w="med" len="med"/>
                            </a:ln>
                            <a:effectLst/>
                          </wps:spPr>
                          <wps:txbx>
                            <w:txbxContent>
                              <w:p w14:paraId="1D2C8709" w14:textId="77777777" w:rsidR="00BA272F" w:rsidRDefault="00BA272F" w:rsidP="00BA272F">
                                <w:pPr>
                                  <w:jc w:val="center"/>
                                  <w:textAlignment w:val="baseline"/>
                                  <w:rPr>
                                    <w:rFonts w:ascii="Calibri" w:hAnsi="Calibri"/>
                                    <w:color w:val="FFFFFF"/>
                                    <w:kern w:val="24"/>
                                    <w:sz w:val="40"/>
                                    <w:szCs w:val="40"/>
                                    <w14:ligatures w14:val="none"/>
                                  </w:rPr>
                                </w:pPr>
                                <w:r>
                                  <w:rPr>
                                    <w:rFonts w:ascii="Calibri" w:hAnsi="Calibri"/>
                                    <w:color w:val="FFFFFF"/>
                                    <w:kern w:val="24"/>
                                    <w:sz w:val="40"/>
                                    <w:szCs w:val="40"/>
                                  </w:rPr>
                                  <w:t>Analytics Zone</w:t>
                                </w:r>
                              </w:p>
                            </w:txbxContent>
                          </wps:txbx>
                          <wps:bodyPr rtlCol="0" anchor="t"/>
                        </wps:wsp>
                        <wps:wsp>
                          <wps:cNvPr id="1818938073" name="Explosie: 14 punten 97">
                            <a:extLst>
                              <a:ext uri="{FF2B5EF4-FFF2-40B4-BE49-F238E27FC236}">
                                <a16:creationId xmlns:a16="http://schemas.microsoft.com/office/drawing/2014/main" id="{3F2F7024-58DE-4C83-AD82-A93799EAC52F}"/>
                              </a:ext>
                            </a:extLst>
                          </wps:cNvPr>
                          <wps:cNvSpPr/>
                          <wps:spPr>
                            <a:xfrm>
                              <a:off x="15021705" y="3596018"/>
                              <a:ext cx="2040407" cy="1250204"/>
                            </a:xfrm>
                            <a:prstGeom prst="irregularSeal2">
                              <a:avLst/>
                            </a:pr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wps:spPr>
                          <wps:bodyPr rtlCol="0" anchor="ctr"/>
                        </wps:wsp>
                        <pic:pic xmlns:pic="http://schemas.openxmlformats.org/drawingml/2006/picture">
                          <pic:nvPicPr>
                            <pic:cNvPr id="820490620" name="Picture 820490620" descr="Afbeelding met tekst&#10;&#10;Automatisch gegenereerde beschrijving">
                              <a:extLst>
                                <a:ext uri="{FF2B5EF4-FFF2-40B4-BE49-F238E27FC236}">
                                  <a16:creationId xmlns:a16="http://schemas.microsoft.com/office/drawing/2014/main" id="{6CD78497-35C9-32EA-0E3B-49938DAB1CCD}"/>
                                </a:ext>
                              </a:extLs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15582676" y="4112986"/>
                              <a:ext cx="918836" cy="291067"/>
                            </a:xfrm>
                            <a:prstGeom prst="rect">
                              <a:avLst/>
                            </a:prstGeom>
                            <a:noFill/>
                            <a:effectLst/>
                          </pic:spPr>
                        </pic:pic>
                        <wps:wsp>
                          <wps:cNvPr id="1542069903" name="Pijl: omhoog 89">
                            <a:extLst>
                              <a:ext uri="{FF2B5EF4-FFF2-40B4-BE49-F238E27FC236}">
                                <a16:creationId xmlns:a16="http://schemas.microsoft.com/office/drawing/2014/main" id="{83188FD6-50A7-A487-4A9F-3FA70FD1815D}"/>
                              </a:ext>
                            </a:extLst>
                          </wps:cNvPr>
                          <wps:cNvSpPr/>
                          <wps:spPr>
                            <a:xfrm rot="5400000">
                              <a:off x="14104745" y="1925484"/>
                              <a:ext cx="1184165" cy="2277943"/>
                            </a:xfrm>
                            <a:prstGeom prst="upArrow">
                              <a:avLst/>
                            </a:pr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wps:spPr>
                          <wps:txbx>
                            <w:txbxContent>
                              <w:p w14:paraId="504516B2" w14:textId="77777777" w:rsidR="00BA272F" w:rsidRDefault="00BA272F" w:rsidP="00BA272F">
                                <w:pPr>
                                  <w:jc w:val="center"/>
                                  <w:textAlignment w:val="baseline"/>
                                  <w:rPr>
                                    <w:rFonts w:ascii="Calibri" w:hAnsi="Calibri"/>
                                    <w:b/>
                                    <w:color w:val="FFFFFF"/>
                                    <w:kern w:val="24"/>
                                    <w:sz w:val="28"/>
                                    <w:szCs w:val="28"/>
                                    <w14:ligatures w14:val="none"/>
                                  </w:rPr>
                                </w:pPr>
                                <w:r>
                                  <w:rPr>
                                    <w:rFonts w:ascii="Calibri" w:hAnsi="Calibri"/>
                                    <w:b/>
                                    <w:color w:val="FFFFFF"/>
                                    <w:kern w:val="24"/>
                                    <w:sz w:val="28"/>
                                    <w:szCs w:val="28"/>
                                  </w:rPr>
                                  <w:t>Data Science omgeving</w:t>
                                </w:r>
                              </w:p>
                            </w:txbxContent>
                          </wps:txbx>
                          <wps:bodyPr vert="vert270" rtlCol="0" anchor="ctr"/>
                        </wps:wsp>
                        <pic:pic xmlns:pic="http://schemas.openxmlformats.org/drawingml/2006/picture">
                          <pic:nvPicPr>
                            <pic:cNvPr id="1551053433" name="Picture 1551053433" descr="ML Pipelines in Azure Machine Learning the right way | by Coussement Bruno  | datamindedbe | Medium">
                              <a:extLst>
                                <a:ext uri="{FF2B5EF4-FFF2-40B4-BE49-F238E27FC236}">
                                  <a16:creationId xmlns:a16="http://schemas.microsoft.com/office/drawing/2014/main" id="{641FC73A-18C2-3D85-2D3E-3E9A072C67D6}"/>
                                </a:ext>
                              </a:extLs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16740222" y="2533024"/>
                              <a:ext cx="630619" cy="678547"/>
                            </a:xfrm>
                            <a:prstGeom prst="rect">
                              <a:avLst/>
                            </a:prstGeom>
                            <a:noFill/>
                            <a:effectLst/>
                          </pic:spPr>
                        </pic:pic>
                        <pic:pic xmlns:pic="http://schemas.openxmlformats.org/drawingml/2006/picture">
                          <pic:nvPicPr>
                            <pic:cNvPr id="2079050992" name="Graphic 70">
                              <a:extLst>
                                <a:ext uri="{FF2B5EF4-FFF2-40B4-BE49-F238E27FC236}">
                                  <a16:creationId xmlns:a16="http://schemas.microsoft.com/office/drawing/2014/main" id="{6240F372-0CFB-0B4C-3FA8-3E0EDD17BBA4}"/>
                                </a:ext>
                              </a:extLst>
                            </pic:cNvPr>
                            <pic:cNvPicPr>
                              <a:picLocks noChangeAspect="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16017055" y="2508953"/>
                              <a:ext cx="630617" cy="630617"/>
                            </a:xfrm>
                            <a:prstGeom prst="rect">
                              <a:avLst/>
                            </a:prstGeom>
                            <a:effectLst/>
                          </pic:spPr>
                        </pic:pic>
                        <wps:wsp>
                          <wps:cNvPr id="2103784469" name="Arrow: Down 2103784469">
                            <a:extLst>
                              <a:ext uri="{FF2B5EF4-FFF2-40B4-BE49-F238E27FC236}">
                                <a16:creationId xmlns:a16="http://schemas.microsoft.com/office/drawing/2014/main" id="{8077BF29-87B7-B0F0-13C3-3AA1DD16CE1A}"/>
                              </a:ext>
                            </a:extLst>
                          </wps:cNvPr>
                          <wps:cNvSpPr/>
                          <wps:spPr>
                            <a:xfrm rot="16200000">
                              <a:off x="13879672" y="2946672"/>
                              <a:ext cx="635362" cy="2701697"/>
                            </a:xfrm>
                            <a:prstGeom prst="downArrow">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wps:spPr>
                          <wps:txbx>
                            <w:txbxContent>
                              <w:p w14:paraId="05848DDF" w14:textId="77777777" w:rsidR="00BA272F" w:rsidRDefault="00BA272F" w:rsidP="00BA272F">
                                <w:pPr>
                                  <w:jc w:val="center"/>
                                  <w:textAlignment w:val="baseline"/>
                                  <w:rPr>
                                    <w:rFonts w:ascii="Calibri" w:hAnsi="Calibri"/>
                                    <w:b/>
                                    <w:color w:val="FFFFFF"/>
                                    <w:kern w:val="24"/>
                                    <w:sz w:val="40"/>
                                    <w:szCs w:val="40"/>
                                    <w14:ligatures w14:val="none"/>
                                  </w:rPr>
                                </w:pPr>
                                <w:r>
                                  <w:rPr>
                                    <w:rFonts w:ascii="Calibri" w:hAnsi="Calibri"/>
                                    <w:b/>
                                    <w:color w:val="FFFFFF"/>
                                    <w:kern w:val="24"/>
                                    <w:sz w:val="40"/>
                                    <w:szCs w:val="40"/>
                                  </w:rPr>
                                  <w:t>Data producten</w:t>
                                </w:r>
                              </w:p>
                            </w:txbxContent>
                          </wps:txbx>
                          <wps:bodyPr vert="vert" rtlCol="0" anchor="ctr"/>
                        </wps:wsp>
                        <wps:wsp>
                          <wps:cNvPr id="899361962" name="TextBox 82">
                            <a:extLst>
                              <a:ext uri="{FF2B5EF4-FFF2-40B4-BE49-F238E27FC236}">
                                <a16:creationId xmlns:a16="http://schemas.microsoft.com/office/drawing/2014/main" id="{2F54FB5E-AB9B-9381-35D4-AC2C5D47E621}"/>
                              </a:ext>
                            </a:extLst>
                          </wps:cNvPr>
                          <wps:cNvSpPr txBox="1"/>
                          <wps:spPr>
                            <a:xfrm>
                              <a:off x="9690389" y="6181556"/>
                              <a:ext cx="1241425" cy="392430"/>
                            </a:xfrm>
                            <a:prstGeom prst="rect">
                              <a:avLst/>
                            </a:prstGeom>
                            <a:noFill/>
                            <a:effectLst/>
                          </wps:spPr>
                          <wps:txbx>
                            <w:txbxContent>
                              <w:p w14:paraId="49436A5F" w14:textId="77777777" w:rsidR="00BA272F" w:rsidRDefault="00BA272F" w:rsidP="00BA272F">
                                <w:pPr>
                                  <w:textAlignment w:val="baseline"/>
                                  <w:rPr>
                                    <w:rFonts w:ascii="Calibri" w:hAnsi="Calibri"/>
                                    <w:b/>
                                    <w:bCs/>
                                    <w:color w:val="000000"/>
                                    <w:kern w:val="24"/>
                                    <w:sz w:val="36"/>
                                    <w:szCs w:val="36"/>
                                    <w14:ligatures w14:val="none"/>
                                  </w:rPr>
                                </w:pPr>
                                <w:r>
                                  <w:rPr>
                                    <w:rFonts w:ascii="Calibri" w:hAnsi="Calibri"/>
                                    <w:b/>
                                    <w:bCs/>
                                    <w:color w:val="000000"/>
                                    <w:kern w:val="24"/>
                                    <w:sz w:val="36"/>
                                    <w:szCs w:val="36"/>
                                  </w:rPr>
                                  <w:t>Orkestratie</w:t>
                                </w:r>
                              </w:p>
                            </w:txbxContent>
                          </wps:txbx>
                          <wps:bodyPr wrap="none" rtlCol="0">
                            <a:spAutoFit/>
                          </wps:bodyPr>
                        </wps:wsp>
                        <wps:wsp>
                          <wps:cNvPr id="420943729" name="Rechthoek: afgeronde hoeken 140">
                            <a:extLst>
                              <a:ext uri="{FF2B5EF4-FFF2-40B4-BE49-F238E27FC236}">
                                <a16:creationId xmlns:a16="http://schemas.microsoft.com/office/drawing/2014/main" id="{BF736CF9-B1EC-BCEE-F0A5-314186F82EC9}"/>
                              </a:ext>
                            </a:extLst>
                          </wps:cNvPr>
                          <wps:cNvSpPr/>
                          <wps:spPr>
                            <a:xfrm>
                              <a:off x="3011745" y="4755976"/>
                              <a:ext cx="2101589" cy="505609"/>
                            </a:xfrm>
                            <a:prstGeom prst="roundRect">
                              <a:avLst/>
                            </a:prstGeom>
                            <a:ln/>
                            <a:effectLst/>
                          </wps:spPr>
                          <wps:style>
                            <a:lnRef idx="1">
                              <a:schemeClr val="accent2"/>
                            </a:lnRef>
                            <a:fillRef idx="2">
                              <a:schemeClr val="accent2"/>
                            </a:fillRef>
                            <a:effectRef idx="1">
                              <a:schemeClr val="accent2"/>
                            </a:effectRef>
                            <a:fontRef idx="minor">
                              <a:schemeClr val="dk1"/>
                            </a:fontRef>
                          </wps:style>
                          <wps:txbx>
                            <w:txbxContent>
                              <w:p w14:paraId="3A54877E" w14:textId="77777777" w:rsidR="00BA272F" w:rsidRDefault="00BA272F" w:rsidP="00BA272F">
                                <w:pPr>
                                  <w:overflowPunct w:val="0"/>
                                  <w:jc w:val="center"/>
                                  <w:textAlignment w:val="baseline"/>
                                  <w:rPr>
                                    <w:rFonts w:cs="Arial"/>
                                    <w:color w:val="384692"/>
                                    <w:kern w:val="0"/>
                                    <w:sz w:val="48"/>
                                    <w:szCs w:val="48"/>
                                    <w14:ligatures w14:val="none"/>
                                  </w:rPr>
                                </w:pPr>
                                <w:r>
                                  <w:rPr>
                                    <w:rFonts w:cs="Arial"/>
                                    <w:color w:val="384692"/>
                                    <w:sz w:val="48"/>
                                    <w:szCs w:val="48"/>
                                  </w:rPr>
                                  <w:t>Ingest</w:t>
                                </w:r>
                              </w:p>
                            </w:txbxContent>
                          </wps:txbx>
                          <wps:bodyPr rot="0" spcFirstLastPara="1" vert="horz" wrap="square" lIns="35718" tIns="35718" rIns="35718" bIns="35718" numCol="1" spcCol="38100" rtlCol="0" anchor="ctr">
                            <a:spAutoFit/>
                          </wps:bodyPr>
                        </wps:wsp>
                        <wps:wsp>
                          <wps:cNvPr id="649281838" name="Rechthoek: afgeronde hoeken 3">
                            <a:extLst>
                              <a:ext uri="{FF2B5EF4-FFF2-40B4-BE49-F238E27FC236}">
                                <a16:creationId xmlns:a16="http://schemas.microsoft.com/office/drawing/2014/main" id="{E0206C16-DB36-35D2-F0B5-78C761E8ADC5}"/>
                              </a:ext>
                            </a:extLst>
                          </wps:cNvPr>
                          <wps:cNvSpPr/>
                          <wps:spPr>
                            <a:xfrm>
                              <a:off x="9262518" y="1618693"/>
                              <a:ext cx="8379838" cy="505609"/>
                            </a:xfrm>
                            <a:prstGeom prst="roundRect">
                              <a:avLst/>
                            </a:prstGeom>
                            <a:ln/>
                          </wps:spPr>
                          <wps:style>
                            <a:lnRef idx="1">
                              <a:schemeClr val="accent5"/>
                            </a:lnRef>
                            <a:fillRef idx="2">
                              <a:schemeClr val="accent5"/>
                            </a:fillRef>
                            <a:effectRef idx="1">
                              <a:schemeClr val="accent5"/>
                            </a:effectRef>
                            <a:fontRef idx="minor">
                              <a:schemeClr val="dk1"/>
                            </a:fontRef>
                          </wps:style>
                          <wps:txbx>
                            <w:txbxContent>
                              <w:p w14:paraId="57DEC377" w14:textId="77777777" w:rsidR="00BA272F" w:rsidRDefault="00BA272F" w:rsidP="00BA272F">
                                <w:pPr>
                                  <w:overflowPunct w:val="0"/>
                                  <w:jc w:val="center"/>
                                  <w:textAlignment w:val="baseline"/>
                                  <w:rPr>
                                    <w:rFonts w:eastAsia="Arial" w:cs="Arial"/>
                                    <w:color w:val="384692"/>
                                    <w:kern w:val="0"/>
                                    <w:sz w:val="48"/>
                                    <w:szCs w:val="48"/>
                                    <w14:ligatures w14:val="none"/>
                                  </w:rPr>
                                </w:pPr>
                                <w:r>
                                  <w:rPr>
                                    <w:rFonts w:eastAsia="Arial" w:cs="Arial"/>
                                    <w:color w:val="384692"/>
                                    <w:sz w:val="48"/>
                                    <w:szCs w:val="48"/>
                                  </w:rPr>
                                  <w:t>Serve</w:t>
                                </w:r>
                              </w:p>
                            </w:txbxContent>
                          </wps:txbx>
                          <wps:bodyPr rot="0" spcFirstLastPara="1" vert="horz" wrap="square" lIns="35718" tIns="35718" rIns="35718" bIns="35718" numCol="1" spcCol="38100" rtlCol="0" anchor="ctr">
                            <a:spAutoFit/>
                          </wps:bodyPr>
                        </wps:wsp>
                        <wps:wsp>
                          <wps:cNvPr id="250310902" name="Rectangle 250310902">
                            <a:extLst>
                              <a:ext uri="{FF2B5EF4-FFF2-40B4-BE49-F238E27FC236}">
                                <a16:creationId xmlns:a16="http://schemas.microsoft.com/office/drawing/2014/main" id="{FADE4B38-D703-C1DD-0C4C-863618B1235F}"/>
                              </a:ext>
                            </a:extLst>
                          </wps:cNvPr>
                          <wps:cNvSpPr/>
                          <wps:spPr>
                            <a:xfrm>
                              <a:off x="9340092" y="3196007"/>
                              <a:ext cx="1893624" cy="2172634"/>
                            </a:xfrm>
                            <a:prstGeom prst="rect">
                              <a:avLst/>
                            </a:prstGeom>
                            <a:gradFill rotWithShape="1">
                              <a:gsLst>
                                <a:gs pos="0">
                                  <a:srgbClr val="5B9BD5">
                                    <a:lumMod val="110000"/>
                                    <a:satMod val="105000"/>
                                    <a:tint val="67000"/>
                                  </a:srgbClr>
                                </a:gs>
                                <a:gs pos="50000">
                                  <a:srgbClr val="5B9BD5">
                                    <a:lumMod val="105000"/>
                                    <a:satMod val="103000"/>
                                    <a:tint val="73000"/>
                                  </a:srgbClr>
                                </a:gs>
                                <a:gs pos="100000">
                                  <a:srgbClr val="5B9BD5">
                                    <a:lumMod val="105000"/>
                                    <a:satMod val="109000"/>
                                    <a:tint val="81000"/>
                                  </a:srgbClr>
                                </a:gs>
                              </a:gsLst>
                              <a:lin ang="5400000" scaled="0"/>
                            </a:gradFill>
                            <a:ln w="6350" cap="flat" cmpd="sng" algn="ctr">
                              <a:solidFill>
                                <a:srgbClr val="5B9BD5"/>
                              </a:solidFill>
                              <a:prstDash val="solid"/>
                              <a:miter lim="800000"/>
                            </a:ln>
                            <a:effectLst/>
                          </wps:spPr>
                          <wps:txbx>
                            <w:txbxContent>
                              <w:p w14:paraId="17FD8C24" w14:textId="77777777" w:rsidR="00BA272F" w:rsidRDefault="00BA272F" w:rsidP="00BA272F">
                                <w:pPr>
                                  <w:jc w:val="center"/>
                                  <w:textAlignment w:val="baseline"/>
                                  <w:rPr>
                                    <w:rFonts w:ascii="Calibri" w:hAnsi="Calibri"/>
                                    <w:b/>
                                    <w:bCs/>
                                    <w:color w:val="000000"/>
                                    <w:kern w:val="24"/>
                                    <w:sz w:val="40"/>
                                    <w:szCs w:val="40"/>
                                    <w14:ligatures w14:val="none"/>
                                  </w:rPr>
                                </w:pPr>
                                <w:r>
                                  <w:rPr>
                                    <w:rFonts w:ascii="Calibri" w:hAnsi="Calibri"/>
                                    <w:b/>
                                    <w:bCs/>
                                    <w:color w:val="000000"/>
                                    <w:kern w:val="24"/>
                                    <w:sz w:val="40"/>
                                    <w:szCs w:val="40"/>
                                  </w:rPr>
                                  <w:t>…</w:t>
                                </w:r>
                              </w:p>
                            </w:txbxContent>
                          </wps:txbx>
                          <wps:bodyPr rtlCol="0" anchor="t"/>
                        </wps:wsp>
                        <pic:pic xmlns:pic="http://schemas.openxmlformats.org/drawingml/2006/picture">
                          <pic:nvPicPr>
                            <pic:cNvPr id="1669405233" name="Graphic 129">
                              <a:extLst>
                                <a:ext uri="{FF2B5EF4-FFF2-40B4-BE49-F238E27FC236}">
                                  <a16:creationId xmlns:a16="http://schemas.microsoft.com/office/drawing/2014/main" id="{3E705B62-998E-893A-75DF-F98DE43E7037}"/>
                                </a:ext>
                              </a:extLst>
                            </pic:cNvPr>
                            <pic:cNvPicPr>
                              <a:picLocks noChangeAspect="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7348241" y="3441499"/>
                              <a:ext cx="627462" cy="619902"/>
                            </a:xfrm>
                            <a:prstGeom prst="rect">
                              <a:avLst/>
                            </a:prstGeom>
                            <a:effectLst/>
                          </pic:spPr>
                        </pic:pic>
                        <pic:pic xmlns:pic="http://schemas.openxmlformats.org/drawingml/2006/picture">
                          <pic:nvPicPr>
                            <pic:cNvPr id="1030864102" name="Graphic 129">
                              <a:extLst>
                                <a:ext uri="{FF2B5EF4-FFF2-40B4-BE49-F238E27FC236}">
                                  <a16:creationId xmlns:a16="http://schemas.microsoft.com/office/drawing/2014/main" id="{3EF07563-DB9E-F60B-620D-C1D4B5AF9D45}"/>
                                </a:ext>
                              </a:extLst>
                            </pic:cNvPr>
                            <pic:cNvPicPr>
                              <a:picLocks noChangeAspect="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9989621" y="3933325"/>
                              <a:ext cx="627462" cy="619902"/>
                            </a:xfrm>
                            <a:prstGeom prst="rect">
                              <a:avLst/>
                            </a:prstGeom>
                            <a:effectLst/>
                          </pic:spPr>
                        </pic:pic>
                        <wps:wsp>
                          <wps:cNvPr id="1078077443" name="Rechthoek: afgeronde hoeken 16">
                            <a:extLst>
                              <a:ext uri="{FF2B5EF4-FFF2-40B4-BE49-F238E27FC236}">
                                <a16:creationId xmlns:a16="http://schemas.microsoft.com/office/drawing/2014/main" id="{0B47EDA8-F007-D8DF-71F1-3E8027831FCF}"/>
                              </a:ext>
                            </a:extLst>
                          </wps:cNvPr>
                          <wps:cNvSpPr/>
                          <wps:spPr>
                            <a:xfrm>
                              <a:off x="2912295" y="0"/>
                              <a:ext cx="6314510" cy="8717280"/>
                            </a:xfrm>
                            <a:prstGeom prst="roundRect">
                              <a:avLst/>
                            </a:prstGeom>
                            <a:noFill/>
                            <a:ln w="38100" cap="flat" cmpd="sng" algn="ctr">
                              <a:solidFill>
                                <a:schemeClr val="accent6"/>
                              </a:solidFill>
                              <a:prstDash val="sysDot"/>
                              <a:round/>
                              <a:headEnd type="none" w="med" len="med"/>
                              <a:tailEnd type="none" w="med" len="med"/>
                            </a:ln>
                            <a:effectLst/>
                          </wps:spPr>
                          <wps:style>
                            <a:lnRef idx="0">
                              <a:scrgbClr r="0" g="0" b="0"/>
                            </a:lnRef>
                            <a:fillRef idx="0">
                              <a:scrgbClr r="0" g="0" b="0"/>
                            </a:fillRef>
                            <a:effectRef idx="0">
                              <a:scrgbClr r="0" g="0" b="0"/>
                            </a:effectRef>
                            <a:fontRef idx="minor">
                              <a:schemeClr val="accent6"/>
                            </a:fontRef>
                          </wps:style>
                          <wps:txbx>
                            <w:txbxContent>
                              <w:p w14:paraId="74F607BC" w14:textId="77777777" w:rsidR="00BA272F" w:rsidRDefault="00BA272F" w:rsidP="00BA272F">
                                <w:pPr>
                                  <w:overflowPunct w:val="0"/>
                                  <w:jc w:val="center"/>
                                  <w:textAlignment w:val="baseline"/>
                                  <w:rPr>
                                    <w:rFonts w:eastAsia="Arial" w:cs="Arial"/>
                                    <w:b/>
                                    <w:color w:val="384692"/>
                                    <w:kern w:val="0"/>
                                    <w:sz w:val="40"/>
                                    <w:szCs w:val="40"/>
                                    <w14:ligatures w14:val="none"/>
                                  </w:rPr>
                                </w:pPr>
                                <w:r>
                                  <w:rPr>
                                    <w:rFonts w:eastAsia="Arial" w:cs="Arial"/>
                                    <w:b/>
                                    <w:color w:val="384692"/>
                                    <w:sz w:val="40"/>
                                    <w:szCs w:val="40"/>
                                  </w:rPr>
                                  <w:t xml:space="preserve">Scope project </w:t>
                                </w:r>
                              </w:p>
                            </w:txbxContent>
                          </wps:txbx>
                          <wps:bodyPr rot="0" spcFirstLastPara="1" vert="horz" wrap="square" lIns="71434" tIns="71434" rIns="71434" bIns="71434" numCol="1" spcCol="38100" rtlCol="0" anchor="t">
                            <a:noAutofit/>
                          </wps:bodyPr>
                        </wps:wsp>
                        <wps:wsp>
                          <wps:cNvPr id="1044435023" name="Straight Arrow Connector 1044435023">
                            <a:extLst>
                              <a:ext uri="{FF2B5EF4-FFF2-40B4-BE49-F238E27FC236}">
                                <a16:creationId xmlns:a16="http://schemas.microsoft.com/office/drawing/2014/main" id="{05511D82-E103-7263-99B7-07F9139FE136}"/>
                              </a:ext>
                            </a:extLst>
                          </wps:cNvPr>
                          <wps:cNvCnPr>
                            <a:cxnSpLocks/>
                          </wps:cNvCnPr>
                          <wps:spPr>
                            <a:xfrm flipV="1">
                              <a:off x="10342907" y="4586103"/>
                              <a:ext cx="5454" cy="1037590"/>
                            </a:xfrm>
                            <a:prstGeom prst="straightConnector1">
                              <a:avLst/>
                            </a:prstGeom>
                            <a:noFill/>
                            <a:ln w="19050" cap="flat" cmpd="sng" algn="ctr">
                              <a:solidFill>
                                <a:srgbClr val="4472C4"/>
                              </a:solidFill>
                              <a:prstDash val="solid"/>
                              <a:miter lim="800000"/>
                              <a:tailEnd type="triangle"/>
                            </a:ln>
                            <a:effectLst/>
                          </wps:spPr>
                          <wps:bodyPr/>
                        </wps:wsp>
                        <wps:wsp>
                          <wps:cNvPr id="1543240406" name="Rechthoek: afgeronde hoeken 8">
                            <a:extLst>
                              <a:ext uri="{FF2B5EF4-FFF2-40B4-BE49-F238E27FC236}">
                                <a16:creationId xmlns:a16="http://schemas.microsoft.com/office/drawing/2014/main" id="{C5E5A29A-24F4-FA04-2710-2EDBD7188969}"/>
                              </a:ext>
                            </a:extLst>
                          </wps:cNvPr>
                          <wps:cNvSpPr/>
                          <wps:spPr>
                            <a:xfrm>
                              <a:off x="6985523" y="1634361"/>
                              <a:ext cx="2101589" cy="505609"/>
                            </a:xfrm>
                            <a:prstGeom prst="roundRect">
                              <a:avLst/>
                            </a:prstGeom>
                            <a:ln/>
                            <a:effectLst/>
                          </wps:spPr>
                          <wps:style>
                            <a:lnRef idx="1">
                              <a:schemeClr val="accent2"/>
                            </a:lnRef>
                            <a:fillRef idx="2">
                              <a:schemeClr val="accent2"/>
                            </a:fillRef>
                            <a:effectRef idx="1">
                              <a:schemeClr val="accent2"/>
                            </a:effectRef>
                            <a:fontRef idx="minor">
                              <a:schemeClr val="dk1"/>
                            </a:fontRef>
                          </wps:style>
                          <wps:txbx>
                            <w:txbxContent>
                              <w:p w14:paraId="42DA4A87" w14:textId="77777777" w:rsidR="00BA272F" w:rsidRDefault="00BA272F" w:rsidP="00BA272F">
                                <w:pPr>
                                  <w:overflowPunct w:val="0"/>
                                  <w:jc w:val="center"/>
                                  <w:textAlignment w:val="baseline"/>
                                  <w:rPr>
                                    <w:rFonts w:eastAsia="Arial" w:cs="Arial"/>
                                    <w:color w:val="384692"/>
                                    <w:kern w:val="0"/>
                                    <w:sz w:val="48"/>
                                    <w:szCs w:val="48"/>
                                    <w14:ligatures w14:val="none"/>
                                  </w:rPr>
                                </w:pPr>
                                <w:r>
                                  <w:rPr>
                                    <w:rFonts w:eastAsia="Arial" w:cs="Arial"/>
                                    <w:color w:val="384692"/>
                                    <w:sz w:val="48"/>
                                    <w:szCs w:val="48"/>
                                  </w:rPr>
                                  <w:t>Serve</w:t>
                                </w:r>
                              </w:p>
                            </w:txbxContent>
                          </wps:txbx>
                          <wps:bodyPr rot="0" spcFirstLastPara="1" vert="horz" wrap="square" lIns="35718" tIns="35718" rIns="35718" bIns="35718" numCol="1" spcCol="38100" rtlCol="0" anchor="ctr">
                            <a:spAutoFit/>
                          </wps:bodyPr>
                        </wps:wsp>
                        <pic:pic xmlns:pic="http://schemas.openxmlformats.org/drawingml/2006/picture">
                          <pic:nvPicPr>
                            <pic:cNvPr id="498867130" name="Graphic 129">
                              <a:extLst>
                                <a:ext uri="{FF2B5EF4-FFF2-40B4-BE49-F238E27FC236}">
                                  <a16:creationId xmlns:a16="http://schemas.microsoft.com/office/drawing/2014/main" id="{3F2D1485-ABB9-3E6E-73E9-DE3D3B89D6BA}"/>
                                </a:ext>
                              </a:extLst>
                            </pic:cNvPr>
                            <pic:cNvPicPr>
                              <a:picLocks noChangeAspect="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5678628" y="3915492"/>
                              <a:ext cx="627462" cy="619902"/>
                            </a:xfrm>
                            <a:prstGeom prst="rect">
                              <a:avLst/>
                            </a:prstGeom>
                            <a:effectLst/>
                          </pic:spPr>
                        </pic:pic>
                        <wps:wsp>
                          <wps:cNvPr id="303193355" name="Rechthoek: afgeronde hoeken 17">
                            <a:extLst>
                              <a:ext uri="{FF2B5EF4-FFF2-40B4-BE49-F238E27FC236}">
                                <a16:creationId xmlns:a16="http://schemas.microsoft.com/office/drawing/2014/main" id="{1AB4024E-F2FA-B7E0-CD2E-6FE0CADED9EA}"/>
                              </a:ext>
                            </a:extLst>
                          </wps:cNvPr>
                          <wps:cNvSpPr/>
                          <wps:spPr>
                            <a:xfrm>
                              <a:off x="6989373" y="1063672"/>
                              <a:ext cx="2129524" cy="505609"/>
                            </a:xfrm>
                            <a:prstGeom prst="roundRect">
                              <a:avLst/>
                            </a:prstGeom>
                            <a:ln/>
                            <a:effectLst/>
                          </wps:spPr>
                          <wps:style>
                            <a:lnRef idx="1">
                              <a:schemeClr val="accent2"/>
                            </a:lnRef>
                            <a:fillRef idx="2">
                              <a:schemeClr val="accent2"/>
                            </a:fillRef>
                            <a:effectRef idx="1">
                              <a:schemeClr val="accent2"/>
                            </a:effectRef>
                            <a:fontRef idx="minor">
                              <a:schemeClr val="dk1"/>
                            </a:fontRef>
                          </wps:style>
                          <wps:txbx>
                            <w:txbxContent>
                              <w:p w14:paraId="4B69E606" w14:textId="77777777" w:rsidR="00BA272F" w:rsidRDefault="00BA272F" w:rsidP="00BA272F">
                                <w:pPr>
                                  <w:overflowPunct w:val="0"/>
                                  <w:jc w:val="center"/>
                                  <w:textAlignment w:val="baseline"/>
                                  <w:rPr>
                                    <w:rFonts w:eastAsia="Arial" w:cs="Arial"/>
                                    <w:color w:val="384692"/>
                                    <w:kern w:val="0"/>
                                    <w:sz w:val="48"/>
                                    <w:szCs w:val="48"/>
                                    <w14:ligatures w14:val="none"/>
                                  </w:rPr>
                                </w:pPr>
                                <w:r>
                                  <w:rPr>
                                    <w:rFonts w:eastAsia="Arial" w:cs="Arial"/>
                                    <w:color w:val="384692"/>
                                    <w:sz w:val="48"/>
                                    <w:szCs w:val="48"/>
                                  </w:rPr>
                                  <w:t>Ingest</w:t>
                                </w:r>
                              </w:p>
                            </w:txbxContent>
                          </wps:txbx>
                          <wps:bodyPr rot="0" spcFirstLastPara="1" vert="horz" wrap="square" lIns="35718" tIns="35718" rIns="35718" bIns="35718" numCol="1" spcCol="38100" rtlCol="0" anchor="ctr">
                            <a:spAutoFit/>
                          </wps:bodyPr>
                        </wps:wsp>
                        <wps:wsp>
                          <wps:cNvPr id="1739592398" name="Rechthoek: afgeronde hoeken 142">
                            <a:extLst>
                              <a:ext uri="{FF2B5EF4-FFF2-40B4-BE49-F238E27FC236}">
                                <a16:creationId xmlns:a16="http://schemas.microsoft.com/office/drawing/2014/main" id="{C948E906-D83F-8D31-1812-F183137CC0B0}"/>
                              </a:ext>
                            </a:extLst>
                          </wps:cNvPr>
                          <wps:cNvSpPr/>
                          <wps:spPr>
                            <a:xfrm>
                              <a:off x="6964451" y="4761398"/>
                              <a:ext cx="2102238" cy="505609"/>
                            </a:xfrm>
                            <a:prstGeom prst="roundRect">
                              <a:avLst/>
                            </a:prstGeom>
                            <a:ln/>
                            <a:effectLst/>
                          </wps:spPr>
                          <wps:style>
                            <a:lnRef idx="1">
                              <a:schemeClr val="accent2"/>
                            </a:lnRef>
                            <a:fillRef idx="2">
                              <a:schemeClr val="accent2"/>
                            </a:fillRef>
                            <a:effectRef idx="1">
                              <a:schemeClr val="accent2"/>
                            </a:effectRef>
                            <a:fontRef idx="minor">
                              <a:schemeClr val="dk1"/>
                            </a:fontRef>
                          </wps:style>
                          <wps:txbx>
                            <w:txbxContent>
                              <w:p w14:paraId="38AA4ADF" w14:textId="77777777" w:rsidR="00BA272F" w:rsidRDefault="00BA272F" w:rsidP="00BA272F">
                                <w:pPr>
                                  <w:overflowPunct w:val="0"/>
                                  <w:jc w:val="center"/>
                                  <w:textAlignment w:val="baseline"/>
                                  <w:rPr>
                                    <w:rFonts w:eastAsia="Arial" w:cs="Arial"/>
                                    <w:color w:val="384692"/>
                                    <w:kern w:val="0"/>
                                    <w:sz w:val="48"/>
                                    <w:szCs w:val="48"/>
                                    <w14:ligatures w14:val="none"/>
                                  </w:rPr>
                                </w:pPr>
                                <w:r>
                                  <w:rPr>
                                    <w:rFonts w:eastAsia="Arial" w:cs="Arial"/>
                                    <w:color w:val="384692"/>
                                    <w:sz w:val="48"/>
                                    <w:szCs w:val="48"/>
                                  </w:rPr>
                                  <w:t>Transform</w:t>
                                </w:r>
                              </w:p>
                            </w:txbxContent>
                          </wps:txbx>
                          <wps:bodyPr rot="0" spcFirstLastPara="1" vert="horz" wrap="square" lIns="35718" tIns="35718" rIns="35718" bIns="35718" numCol="1" spcCol="38100" rtlCol="0" anchor="ctr">
                            <a:spAutoFit/>
                          </wps:bodyPr>
                        </wps:wsp>
                        <wps:wsp>
                          <wps:cNvPr id="1489740110" name="Rechthoek: afgeronde hoeken 142">
                            <a:extLst>
                              <a:ext uri="{FF2B5EF4-FFF2-40B4-BE49-F238E27FC236}">
                                <a16:creationId xmlns:a16="http://schemas.microsoft.com/office/drawing/2014/main" id="{C90113DF-D57E-12C8-127C-DA3AE1163BDB}"/>
                              </a:ext>
                            </a:extLst>
                          </wps:cNvPr>
                          <wps:cNvSpPr/>
                          <wps:spPr>
                            <a:xfrm>
                              <a:off x="9232806" y="4764794"/>
                              <a:ext cx="2101589" cy="505609"/>
                            </a:xfrm>
                            <a:prstGeom prst="roundRect">
                              <a:avLst/>
                            </a:prstGeom>
                            <a:ln/>
                          </wps:spPr>
                          <wps:style>
                            <a:lnRef idx="1">
                              <a:schemeClr val="accent5"/>
                            </a:lnRef>
                            <a:fillRef idx="2">
                              <a:schemeClr val="accent5"/>
                            </a:fillRef>
                            <a:effectRef idx="1">
                              <a:schemeClr val="accent5"/>
                            </a:effectRef>
                            <a:fontRef idx="minor">
                              <a:schemeClr val="dk1"/>
                            </a:fontRef>
                          </wps:style>
                          <wps:txbx>
                            <w:txbxContent>
                              <w:p w14:paraId="78072CEB" w14:textId="77777777" w:rsidR="00BA272F" w:rsidRDefault="00BA272F" w:rsidP="00BA272F">
                                <w:pPr>
                                  <w:overflowPunct w:val="0"/>
                                  <w:jc w:val="center"/>
                                  <w:textAlignment w:val="baseline"/>
                                  <w:rPr>
                                    <w:rFonts w:eastAsia="Arial" w:cs="Arial"/>
                                    <w:color w:val="384692"/>
                                    <w:kern w:val="0"/>
                                    <w:sz w:val="48"/>
                                    <w:szCs w:val="48"/>
                                    <w14:ligatures w14:val="none"/>
                                  </w:rPr>
                                </w:pPr>
                                <w:r>
                                  <w:rPr>
                                    <w:rFonts w:eastAsia="Arial" w:cs="Arial"/>
                                    <w:color w:val="384692"/>
                                    <w:sz w:val="48"/>
                                    <w:szCs w:val="48"/>
                                  </w:rPr>
                                  <w:t>Transform</w:t>
                                </w:r>
                              </w:p>
                            </w:txbxContent>
                          </wps:txbx>
                          <wps:bodyPr rot="0" spcFirstLastPara="1" vert="horz" wrap="square" lIns="35718" tIns="35718" rIns="35718" bIns="35718" numCol="1" spcCol="38100" rtlCol="0" anchor="ctr">
                            <a:spAutoFit/>
                          </wps:bodyPr>
                        </wps:wsp>
                        <pic:pic xmlns:pic="http://schemas.openxmlformats.org/drawingml/2006/picture">
                          <pic:nvPicPr>
                            <pic:cNvPr id="1568210282" name="Graphic 129">
                              <a:extLst>
                                <a:ext uri="{FF2B5EF4-FFF2-40B4-BE49-F238E27FC236}">
                                  <a16:creationId xmlns:a16="http://schemas.microsoft.com/office/drawing/2014/main" id="{C3F083A6-705E-288D-9BEA-F7CF439DE445}"/>
                                </a:ext>
                              </a:extLst>
                            </pic:cNvPr>
                            <pic:cNvPicPr>
                              <a:picLocks noChangeAspect="1"/>
                            </pic:cNvPicPr>
                          </pic:nvPicPr>
                          <pic:blipFill>
                            <a:blip r:embed="rId24">
                              <a:extLst>
                                <a:ext uri="{96DAC541-7B7A-43D3-8B79-37D633B846F1}">
                                  <asvg:svgBlip xmlns:asvg="http://schemas.microsoft.com/office/drawing/2016/SVG/main" r:embed="rId25"/>
                                </a:ext>
                              </a:extLst>
                            </a:blip>
                            <a:srcRect/>
                            <a:stretch/>
                          </pic:blipFill>
                          <pic:spPr>
                            <a:xfrm>
                              <a:off x="6459081" y="7260394"/>
                              <a:ext cx="619900" cy="619900"/>
                            </a:xfrm>
                            <a:prstGeom prst="rect">
                              <a:avLst/>
                            </a:prstGeom>
                            <a:effectLst/>
                          </pic:spPr>
                        </pic:pic>
                        <pic:pic xmlns:pic="http://schemas.openxmlformats.org/drawingml/2006/picture">
                          <pic:nvPicPr>
                            <pic:cNvPr id="67454378" name="Graphic 123">
                              <a:extLst>
                                <a:ext uri="{FF2B5EF4-FFF2-40B4-BE49-F238E27FC236}">
                                  <a16:creationId xmlns:a16="http://schemas.microsoft.com/office/drawing/2014/main" id="{15DAB9E0-7974-F636-DFA6-FC5BCF28DE94}"/>
                                </a:ext>
                              </a:extLst>
                            </pic:cNvPr>
                            <pic:cNvPicPr>
                              <a:picLocks noChangeAspect="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6087472" y="7500604"/>
                              <a:ext cx="630617" cy="630617"/>
                            </a:xfrm>
                            <a:prstGeom prst="rect">
                              <a:avLst/>
                            </a:prstGeom>
                            <a:effectLst/>
                          </pic:spPr>
                        </pic:pic>
                        <pic:pic xmlns:pic="http://schemas.openxmlformats.org/drawingml/2006/picture">
                          <pic:nvPicPr>
                            <pic:cNvPr id="982410446" name="Graphic 129">
                              <a:extLst>
                                <a:ext uri="{FF2B5EF4-FFF2-40B4-BE49-F238E27FC236}">
                                  <a16:creationId xmlns:a16="http://schemas.microsoft.com/office/drawing/2014/main" id="{C9772B41-DC51-7EC4-F21E-DAC2BB37A40B}"/>
                                </a:ext>
                              </a:extLst>
                            </pic:cNvPr>
                            <pic:cNvPicPr>
                              <a:picLocks noChangeAspect="1"/>
                            </pic:cNvPicPr>
                          </pic:nvPicPr>
                          <pic:blipFill>
                            <a:blip r:embed="rId24">
                              <a:extLst>
                                <a:ext uri="{96DAC541-7B7A-43D3-8B79-37D633B846F1}">
                                  <asvg:svgBlip xmlns:asvg="http://schemas.microsoft.com/office/drawing/2016/SVG/main" r:embed="rId25"/>
                                </a:ext>
                              </a:extLst>
                            </a:blip>
                            <a:srcRect/>
                            <a:stretch/>
                          </pic:blipFill>
                          <pic:spPr>
                            <a:xfrm>
                              <a:off x="5276166" y="7260394"/>
                              <a:ext cx="619900" cy="619900"/>
                            </a:xfrm>
                            <a:prstGeom prst="rect">
                              <a:avLst/>
                            </a:prstGeom>
                            <a:effectLst/>
                          </pic:spPr>
                        </pic:pic>
                        <pic:pic xmlns:pic="http://schemas.openxmlformats.org/drawingml/2006/picture">
                          <pic:nvPicPr>
                            <pic:cNvPr id="1508792227" name="Graphic 123">
                              <a:extLst>
                                <a:ext uri="{FF2B5EF4-FFF2-40B4-BE49-F238E27FC236}">
                                  <a16:creationId xmlns:a16="http://schemas.microsoft.com/office/drawing/2014/main" id="{7D216E5D-04B2-AB48-574F-D34679E50EE9}"/>
                                </a:ext>
                              </a:extLst>
                            </pic:cNvPr>
                            <pic:cNvPicPr>
                              <a:picLocks noChangeAspect="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4904557" y="7500604"/>
                              <a:ext cx="630617" cy="630617"/>
                            </a:xfrm>
                            <a:prstGeom prst="rect">
                              <a:avLst/>
                            </a:prstGeom>
                            <a:effectLst/>
                          </pic:spPr>
                        </pic:pic>
                      </wpg:wgp>
                    </a:graphicData>
                  </a:graphic>
                </wp:anchor>
              </w:drawing>
            </mc:Choice>
            <mc:Fallback>
              <w:pict>
                <v:group w14:anchorId="7E0E8141" id="_x0000_s1091" style="position:absolute;margin-left:0;margin-top:1.5pt;width:1389.15pt;height:686.4pt;z-index:251658241" coordsize="176423,87172"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">
                  <v:rect id="Rectangle 1759230089" o:spid="_x0000_s1092" style="position:absolute;left:9307;top:14514;width:126794;height:43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" fillcolor="#6083cb" stroked="f">
                    <v:fill color2="#2e61ba" rotate="t" colors="0 #6083cb;.5 #3e70ca;1 #2e61ba" focus="100%" type="gradient">
                      <o:fill v:ext="view" type="gradientUnscaled"/>
                    </v:fill>
                    <v:textbox>
                      <w:txbxContent>
                        <w:p w14:paraId="2890C24E" w14:textId="77777777" w:rsidR="00BA272F" w:rsidRDefault="00BA272F" w:rsidP="00BA272F">
                          <w:pPr>
                            <w:textAlignment w:val="baseline"/>
                            <w:rPr>
                              <w:rFonts w:ascii="Calibri" w:hAnsi="Calibri"/>
                              <w:b/>
                              <w:color w:val="FFFFFF"/>
                              <w:kern w:val="24"/>
                              <w:sz w:val="40"/>
                              <w:szCs w:val="40"/>
                              <w14:ligatures w14:val="none"/>
                            </w:rPr>
                          </w:pPr>
                          <w:r>
                            <w:rPr>
                              <w:rFonts w:ascii="Calibri" w:hAnsi="Calibri"/>
                              <w:b/>
                              <w:color w:val="FFFFFF"/>
                              <w:kern w:val="24"/>
                              <w:sz w:val="40"/>
                              <w:szCs w:val="40"/>
                            </w:rPr>
                            <w:t>Lakehouse</w:t>
                          </w:r>
                        </w:p>
                      </w:txbxContent>
                    </v:textbox>
                  </v:rect>
                  <v:rect id="Rectangle 1366659886" o:spid="_x0000_s1093" style="position:absolute;left:92278;top:21425;width:42035;height:33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" fillcolor="#71a6db" stroked="f">
                    <v:fill color2="#438ac9" rotate="t" colors="0 #71a6db;.5 #559bdb;1 #438ac9" focus="100%" type="gradient">
                      <o:fill v:ext="view" type="gradientUnscaled"/>
                    </v:fill>
                    <v:textbox>
                      <w:txbxContent>
                        <w:p w14:paraId="547AF5F0" w14:textId="77777777" w:rsidR="00BA272F" w:rsidRDefault="00BA272F" w:rsidP="00BA272F">
                          <w:pPr>
                            <w:jc w:val="center"/>
                            <w:textAlignment w:val="baseline"/>
                            <w:rPr>
                              <w:rFonts w:ascii="Calibri" w:hAnsi="Calibri"/>
                              <w:b/>
                              <w:color w:val="FFFFFF"/>
                              <w:kern w:val="24"/>
                              <w:sz w:val="40"/>
                              <w:szCs w:val="40"/>
                              <w14:ligatures w14:val="none"/>
                            </w:rPr>
                          </w:pPr>
                          <w:r>
                            <w:rPr>
                              <w:rFonts w:ascii="Calibri" w:hAnsi="Calibri"/>
                              <w:b/>
                              <w:color w:val="FFFFFF"/>
                              <w:kern w:val="24"/>
                              <w:sz w:val="40"/>
                              <w:szCs w:val="40"/>
                            </w:rPr>
                            <w:t>DWH</w:t>
                          </w:r>
                        </w:p>
                      </w:txbxContent>
                    </v:textbox>
                  </v:rect>
                  <v:rect id="Rectangle 1635677272" o:spid="_x0000_s1094" style="position:absolute;left:93439;top:54896;width:18898;height:183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" fillcolor="#b1cbe9" strokecolor="#5b9bd5" strokeweight=".5pt">
                    <v:fill color2="#92b9e4" rotate="t" colors="0 #b1cbe9;.5 #a3c1e5;1 #92b9e4" focus="100%" type="gradient">
                      <o:fill v:ext="view" type="gradientUnscaled"/>
                    </v:fill>
                  </v:rect>
                  <v:rect id="Rectangle 886813779" o:spid="_x0000_s1095" style="position:absolute;left:10423;top:21435;width:80827;height:33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" fillcolor="#71a6db" stroked="f">
                    <v:fill color2="#438ac9" rotate="t" colors="0 #71a6db;.5 #559bdb;1 #438ac9" focus="100%" type="gradient">
                      <o:fill v:ext="view" type="gradientUnscaled"/>
                    </v:fill>
                    <v:textbox>
                      <w:txbxContent>
                        <w:p w14:paraId="0C39DC98" w14:textId="77777777" w:rsidR="00BA272F" w:rsidRDefault="00BA272F" w:rsidP="00BA272F">
                          <w:pPr>
                            <w:jc w:val="center"/>
                            <w:textAlignment w:val="baseline"/>
                            <w:rPr>
                              <w:rFonts w:ascii="Calibri" w:hAnsi="Calibri"/>
                              <w:b/>
                              <w:color w:val="FFFFFF"/>
                              <w:kern w:val="24"/>
                              <w:sz w:val="40"/>
                              <w:szCs w:val="40"/>
                              <w14:ligatures w14:val="none"/>
                            </w:rPr>
                          </w:pPr>
                          <w:r>
                            <w:rPr>
                              <w:rFonts w:ascii="Calibri" w:hAnsi="Calibri"/>
                              <w:b/>
                              <w:color w:val="FFFFFF"/>
                              <w:kern w:val="24"/>
                              <w:sz w:val="40"/>
                              <w:szCs w:val="40"/>
                            </w:rPr>
                            <w:t>ETL-Straat</w:t>
                          </w:r>
                        </w:p>
                      </w:txbxContent>
                    </v:textbox>
                  </v:rect>
                  <v:shape id="TextBox 102" o:spid="_x0000_s1096" type="#_x0000_t202" style="position:absolute;left:46330;top:81425;width:9848;height:35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" filled="f" stroked="f">
                    <v:textbox style="mso-fit-shape-to-text:t">
                      <w:txbxContent>
                        <w:p w14:paraId="22D075FB" w14:textId="77777777" w:rsidR="00BA272F" w:rsidRDefault="00BA272F" w:rsidP="00BA272F">
                          <w:pPr>
                            <w:textAlignment w:val="baseline"/>
                            <w:rPr>
                              <w:rFonts w:ascii="Calibri" w:hAnsi="Calibri"/>
                              <w:color w:val="000000"/>
                              <w:kern w:val="24"/>
                              <w:sz w:val="32"/>
                              <w:szCs w:val="32"/>
                              <w14:ligatures w14:val="none"/>
                            </w:rPr>
                          </w:pPr>
                          <w:r>
                            <w:rPr>
                              <w:rFonts w:ascii="Calibri" w:hAnsi="Calibri"/>
                              <w:color w:val="000000"/>
                              <w:kern w:val="24"/>
                              <w:sz w:val="32"/>
                              <w:szCs w:val="32"/>
                            </w:rPr>
                            <w:t>Metadata</w:t>
                          </w:r>
                        </w:p>
                      </w:txbxContent>
                    </v:textbox>
                  </v:shape>
                  <v:shape id="TextBox 104" o:spid="_x0000_s1097" type="#_x0000_t202" style="position:absolute;left:55794;top:81369;width:17938;height:35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" filled="f" stroked="f">
                    <v:textbox style="mso-fit-shape-to-text:t">
                      <w:txbxContent>
                        <w:p w14:paraId="324AF1F4" w14:textId="77777777" w:rsidR="00BA272F" w:rsidRDefault="00BA272F" w:rsidP="00BA272F">
                          <w:pPr>
                            <w:textAlignment w:val="baseline"/>
                            <w:rPr>
                              <w:rFonts w:ascii="Calibri" w:hAnsi="Calibri"/>
                              <w:color w:val="000000"/>
                              <w:kern w:val="24"/>
                              <w:sz w:val="32"/>
                              <w:szCs w:val="32"/>
                              <w14:ligatures w14:val="none"/>
                            </w:rPr>
                          </w:pPr>
                          <w:r>
                            <w:rPr>
                              <w:rFonts w:ascii="Calibri" w:hAnsi="Calibri"/>
                              <w:color w:val="000000"/>
                              <w:kern w:val="24"/>
                              <w:sz w:val="32"/>
                              <w:szCs w:val="32"/>
                            </w:rPr>
                            <w:t>Functionele logging</w:t>
                          </w:r>
                        </w:p>
                      </w:txbxContent>
                    </v:textbox>
                  </v:shape>
                  <v:shape id="Arrow: Left-Right 546318468" o:spid="_x0000_s1098" type="#_x0000_t69" style="position:absolute;left:26657;top:74274;width:68541;height:6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" adj="1028" fillcolor="#71a6db" stroked="f">
                    <v:fill color2="#438ac9" rotate="t" colors="0 #71a6db;.5 #559bdb;1 #438ac9" focus="100%" type="gradient">
                      <o:fill v:ext="view" type="gradientUnscaled"/>
                    </v:fill>
                  </v:shape>
                  <v:rect id="Rectangle 832489487" o:spid="_x0000_s1099" style="position:absolute;left:70662;top:55583;width:19172;height:177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" fillcolor="#b1cbe9" strokecolor="#5b9bd5" strokeweight=".5pt">
                    <v:fill color2="#92b9e4" rotate="t" colors="0 #b1cbe9;.5 #a3c1e5;1 #92b9e4" focus="100%" type="gradient">
                      <o:fill v:ext="view" type="gradientUnscaled"/>
                    </v:fill>
                  </v:rect>
                  <v:rect id="Rectangle 786986864" o:spid="_x0000_s1100" style="position:absolute;left:70772;top:31934;width:18936;height:21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" fillcolor="#b1cbe9" strokecolor="#5b9bd5" strokeweight=".5pt">
                    <v:fill color2="#92b9e4" rotate="t" colors="0 #b1cbe9;.5 #a3c1e5;1 #92b9e4" focus="100%" type="gradient">
                      <o:fill v:ext="view" type="gradientUnscaled"/>
                    </v:fill>
                    <v:textbox>
                      <w:txbxContent>
                        <w:p w14:paraId="0030FA55" w14:textId="77777777" w:rsidR="00BA272F" w:rsidRDefault="00BA272F" w:rsidP="00BA272F">
                          <w:pPr>
                            <w:jc w:val="center"/>
                            <w:textAlignment w:val="baseline"/>
                            <w:rPr>
                              <w:rFonts w:ascii="Calibri" w:hAnsi="Calibri"/>
                              <w:b/>
                              <w:bCs/>
                              <w:color w:val="000000"/>
                              <w:kern w:val="24"/>
                              <w:sz w:val="40"/>
                              <w:szCs w:val="40"/>
                              <w14:ligatures w14:val="none"/>
                            </w:rPr>
                          </w:pPr>
                          <w:r>
                            <w:rPr>
                              <w:rFonts w:ascii="Calibri" w:hAnsi="Calibri"/>
                              <w:b/>
                              <w:bCs/>
                              <w:color w:val="000000"/>
                              <w:kern w:val="24"/>
                              <w:sz w:val="40"/>
                              <w:szCs w:val="40"/>
                            </w:rPr>
                            <w:t>Cleansed</w:t>
                          </w:r>
                        </w:p>
                      </w:txbxContent>
                    </v:textbox>
                  </v:rect>
                  <v:rect id="Rectangle 650117160" o:spid="_x0000_s1101" style="position:absolute;left:50958;top:31987;width:18936;height:21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" fillcolor="#b1cbe9" strokecolor="#5b9bd5" strokeweight=".5pt">
                    <v:fill color2="#92b9e4" rotate="t" colors="0 #b1cbe9;.5 #a3c1e5;1 #92b9e4" focus="100%" type="gradient">
                      <o:fill v:ext="view" type="gradientUnscaled"/>
                    </v:fill>
                    <v:textbox>
                      <w:txbxContent>
                        <w:p w14:paraId="72003670" w14:textId="77777777" w:rsidR="00BA272F" w:rsidRDefault="00BA272F" w:rsidP="00BA272F">
                          <w:pPr>
                            <w:jc w:val="center"/>
                            <w:textAlignment w:val="baseline"/>
                            <w:rPr>
                              <w:rFonts w:ascii="Calibri" w:hAnsi="Calibri"/>
                              <w:b/>
                              <w:bCs/>
                              <w:color w:val="000000"/>
                              <w:kern w:val="24"/>
                              <w:sz w:val="40"/>
                              <w:szCs w:val="40"/>
                              <w14:ligatures w14:val="none"/>
                            </w:rPr>
                          </w:pPr>
                          <w:r>
                            <w:rPr>
                              <w:rFonts w:ascii="Calibri" w:hAnsi="Calibri"/>
                              <w:b/>
                              <w:bCs/>
                              <w:color w:val="000000"/>
                              <w:kern w:val="24"/>
                              <w:sz w:val="40"/>
                              <w:szCs w:val="40"/>
                            </w:rPr>
                            <w:t>Staging</w:t>
                          </w:r>
                        </w:p>
                      </w:txbxContent>
                    </v:textbox>
                  </v:rect>
                  <v:rect id="Rectangle 974088299" o:spid="_x0000_s1102" style="position:absolute;left:31014;top:55623;width:18936;height:176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" fillcolor="#b1cbe9" strokecolor="#5b9bd5" strokeweight=".5pt">
                    <v:fill color2="#92b9e4" rotate="t" colors="0 #b1cbe9;.5 #a3c1e5;1 #92b9e4" focus="100%" type="gradient">
                      <o:fill v:ext="view" type="gradientUnscaled"/>
                    </v:fill>
                  </v:rect>
                  <v:rect id="Rectangle 199639488" o:spid="_x0000_s1103" style="position:absolute;left:11360;top:32115;width:18936;height:2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" fillcolor="#afafaf" stroked="f">
                    <v:fill color2="#929292" rotate="t" colors="0 #afafaf;.5 #a5a5a5;1 #929292" focus="100%" type="gradient">
                      <o:fill v:ext="view" type="gradientUnscaled"/>
                    </v:fill>
                    <v:textbox>
                      <w:txbxContent>
                        <w:p w14:paraId="0D35634C" w14:textId="77777777" w:rsidR="00BA272F" w:rsidRDefault="00BA272F" w:rsidP="00BA272F">
                          <w:pPr>
                            <w:jc w:val="center"/>
                            <w:textAlignment w:val="baseline"/>
                            <w:rPr>
                              <w:rFonts w:ascii="Calibri" w:hAnsi="Calibri"/>
                              <w:b/>
                              <w:color w:val="FFFFFF"/>
                              <w:kern w:val="24"/>
                              <w:sz w:val="40"/>
                              <w:szCs w:val="40"/>
                              <w14:ligatures w14:val="none"/>
                            </w:rPr>
                          </w:pPr>
                          <w:r>
                            <w:rPr>
                              <w:rFonts w:ascii="Calibri" w:hAnsi="Calibri"/>
                              <w:b/>
                              <w:color w:val="FFFFFF"/>
                              <w:kern w:val="24"/>
                              <w:sz w:val="40"/>
                              <w:szCs w:val="40"/>
                            </w:rPr>
                            <w:t>Landingsplaats</w:t>
                          </w:r>
                        </w:p>
                      </w:txbxContent>
                    </v:textbox>
                  </v:rect>
                  <v:shape id="Graphic 97" o:spid="_x0000_s1104" type="#_x0000_t75" style="position:absolute;left:18162;top:39368;width:6306;height:6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">
                    <v:imagedata r:id="rId30" o:title=""/>
                  </v:shape>
                  <v:shape id="Graphic 98" o:spid="_x0000_s1105" type="#_x0000_t75" alt="Mannelijke dirigent met effen opvulling" style="position:absolute;left:37765;top:56046;width:6306;height:6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">
                    <v:imagedata r:id="rId31" o:title="Mannelijke dirigent met effen opvulling"/>
                  </v:shape>
                  <v:shape id="Graphic 99" o:spid="_x0000_s1106" type="#_x0000_t75" style="position:absolute;left:77905;top:56353;width:6306;height:6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">
                    <v:imagedata r:id="rId31" o:title=""/>
                  </v:shape>
                  <v:shape id="TextBox 81" o:spid="_x0000_s1107" type="#_x0000_t202" style="position:absolute;left:34664;top:61889;width:12414;height:39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" filled="f" stroked="f">
                    <v:textbox style="mso-fit-shape-to-text:t">
                      <w:txbxContent>
                        <w:p w14:paraId="542F1F2B" w14:textId="77777777" w:rsidR="00BA272F" w:rsidRDefault="00BA272F" w:rsidP="00BA272F">
                          <w:pPr>
                            <w:textAlignment w:val="baseline"/>
                            <w:rPr>
                              <w:rFonts w:ascii="Calibri" w:hAnsi="Calibri"/>
                              <w:b/>
                              <w:bCs/>
                              <w:color w:val="000000"/>
                              <w:kern w:val="24"/>
                              <w:sz w:val="36"/>
                              <w:szCs w:val="36"/>
                              <w14:ligatures w14:val="none"/>
                            </w:rPr>
                          </w:pPr>
                          <w:r>
                            <w:rPr>
                              <w:rFonts w:ascii="Calibri" w:hAnsi="Calibri"/>
                              <w:b/>
                              <w:bCs/>
                              <w:color w:val="000000"/>
                              <w:kern w:val="24"/>
                              <w:sz w:val="36"/>
                              <w:szCs w:val="36"/>
                            </w:rPr>
                            <w:t>Orkestratie</w:t>
                          </w:r>
                        </w:p>
                      </w:txbxContent>
                    </v:textbox>
                  </v:shape>
                  <v:shape id="TextBox 82" o:spid="_x0000_s1108" type="#_x0000_t202" style="position:absolute;left:74869;top:61889;width:12414;height:39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" filled="f" stroked="f">
                    <v:textbox style="mso-fit-shape-to-text:t">
                      <w:txbxContent>
                        <w:p w14:paraId="2ECB962E" w14:textId="77777777" w:rsidR="00BA272F" w:rsidRDefault="00BA272F" w:rsidP="00BA272F">
                          <w:pPr>
                            <w:textAlignment w:val="baseline"/>
                            <w:rPr>
                              <w:rFonts w:ascii="Calibri" w:hAnsi="Calibri"/>
                              <w:b/>
                              <w:bCs/>
                              <w:color w:val="000000"/>
                              <w:kern w:val="24"/>
                              <w:sz w:val="36"/>
                              <w:szCs w:val="36"/>
                              <w14:ligatures w14:val="none"/>
                            </w:rPr>
                          </w:pPr>
                          <w:r>
                            <w:rPr>
                              <w:rFonts w:ascii="Calibri" w:hAnsi="Calibri"/>
                              <w:b/>
                              <w:bCs/>
                              <w:color w:val="000000"/>
                              <w:kern w:val="24"/>
                              <w:sz w:val="36"/>
                              <w:szCs w:val="36"/>
                            </w:rPr>
                            <w:t>Orkestratie</w:t>
                          </w:r>
                        </w:p>
                      </w:txbxContent>
                    </v:textbox>
                  </v:shape>
                  <v:rect id="Rectangle 1123329544" o:spid="_x0000_s1109" style="position:absolute;left:31102;top:32057;width:18936;height:2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" fillcolor="#b1cbe9" strokecolor="#5b9bd5" strokeweight=".5pt">
                    <v:fill color2="#92b9e4" rotate="t" colors="0 #b1cbe9;.5 #a3c1e5;1 #92b9e4" focus="100%" type="gradient">
                      <o:fill v:ext="view" type="gradientUnscaled"/>
                    </v:fill>
                    <v:textbox>
                      <w:txbxContent>
                        <w:p w14:paraId="534D2938" w14:textId="77777777" w:rsidR="00BA272F" w:rsidRDefault="00BA272F" w:rsidP="00BA272F">
                          <w:pPr>
                            <w:jc w:val="center"/>
                            <w:textAlignment w:val="baseline"/>
                            <w:rPr>
                              <w:rFonts w:ascii="Calibri" w:hAnsi="Calibri"/>
                              <w:b/>
                              <w:bCs/>
                              <w:color w:val="000000"/>
                              <w:kern w:val="24"/>
                              <w:sz w:val="40"/>
                              <w:szCs w:val="40"/>
                              <w14:ligatures w14:val="none"/>
                            </w:rPr>
                          </w:pPr>
                          <w:r>
                            <w:rPr>
                              <w:rFonts w:ascii="Calibri" w:hAnsi="Calibri"/>
                              <w:b/>
                              <w:bCs/>
                              <w:color w:val="000000"/>
                              <w:kern w:val="24"/>
                              <w:sz w:val="40"/>
                              <w:szCs w:val="40"/>
                            </w:rPr>
                            <w:t>Archief</w:t>
                          </w:r>
                        </w:p>
                      </w:txbxContent>
                    </v:textbox>
                  </v:rect>
                  <v:shape id="Graphic 119" o:spid="_x0000_s1110" type="#_x0000_t75" style="position:absolute;left:36149;top:73760;width:7995;height:7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">
                    <v:imagedata r:id="rId32" o:title=""/>
                  </v:shape>
                  <v:shape id="TextBox 111" o:spid="_x0000_s1111" type="#_x0000_t202" style="position:absolute;left:36276;top:81425;width:7792;height:35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" filled="f" stroked="f">
                    <v:textbox style="mso-fit-shape-to-text:t">
                      <w:txbxContent>
                        <w:p w14:paraId="52332043" w14:textId="77777777" w:rsidR="00BA272F" w:rsidRDefault="00BA272F" w:rsidP="00BA272F">
                          <w:pPr>
                            <w:textAlignment w:val="baseline"/>
                            <w:rPr>
                              <w:rFonts w:ascii="Calibri" w:hAnsi="Calibri"/>
                              <w:color w:val="000000"/>
                              <w:kern w:val="24"/>
                              <w:sz w:val="32"/>
                              <w:szCs w:val="32"/>
                              <w14:ligatures w14:val="none"/>
                            </w:rPr>
                          </w:pPr>
                          <w:r>
                            <w:rPr>
                              <w:rFonts w:ascii="Calibri" w:hAnsi="Calibri"/>
                              <w:color w:val="000000"/>
                              <w:kern w:val="24"/>
                              <w:sz w:val="32"/>
                              <w:szCs w:val="32"/>
                            </w:rPr>
                            <w:t>Secrets</w:t>
                          </w:r>
                        </w:p>
                      </w:txbxContent>
                    </v:textbox>
                  </v:shape>
                  <v:shape id="Graphic 123" o:spid="_x0000_s1112" type="#_x0000_t75" style="position:absolute;left:37717;top:39333;width:6306;height:6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">
                    <v:imagedata r:id="rId30" o:title=""/>
                  </v:shape>
                  <v:shape id="TextBox 54" o:spid="_x0000_s1113" type="#_x0000_t202" style="position:absolute;left:36113;top:34338;width:6699;height:325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" filled="f" stroked="f">
                    <v:textbox style="mso-fit-shape-to-text:t">
                      <w:txbxContent>
                        <w:p w14:paraId="0E6978CB" w14:textId="77777777" w:rsidR="00BA272F" w:rsidRDefault="00BA272F" w:rsidP="00BA272F">
                          <w:pPr>
                            <w:textAlignment w:val="baseline"/>
                            <w:rPr>
                              <w:rFonts w:ascii="Calibri" w:hAnsi="Calibri"/>
                              <w:color w:val="000000"/>
                              <w:kern w:val="24"/>
                              <w:sz w:val="14"/>
                              <w:szCs w:val="14"/>
                              <w14:ligatures w14:val="none"/>
                            </w:rPr>
                          </w:pPr>
                          <w:r>
                            <w:rPr>
                              <w:rFonts w:ascii="Calibri" w:hAnsi="Calibri"/>
                              <w:color w:val="000000"/>
                              <w:kern w:val="24"/>
                              <w:sz w:val="14"/>
                              <w:szCs w:val="14"/>
                            </w:rPr>
                            <w:t>Raw (Archief)</w:t>
                          </w:r>
                        </w:p>
                        <w:p w14:paraId="7F4BBE09" w14:textId="77777777" w:rsidR="00BA272F" w:rsidRDefault="00BA272F" w:rsidP="00BA272F">
                          <w:pPr>
                            <w:textAlignment w:val="baseline"/>
                            <w:rPr>
                              <w:rFonts w:ascii="Calibri" w:hAnsi="Calibri"/>
                              <w:color w:val="000000"/>
                              <w:kern w:val="24"/>
                              <w:sz w:val="14"/>
                              <w:szCs w:val="14"/>
                            </w:rPr>
                          </w:pPr>
                          <w:r>
                            <w:rPr>
                              <w:rFonts w:ascii="Calibri" w:hAnsi="Calibri"/>
                              <w:color w:val="000000"/>
                              <w:kern w:val="24"/>
                              <w:sz w:val="14"/>
                              <w:szCs w:val="14"/>
                            </w:rPr>
                            <w:t>As-Is</w:t>
                          </w:r>
                        </w:p>
                      </w:txbxContent>
                    </v:textbox>
                  </v:shape>
                  <v:shape id="Straight Arrow Connector 1417237534" o:spid="_x0000_s1114" type="#_x0000_t32" style="position:absolute;left:40870;top:45639;width:48;height:1040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" strokecolor="#4472c4" strokeweight="1.5pt">
                    <v:stroke endarrow="block" joinstyle="miter"/>
                    <o:lock v:ext="edit" shapetype="f"/>
                  </v:shape>
                  <v:shape id="Verbindingslijn: gebogen 125" o:spid="_x0000_s1115" type="#_x0000_t33" style="position:absolute;left:22777;top:44212;width:13525;height:1645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" strokecolor="#4472c4" strokeweight="1.5pt">
                    <v:stroke endarrow="block"/>
                    <o:lock v:ext="edit" shapetype="f"/>
                  </v:shape>
                  <v:rect id="Rechthoek 126" o:spid="_x0000_s1116" style="position:absolute;left:11360;top:27473;width:38590;height:39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" fillcolor="#454545" stroked="f">
                    <v:fill color2="black" rotate="t" colors="0 #454545;.5 black;1 black" focus="100%" type="gradient">
                      <o:fill v:ext="view" type="gradientUnscaled"/>
                    </v:fill>
                    <v:textbox>
                      <w:txbxContent>
                        <w:p w14:paraId="17C66B9D" w14:textId="77777777" w:rsidR="00BA272F" w:rsidRDefault="00BA272F" w:rsidP="00BA272F">
                          <w:pPr>
                            <w:jc w:val="center"/>
                            <w:textAlignment w:val="baseline"/>
                            <w:rPr>
                              <w:rFonts w:ascii="Calibri" w:hAnsi="Calibri"/>
                              <w:b/>
                              <w:color w:val="FFFFFF"/>
                              <w:kern w:val="24"/>
                              <w:sz w:val="40"/>
                              <w:szCs w:val="40"/>
                              <w14:ligatures w14:val="none"/>
                            </w:rPr>
                          </w:pPr>
                          <w:r>
                            <w:rPr>
                              <w:rFonts w:ascii="Calibri" w:hAnsi="Calibri"/>
                              <w:b/>
                              <w:color w:val="FFFFFF"/>
                              <w:kern w:val="24"/>
                              <w:sz w:val="40"/>
                              <w:szCs w:val="40"/>
                            </w:rPr>
                            <w:t>Raw</w:t>
                          </w:r>
                        </w:p>
                      </w:txbxContent>
                    </v:textbox>
                  </v:rect>
                  <v:shape id="Verbindingslijn: gebogen 128" o:spid="_x0000_s1117" type="#_x0000_t33" style="position:absolute;left:44071;top:45639;width:16857;height:1356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" strokecolor="#4472c4" strokeweight="1.5pt">
                    <v:stroke endarrow="block"/>
                    <o:lock v:ext="edit" shapetype="f"/>
                  </v:shape>
                  <v:rect id="Rechthoek 129" o:spid="_x0000_s1118" style="position:absolute;left:50887;top:27437;width:18937;height:3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" fillcolor="#774f2e" stroked="f">
                    <v:textbox>
                      <w:txbxContent>
                        <w:p w14:paraId="321B21C1" w14:textId="77777777" w:rsidR="00BA272F" w:rsidRDefault="00BA272F" w:rsidP="00BA272F">
                          <w:pPr>
                            <w:jc w:val="center"/>
                            <w:textAlignment w:val="baseline"/>
                            <w:rPr>
                              <w:rFonts w:ascii="Calibri" w:hAnsi="Calibri"/>
                              <w:b/>
                              <w:color w:val="FFFFFF"/>
                              <w:kern w:val="24"/>
                              <w:sz w:val="40"/>
                              <w:szCs w:val="40"/>
                              <w14:ligatures w14:val="none"/>
                            </w:rPr>
                          </w:pPr>
                          <w:r>
                            <w:rPr>
                              <w:rFonts w:ascii="Calibri" w:hAnsi="Calibri"/>
                              <w:b/>
                              <w:color w:val="FFFFFF"/>
                              <w:kern w:val="24"/>
                              <w:sz w:val="40"/>
                              <w:szCs w:val="40"/>
                            </w:rPr>
                            <w:t>Brons</w:t>
                          </w:r>
                        </w:p>
                      </w:txbxContent>
                    </v:textbox>
                  </v:rect>
                  <v:rect id="Rechthoek 130" o:spid="_x0000_s1119" style="position:absolute;left:93400;top:27250;width:39445;height:39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" fillcolor="#ffd700" stroked="f">
                    <v:textbox>
                      <w:txbxContent>
                        <w:p w14:paraId="55EABA09" w14:textId="77777777" w:rsidR="00BA272F" w:rsidRDefault="00BA272F" w:rsidP="00BA272F">
                          <w:pPr>
                            <w:jc w:val="center"/>
                            <w:textAlignment w:val="baseline"/>
                            <w:rPr>
                              <w:rFonts w:ascii="Calibri" w:hAnsi="Calibri"/>
                              <w:b/>
                              <w:color w:val="000000" w:themeColor="text1"/>
                              <w:kern w:val="24"/>
                              <w:sz w:val="40"/>
                              <w:szCs w:val="40"/>
                              <w14:ligatures w14:val="none"/>
                            </w:rPr>
                          </w:pPr>
                          <w:r>
                            <w:rPr>
                              <w:rFonts w:ascii="Calibri" w:hAnsi="Calibri"/>
                              <w:b/>
                              <w:color w:val="000000" w:themeColor="text1"/>
                              <w:kern w:val="24"/>
                              <w:sz w:val="40"/>
                              <w:szCs w:val="40"/>
                            </w:rPr>
                            <w:t>Goud</w:t>
                          </w:r>
                        </w:p>
                      </w:txbxContent>
                    </v:textbox>
                  </v:rect>
                  <v:rect id="Rechthoek 131" o:spid="_x0000_s1120" style="position:absolute;left:70755;top:27393;width:18936;height:3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" fillcolor="silver" stroked="f">
                    <v:textbox>
                      <w:txbxContent>
                        <w:p w14:paraId="28EFCBB4" w14:textId="77777777" w:rsidR="00BA272F" w:rsidRDefault="00BA272F" w:rsidP="00BA272F">
                          <w:pPr>
                            <w:jc w:val="center"/>
                            <w:textAlignment w:val="baseline"/>
                            <w:rPr>
                              <w:rFonts w:ascii="Calibri" w:hAnsi="Calibri"/>
                              <w:b/>
                              <w:color w:val="000000" w:themeColor="text1"/>
                              <w:kern w:val="24"/>
                              <w:sz w:val="40"/>
                              <w:szCs w:val="40"/>
                              <w14:ligatures w14:val="none"/>
                            </w:rPr>
                          </w:pPr>
                          <w:r>
                            <w:rPr>
                              <w:rFonts w:ascii="Calibri" w:hAnsi="Calibri"/>
                              <w:b/>
                              <w:color w:val="000000" w:themeColor="text1"/>
                              <w:kern w:val="24"/>
                              <w:sz w:val="40"/>
                              <w:szCs w:val="40"/>
                            </w:rPr>
                            <w:t>Zilver</w:t>
                          </w:r>
                        </w:p>
                      </w:txbxContent>
                    </v:textbox>
                  </v:rect>
                  <v:shape id="Straight Arrow Connector 908392858" o:spid="_x0000_s1121" type="#_x0000_t32" style="position:absolute;left:81058;top:45977;width:54;height:103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" strokecolor="#4472c4" strokeweight="1.5pt">
                    <v:stroke endarrow="block" joinstyle="miter"/>
                    <o:lock v:ext="edit" shapetype="f"/>
                  </v:shape>
                  <v:shape id="Verbindingslijn: gebogen 133" o:spid="_x0000_s1122" type="#_x0000_t34" style="position:absolute;left:64065;top:42539;width:13840;height:1696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" adj="7256" strokecolor="#4472c4" strokeweight="1.5pt">
                    <v:stroke endarrow="block"/>
                    <o:lock v:ext="edit" shapetype="f"/>
                  </v:shape>
                  <v:shape id="Graphic 136" o:spid="_x0000_s1123" type="#_x0000_t75" style="position:absolute;left:77959;top:39671;width:6306;height:6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">
                    <v:imagedata r:id="rId33" o:title=""/>
                  </v:shape>
                  <v:shape id="Graphic 146" o:spid="_x0000_s1124" type="#_x0000_t75" style="position:absolute;left:99863;top:56033;width:6306;height:6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">
                    <v:imagedata r:id="rId31" o:title=""/>
                  </v:shape>
                  <v:shape id="Graphic 151" o:spid="_x0000_s1125" type="#_x0000_t75" style="position:absolute;left:77597;top:73263;width:6921;height:69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">
                    <v:imagedata r:id="rId34" o:title=""/>
                  </v:shape>
                  <v:shape id="TextBox 104" o:spid="_x0000_s1126" type="#_x0000_t202" style="position:absolute;left:73238;top:81312;width:17265;height:35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" filled="f" stroked="f">
                    <v:textbox style="mso-fit-shape-to-text:t">
                      <w:txbxContent>
                        <w:p w14:paraId="12668977" w14:textId="77777777" w:rsidR="00BA272F" w:rsidRDefault="00BA272F" w:rsidP="00BA272F">
                          <w:pPr>
                            <w:textAlignment w:val="baseline"/>
                            <w:rPr>
                              <w:rFonts w:ascii="Calibri" w:hAnsi="Calibri"/>
                              <w:color w:val="000000"/>
                              <w:kern w:val="24"/>
                              <w:sz w:val="32"/>
                              <w:szCs w:val="32"/>
                              <w14:ligatures w14:val="none"/>
                            </w:rPr>
                          </w:pPr>
                          <w:r>
                            <w:rPr>
                              <w:rFonts w:ascii="Calibri" w:hAnsi="Calibri"/>
                              <w:color w:val="000000"/>
                              <w:kern w:val="24"/>
                              <w:sz w:val="32"/>
                              <w:szCs w:val="32"/>
                            </w:rPr>
                            <w:t>Technische logging</w:t>
                          </w:r>
                        </w:p>
                      </w:txbxContent>
                    </v:textbox>
                  </v:shape>
                  <v:rect id="Rectangle 161099904" o:spid="_x0000_s1127" style="position:absolute;left:113908;top:31823;width:18937;height:21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" fillcolor="#b1cbe9" strokecolor="#5b9bd5" strokeweight=".5pt">
                    <v:fill color2="#92b9e4" rotate="t" colors="0 #b1cbe9;.5 #a3c1e5;1 #92b9e4" focus="100%" type="gradient">
                      <o:fill v:ext="view" type="gradientUnscaled"/>
                    </v:fill>
                    <v:textbox>
                      <w:txbxContent>
                        <w:p w14:paraId="02B4623E" w14:textId="77777777" w:rsidR="00BA272F" w:rsidRDefault="00BA272F" w:rsidP="00BA272F">
                          <w:pPr>
                            <w:jc w:val="center"/>
                            <w:textAlignment w:val="baseline"/>
                            <w:rPr>
                              <w:rFonts w:ascii="Calibri" w:hAnsi="Calibri"/>
                              <w:b/>
                              <w:bCs/>
                              <w:color w:val="000000"/>
                              <w:kern w:val="24"/>
                              <w:sz w:val="40"/>
                              <w:szCs w:val="40"/>
                              <w14:ligatures w14:val="none"/>
                            </w:rPr>
                          </w:pPr>
                          <w:r>
                            <w:rPr>
                              <w:rFonts w:ascii="Calibri" w:hAnsi="Calibri"/>
                              <w:b/>
                              <w:bCs/>
                              <w:color w:val="000000"/>
                              <w:kern w:val="24"/>
                              <w:sz w:val="40"/>
                              <w:szCs w:val="40"/>
                            </w:rPr>
                            <w:t>Data warehouse</w:t>
                          </w:r>
                        </w:p>
                      </w:txbxContent>
                    </v:textbox>
                  </v:rect>
                  <v:shape id="Graphic 140" o:spid="_x0000_s1128" type="#_x0000_t75" style="position:absolute;left:119216;top:38560;width:8786;height:8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">
                    <v:imagedata r:id="rId33" o:title=""/>
                  </v:shape>
                  <v:shape id="Verbindingslijn: gebogen 81" o:spid="_x0000_s1129" type="#_x0000_t34" style="position:absolute;left:84265;top:42824;width:15598;height:1636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" strokecolor="#4472c4" strokeweight="1.5pt">
                    <v:stroke endarrow="block"/>
                    <o:lock v:ext="edit" shapetype="f"/>
                  </v:shape>
                  <v:shape id="Verbindingslijn: gebogen 82" o:spid="_x0000_s1130" type="#_x0000_t33" style="position:absolute;left:106169;top:47347;width:17440;height:11839;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" strokecolor="#4472c4" strokeweight="1.5pt">
                    <v:stroke endarrow="block"/>
                    <o:lock v:ext="edit" shapetype="f"/>
                  </v:shape>
                  <v:shape id="Pijl: omhoog 85" o:spid="_x0000_s1131" type="#_x0000_t68" style="position:absolute;left:4519;top:33430;width:9123;height:1816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" adj="5424" fillcolor="#71a6db" stroked="f">
                    <v:fill color2="#438ac9" rotate="t" colors="0 #71a6db;.5 #559bdb;1 #438ac9" focus="100%" type="gradient">
                      <o:fill v:ext="view" type="gradientUnscaled"/>
                    </v:fill>
                    <v:textbox style="layout-flow:vertical;mso-layout-flow-alt:bottom-to-top">
                      <w:txbxContent>
                        <w:p w14:paraId="5D2986FD" w14:textId="77777777" w:rsidR="00BA272F" w:rsidRDefault="00BA272F" w:rsidP="00BA272F">
                          <w:pPr>
                            <w:jc w:val="center"/>
                            <w:textAlignment w:val="baseline"/>
                            <w:rPr>
                              <w:rFonts w:ascii="Calibri" w:hAnsi="Calibri"/>
                              <w:b/>
                              <w:color w:val="FFFFFF"/>
                              <w:kern w:val="24"/>
                              <w:sz w:val="48"/>
                              <w:szCs w:val="48"/>
                              <w14:ligatures w14:val="none"/>
                            </w:rPr>
                          </w:pPr>
                          <w:r>
                            <w:rPr>
                              <w:rFonts w:ascii="Calibri" w:hAnsi="Calibri"/>
                              <w:b/>
                              <w:color w:val="FFFFFF"/>
                              <w:kern w:val="24"/>
                              <w:sz w:val="48"/>
                              <w:szCs w:val="48"/>
                            </w:rPr>
                            <w:t>Integraties</w:t>
                          </w:r>
                        </w:p>
                      </w:txbxContent>
                    </v:textbox>
                  </v:shape>
                  <v:rect id="Rechthoek 86" o:spid="_x0000_s1132" style="position:absolute;left:137134;top:14514;width:38590;height:43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" fillcolor="#6083cb" stroked="f">
                    <v:fill color2="#2e61ba" rotate="t" colors="0 #6083cb;.5 #3e70ca;1 #2e61ba" focus="100%" type="gradient">
                      <o:fill v:ext="view" type="gradientUnscaled"/>
                    </v:fill>
                    <v:textbox>
                      <w:txbxContent>
                        <w:p w14:paraId="1D2C8709" w14:textId="77777777" w:rsidR="00BA272F" w:rsidRDefault="00BA272F" w:rsidP="00BA272F">
                          <w:pPr>
                            <w:jc w:val="center"/>
                            <w:textAlignment w:val="baseline"/>
                            <w:rPr>
                              <w:rFonts w:ascii="Calibri" w:hAnsi="Calibri"/>
                              <w:color w:val="FFFFFF"/>
                              <w:kern w:val="24"/>
                              <w:sz w:val="40"/>
                              <w:szCs w:val="40"/>
                              <w14:ligatures w14:val="none"/>
                            </w:rPr>
                          </w:pPr>
                          <w:r>
                            <w:rPr>
                              <w:rFonts w:ascii="Calibri" w:hAnsi="Calibri"/>
                              <w:color w:val="FFFFFF"/>
                              <w:kern w:val="24"/>
                              <w:sz w:val="40"/>
                              <w:szCs w:val="40"/>
                            </w:rPr>
                            <w:t>Analytics Zone</w:t>
                          </w:r>
                        </w:p>
                      </w:txbxContent>
                    </v:textbox>
                  </v:rect>
                  <v:shape id="Explosie: 14 punten 97" o:spid="_x0000_s1133" type="#_x0000_t72" style="position:absolute;left:150217;top:35960;width:20404;height:125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" fillcolor="#ffc746" stroked="f">
                    <v:fill color2="#e5b600" rotate="t" colors="0 #ffc746;.5 #ffc600;1 #e5b600" focus="100%" type="gradient">
                      <o:fill v:ext="view" type="gradientUnscaled"/>
                    </v:fill>
                  </v:shape>
                  <v:shape id="Picture 820490620" o:spid="_x0000_s1134" type="#_x0000_t75" alt="Afbeelding met tekst&#10;&#10;Automatisch gegenereerde beschrijving" style="position:absolute;left:155826;top:41129;width:9189;height:2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">
                    <v:imagedata r:id="rId35" o:title="Afbeelding met tekst&#10;&#10;Automatisch gegenereerde beschrijving"/>
                  </v:shape>
                  <v:shape id="Pijl: omhoog 89" o:spid="_x0000_s1135" type="#_x0000_t68" style="position:absolute;left:141047;top:19254;width:11842;height:2277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" adj="5614" fillcolor="#71a6db" stroked="f">
                    <v:fill color2="#438ac9" rotate="t" colors="0 #71a6db;.5 #559bdb;1 #438ac9" focus="100%" type="gradient">
                      <o:fill v:ext="view" type="gradientUnscaled"/>
                    </v:fill>
                    <v:textbox style="layout-flow:vertical;mso-layout-flow-alt:bottom-to-top">
                      <w:txbxContent>
                        <w:p w14:paraId="504516B2" w14:textId="77777777" w:rsidR="00BA272F" w:rsidRDefault="00BA272F" w:rsidP="00BA272F">
                          <w:pPr>
                            <w:jc w:val="center"/>
                            <w:textAlignment w:val="baseline"/>
                            <w:rPr>
                              <w:rFonts w:ascii="Calibri" w:hAnsi="Calibri"/>
                              <w:b/>
                              <w:color w:val="FFFFFF"/>
                              <w:kern w:val="24"/>
                              <w:sz w:val="28"/>
                              <w:szCs w:val="28"/>
                              <w14:ligatures w14:val="none"/>
                            </w:rPr>
                          </w:pPr>
                          <w:r>
                            <w:rPr>
                              <w:rFonts w:ascii="Calibri" w:hAnsi="Calibri"/>
                              <w:b/>
                              <w:color w:val="FFFFFF"/>
                              <w:kern w:val="24"/>
                              <w:sz w:val="28"/>
                              <w:szCs w:val="28"/>
                            </w:rPr>
                            <w:t>Data Science omgeving</w:t>
                          </w:r>
                        </w:p>
                      </w:txbxContent>
                    </v:textbox>
                  </v:shape>
                  <v:shape id="Picture 1551053433" o:spid="_x0000_s1136" type="#_x0000_t75" alt="ML Pipelines in Azure Machine Learning the right way | by Coussement Bruno  | datamindedbe | Medium" style="position:absolute;left:167402;top:25330;width:6306;height:6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">
                    <v:imagedata r:id="rId36" o:title="ML Pipelines in Azure Machine Learning the right way | by Coussement Bruno  | datamindedbe | Medium"/>
                  </v:shape>
                  <v:shape id="Graphic 70" o:spid="_x0000_s1137" type="#_x0000_t75" style="position:absolute;left:160170;top:25089;width:6306;height:6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">
                    <v:imagedata r:id="rId30" o:title=""/>
                  </v:shape>
                  <v:shape id="Arrow: Down 2103784469" o:spid="_x0000_s1138" type="#_x0000_t67" style="position:absolute;left:138797;top:29466;width:6354;height:2701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" adj="19060" fillcolor="#f18c55" stroked="f">
                    <v:fill color2="#e56b17" rotate="t" colors="0 #f18c55;.5 #f67b28;1 #e56b17" focus="100%" type="gradient">
                      <o:fill v:ext="view" type="gradientUnscaled"/>
                    </v:fill>
                    <v:textbox style="layout-flow:vertical">
                      <w:txbxContent>
                        <w:p w14:paraId="05848DDF" w14:textId="77777777" w:rsidR="00BA272F" w:rsidRDefault="00BA272F" w:rsidP="00BA272F">
                          <w:pPr>
                            <w:jc w:val="center"/>
                            <w:textAlignment w:val="baseline"/>
                            <w:rPr>
                              <w:rFonts w:ascii="Calibri" w:hAnsi="Calibri"/>
                              <w:b/>
                              <w:color w:val="FFFFFF"/>
                              <w:kern w:val="24"/>
                              <w:sz w:val="40"/>
                              <w:szCs w:val="40"/>
                              <w14:ligatures w14:val="none"/>
                            </w:rPr>
                          </w:pPr>
                          <w:r>
                            <w:rPr>
                              <w:rFonts w:ascii="Calibri" w:hAnsi="Calibri"/>
                              <w:b/>
                              <w:color w:val="FFFFFF"/>
                              <w:kern w:val="24"/>
                              <w:sz w:val="40"/>
                              <w:szCs w:val="40"/>
                            </w:rPr>
                            <w:t>Data producten</w:t>
                          </w:r>
                        </w:p>
                      </w:txbxContent>
                    </v:textbox>
                  </v:shape>
                  <v:shape id="TextBox 82" o:spid="_x0000_s1139" type="#_x0000_t202" style="position:absolute;left:96903;top:61815;width:12415;height:39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" filled="f" stroked="f">
                    <v:textbox style="mso-fit-shape-to-text:t">
                      <w:txbxContent>
                        <w:p w14:paraId="49436A5F" w14:textId="77777777" w:rsidR="00BA272F" w:rsidRDefault="00BA272F" w:rsidP="00BA272F">
                          <w:pPr>
                            <w:textAlignment w:val="baseline"/>
                            <w:rPr>
                              <w:rFonts w:ascii="Calibri" w:hAnsi="Calibri"/>
                              <w:b/>
                              <w:bCs/>
                              <w:color w:val="000000"/>
                              <w:kern w:val="24"/>
                              <w:sz w:val="36"/>
                              <w:szCs w:val="36"/>
                              <w14:ligatures w14:val="none"/>
                            </w:rPr>
                          </w:pPr>
                          <w:r>
                            <w:rPr>
                              <w:rFonts w:ascii="Calibri" w:hAnsi="Calibri"/>
                              <w:b/>
                              <w:bCs/>
                              <w:color w:val="000000"/>
                              <w:kern w:val="24"/>
                              <w:sz w:val="36"/>
                              <w:szCs w:val="36"/>
                            </w:rPr>
                            <w:t>Orkestratie</w:t>
                          </w:r>
                        </w:p>
                      </w:txbxContent>
                    </v:textbox>
                  </v:shape>
                  <v:roundrect id="Rechthoek: afgeronde hoeken 140" o:spid="_x0000_s1140" style="position:absolute;left:30117;top:47559;width:21016;height:50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" fillcolor="#b0d8f2 [2165]" strokecolor="#89c6ec [3205]" strokeweight=".5pt">
                    <v:fill color2="#9fd0ef [2613]" rotate="t" colors="0 #cae5f7;.5 #bbddf4;1 #b0d9f5" focus="100%" type="gradient">
                      <o:fill v:ext="view" type="gradientUnscaled"/>
                    </v:fill>
                    <v:stroke joinstyle="miter"/>
                    <v:textbox style="mso-fit-shape-to-text:t" inset=".99217mm,.99217mm,.99217mm,.99217mm">
                      <w:txbxContent>
                        <w:p w14:paraId="3A54877E" w14:textId="77777777" w:rsidR="00BA272F" w:rsidRDefault="00BA272F" w:rsidP="00BA272F">
                          <w:pPr>
                            <w:overflowPunct w:val="0"/>
                            <w:jc w:val="center"/>
                            <w:textAlignment w:val="baseline"/>
                            <w:rPr>
                              <w:rFonts w:cs="Arial"/>
                              <w:color w:val="384692"/>
                              <w:kern w:val="0"/>
                              <w:sz w:val="48"/>
                              <w:szCs w:val="48"/>
                              <w14:ligatures w14:val="none"/>
                            </w:rPr>
                          </w:pPr>
                          <w:r>
                            <w:rPr>
                              <w:rFonts w:cs="Arial"/>
                              <w:color w:val="384692"/>
                              <w:sz w:val="48"/>
                              <w:szCs w:val="48"/>
                            </w:rPr>
                            <w:t>Ingest</w:t>
                          </w:r>
                        </w:p>
                      </w:txbxContent>
                    </v:textbox>
                  </v:roundrect>
                  <v:roundrect id="Rechthoek: afgeronde hoeken 3" o:spid="_x0000_s1141" style="position:absolute;left:92625;top:16186;width:83798;height:50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" fillcolor="#dcc3a3 [2168]" strokecolor="#cba675 [3208]" strokeweight=".5pt">
                    <v:fill color2="#d5b68f [2616]" rotate="t" colors="0 #e4d1bc;.5 #dec8af;1 #dcc1a1" focus="100%" type="gradient">
                      <o:fill v:ext="view" type="gradientUnscaled"/>
                    </v:fill>
                    <v:stroke joinstyle="miter"/>
                    <v:textbox style="mso-fit-shape-to-text:t" inset=".99217mm,.99217mm,.99217mm,.99217mm">
                      <w:txbxContent>
                        <w:p w14:paraId="57DEC377" w14:textId="77777777" w:rsidR="00BA272F" w:rsidRDefault="00BA272F" w:rsidP="00BA272F">
                          <w:pPr>
                            <w:overflowPunct w:val="0"/>
                            <w:jc w:val="center"/>
                            <w:textAlignment w:val="baseline"/>
                            <w:rPr>
                              <w:rFonts w:eastAsia="Arial" w:cs="Arial"/>
                              <w:color w:val="384692"/>
                              <w:kern w:val="0"/>
                              <w:sz w:val="48"/>
                              <w:szCs w:val="48"/>
                              <w14:ligatures w14:val="none"/>
                            </w:rPr>
                          </w:pPr>
                          <w:r>
                            <w:rPr>
                              <w:rFonts w:eastAsia="Arial" w:cs="Arial"/>
                              <w:color w:val="384692"/>
                              <w:sz w:val="48"/>
                              <w:szCs w:val="48"/>
                            </w:rPr>
                            <w:t>Serve</w:t>
                          </w:r>
                        </w:p>
                      </w:txbxContent>
                    </v:textbox>
                  </v:roundrect>
                  <v:rect id="Rectangle 250310902" o:spid="_x0000_s1142" style="position:absolute;left:93400;top:31960;width:18937;height:21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" fillcolor="#b1cbe9" strokecolor="#5b9bd5" strokeweight=".5pt">
                    <v:fill color2="#92b9e4" rotate="t" colors="0 #b1cbe9;.5 #a3c1e5;1 #92b9e4" focus="100%" type="gradient">
                      <o:fill v:ext="view" type="gradientUnscaled"/>
                    </v:fill>
                    <v:textbox>
                      <w:txbxContent>
                        <w:p w14:paraId="17FD8C24" w14:textId="77777777" w:rsidR="00BA272F" w:rsidRDefault="00BA272F" w:rsidP="00BA272F">
                          <w:pPr>
                            <w:jc w:val="center"/>
                            <w:textAlignment w:val="baseline"/>
                            <w:rPr>
                              <w:rFonts w:ascii="Calibri" w:hAnsi="Calibri"/>
                              <w:b/>
                              <w:bCs/>
                              <w:color w:val="000000"/>
                              <w:kern w:val="24"/>
                              <w:sz w:val="40"/>
                              <w:szCs w:val="40"/>
                              <w14:ligatures w14:val="none"/>
                            </w:rPr>
                          </w:pPr>
                          <w:r>
                            <w:rPr>
                              <w:rFonts w:ascii="Calibri" w:hAnsi="Calibri"/>
                              <w:b/>
                              <w:bCs/>
                              <w:color w:val="000000"/>
                              <w:kern w:val="24"/>
                              <w:sz w:val="40"/>
                              <w:szCs w:val="40"/>
                            </w:rPr>
                            <w:t>…</w:t>
                          </w:r>
                        </w:p>
                      </w:txbxContent>
                    </v:textbox>
                  </v:rect>
                  <v:shape id="Graphic 129" o:spid="_x0000_s1143" type="#_x0000_t75" style="position:absolute;left:73482;top:34414;width:6275;height: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">
                    <v:imagedata r:id="rId30" o:title=""/>
                  </v:shape>
                  <v:shape id="Graphic 129" o:spid="_x0000_s1144" type="#_x0000_t75" style="position:absolute;left:99896;top:39333;width:6274;height:6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">
                    <v:imagedata r:id="rId30" o:title=""/>
                  </v:shape>
                  <v:roundrect id="Rechthoek: afgeronde hoeken 16" o:spid="_x0000_s1145" style="position:absolute;left:29122;width:63146;height:8717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" filled="f" strokecolor="#773f9b [3209]" strokeweight="3pt">
                    <v:stroke dashstyle="1 1"/>
                    <v:textbox inset="1.98428mm,1.98428mm,1.98428mm,1.98428mm">
                      <w:txbxContent>
                        <w:p w14:paraId="74F607BC" w14:textId="77777777" w:rsidR="00BA272F" w:rsidRDefault="00BA272F" w:rsidP="00BA272F">
                          <w:pPr>
                            <w:overflowPunct w:val="0"/>
                            <w:jc w:val="center"/>
                            <w:textAlignment w:val="baseline"/>
                            <w:rPr>
                              <w:rFonts w:eastAsia="Arial" w:cs="Arial"/>
                              <w:b/>
                              <w:color w:val="384692"/>
                              <w:kern w:val="0"/>
                              <w:sz w:val="40"/>
                              <w:szCs w:val="40"/>
                              <w14:ligatures w14:val="none"/>
                            </w:rPr>
                          </w:pPr>
                          <w:r>
                            <w:rPr>
                              <w:rFonts w:eastAsia="Arial" w:cs="Arial"/>
                              <w:b/>
                              <w:color w:val="384692"/>
                              <w:sz w:val="40"/>
                              <w:szCs w:val="40"/>
                            </w:rPr>
                            <w:t xml:space="preserve">Scope project </w:t>
                          </w:r>
                        </w:p>
                      </w:txbxContent>
                    </v:textbox>
                  </v:roundrect>
                  <v:shape id="Straight Arrow Connector 1044435023" o:spid="_x0000_s1146" type="#_x0000_t32" style="position:absolute;left:103429;top:45861;width:54;height:1037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" strokecolor="#4472c4" strokeweight="1.5pt">
                    <v:stroke endarrow="block" joinstyle="miter"/>
                    <o:lock v:ext="edit" shapetype="f"/>
                  </v:shape>
                  <v:roundrect id="Rechthoek: afgeronde hoeken 8" o:spid="_x0000_s1147" style="position:absolute;left:69855;top:16343;width:21016;height:50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" fillcolor="#b0d8f2 [2165]" strokecolor="#89c6ec [3205]" strokeweight=".5pt">
                    <v:fill color2="#9fd0ef [2613]" rotate="t" colors="0 #cae5f7;.5 #bbddf4;1 #b0d9f5" focus="100%" type="gradient">
                      <o:fill v:ext="view" type="gradientUnscaled"/>
                    </v:fill>
                    <v:stroke joinstyle="miter"/>
                    <v:textbox style="mso-fit-shape-to-text:t" inset=".99217mm,.99217mm,.99217mm,.99217mm">
                      <w:txbxContent>
                        <w:p w14:paraId="42DA4A87" w14:textId="77777777" w:rsidR="00BA272F" w:rsidRDefault="00BA272F" w:rsidP="00BA272F">
                          <w:pPr>
                            <w:overflowPunct w:val="0"/>
                            <w:jc w:val="center"/>
                            <w:textAlignment w:val="baseline"/>
                            <w:rPr>
                              <w:rFonts w:eastAsia="Arial" w:cs="Arial"/>
                              <w:color w:val="384692"/>
                              <w:kern w:val="0"/>
                              <w:sz w:val="48"/>
                              <w:szCs w:val="48"/>
                              <w14:ligatures w14:val="none"/>
                            </w:rPr>
                          </w:pPr>
                          <w:r>
                            <w:rPr>
                              <w:rFonts w:eastAsia="Arial" w:cs="Arial"/>
                              <w:color w:val="384692"/>
                              <w:sz w:val="48"/>
                              <w:szCs w:val="48"/>
                            </w:rPr>
                            <w:t>Serve</w:t>
                          </w:r>
                        </w:p>
                      </w:txbxContent>
                    </v:textbox>
                  </v:roundrect>
                  <v:shape id="Graphic 129" o:spid="_x0000_s1148" type="#_x0000_t75" style="position:absolute;left:56786;top:39154;width:6274;height:6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">
                    <v:imagedata r:id="rId30" o:title=""/>
                  </v:shape>
                  <v:roundrect id="Rechthoek: afgeronde hoeken 17" o:spid="_x0000_s1149" style="position:absolute;left:69893;top:10636;width:21295;height:50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" fillcolor="#b0d8f2 [2165]" strokecolor="#89c6ec [3205]" strokeweight=".5pt">
                    <v:fill color2="#9fd0ef [2613]" rotate="t" colors="0 #cae5f7;.5 #bbddf4;1 #b0d9f5" focus="100%" type="gradient">
                      <o:fill v:ext="view" type="gradientUnscaled"/>
                    </v:fill>
                    <v:stroke joinstyle="miter"/>
                    <v:textbox style="mso-fit-shape-to-text:t" inset=".99217mm,.99217mm,.99217mm,.99217mm">
                      <w:txbxContent>
                        <w:p w14:paraId="4B69E606" w14:textId="77777777" w:rsidR="00BA272F" w:rsidRDefault="00BA272F" w:rsidP="00BA272F">
                          <w:pPr>
                            <w:overflowPunct w:val="0"/>
                            <w:jc w:val="center"/>
                            <w:textAlignment w:val="baseline"/>
                            <w:rPr>
                              <w:rFonts w:eastAsia="Arial" w:cs="Arial"/>
                              <w:color w:val="384692"/>
                              <w:kern w:val="0"/>
                              <w:sz w:val="48"/>
                              <w:szCs w:val="48"/>
                              <w14:ligatures w14:val="none"/>
                            </w:rPr>
                          </w:pPr>
                          <w:r>
                            <w:rPr>
                              <w:rFonts w:eastAsia="Arial" w:cs="Arial"/>
                              <w:color w:val="384692"/>
                              <w:sz w:val="48"/>
                              <w:szCs w:val="48"/>
                            </w:rPr>
                            <w:t>Ingest</w:t>
                          </w:r>
                        </w:p>
                      </w:txbxContent>
                    </v:textbox>
                  </v:roundrect>
                  <v:roundrect id="Rechthoek: afgeronde hoeken 142" o:spid="_x0000_s1150" style="position:absolute;left:69644;top:47613;width:21022;height:50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" fillcolor="#b0d8f2 [2165]" strokecolor="#89c6ec [3205]" strokeweight=".5pt">
                    <v:fill color2="#9fd0ef [2613]" rotate="t" colors="0 #cae5f7;.5 #bbddf4;1 #b0d9f5" focus="100%" type="gradient">
                      <o:fill v:ext="view" type="gradientUnscaled"/>
                    </v:fill>
                    <v:stroke joinstyle="miter"/>
                    <v:textbox style="mso-fit-shape-to-text:t" inset=".99217mm,.99217mm,.99217mm,.99217mm">
                      <w:txbxContent>
                        <w:p w14:paraId="38AA4ADF" w14:textId="77777777" w:rsidR="00BA272F" w:rsidRDefault="00BA272F" w:rsidP="00BA272F">
                          <w:pPr>
                            <w:overflowPunct w:val="0"/>
                            <w:jc w:val="center"/>
                            <w:textAlignment w:val="baseline"/>
                            <w:rPr>
                              <w:rFonts w:eastAsia="Arial" w:cs="Arial"/>
                              <w:color w:val="384692"/>
                              <w:kern w:val="0"/>
                              <w:sz w:val="48"/>
                              <w:szCs w:val="48"/>
                              <w14:ligatures w14:val="none"/>
                            </w:rPr>
                          </w:pPr>
                          <w:r>
                            <w:rPr>
                              <w:rFonts w:eastAsia="Arial" w:cs="Arial"/>
                              <w:color w:val="384692"/>
                              <w:sz w:val="48"/>
                              <w:szCs w:val="48"/>
                            </w:rPr>
                            <w:t>Transform</w:t>
                          </w:r>
                        </w:p>
                      </w:txbxContent>
                    </v:textbox>
                  </v:roundrect>
                  <v:roundrect id="Rechthoek: afgeronde hoeken 142" o:spid="_x0000_s1151" style="position:absolute;left:92328;top:47647;width:21015;height:50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" fillcolor="#dcc3a3 [2168]" strokecolor="#cba675 [3208]" strokeweight=".5pt">
                    <v:fill color2="#d5b68f [2616]" rotate="t" colors="0 #e4d1bc;.5 #dec8af;1 #dcc1a1" focus="100%" type="gradient">
                      <o:fill v:ext="view" type="gradientUnscaled"/>
                    </v:fill>
                    <v:stroke joinstyle="miter"/>
                    <v:textbox style="mso-fit-shape-to-text:t" inset=".99217mm,.99217mm,.99217mm,.99217mm">
                      <w:txbxContent>
                        <w:p w14:paraId="78072CEB" w14:textId="77777777" w:rsidR="00BA272F" w:rsidRDefault="00BA272F" w:rsidP="00BA272F">
                          <w:pPr>
                            <w:overflowPunct w:val="0"/>
                            <w:jc w:val="center"/>
                            <w:textAlignment w:val="baseline"/>
                            <w:rPr>
                              <w:rFonts w:eastAsia="Arial" w:cs="Arial"/>
                              <w:color w:val="384692"/>
                              <w:kern w:val="0"/>
                              <w:sz w:val="48"/>
                              <w:szCs w:val="48"/>
                              <w14:ligatures w14:val="none"/>
                            </w:rPr>
                          </w:pPr>
                          <w:r>
                            <w:rPr>
                              <w:rFonts w:eastAsia="Arial" w:cs="Arial"/>
                              <w:color w:val="384692"/>
                              <w:sz w:val="48"/>
                              <w:szCs w:val="48"/>
                            </w:rPr>
                            <w:t>Transform</w:t>
                          </w:r>
                        </w:p>
                      </w:txbxContent>
                    </v:textbox>
                  </v:roundrect>
                  <v:shape id="Graphic 129" o:spid="_x0000_s1152" type="#_x0000_t75" style="position:absolute;left:64590;top:72603;width:6199;height:6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">
                    <v:imagedata r:id="rId33" o:title=""/>
                  </v:shape>
                  <v:shape id="Graphic 123" o:spid="_x0000_s1153" type="#_x0000_t75" style="position:absolute;left:60874;top:75006;width:6306;height:6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">
                    <v:imagedata r:id="rId30" o:title=""/>
                  </v:shape>
                  <v:shape id="Graphic 129" o:spid="_x0000_s1154" type="#_x0000_t75" style="position:absolute;left:52761;top:72603;width:6199;height:6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">
                    <v:imagedata r:id="rId33" o:title=""/>
                  </v:shape>
                  <v:shape id="Graphic 123" o:spid="_x0000_s1155" type="#_x0000_t75" style="position:absolute;left:49045;top:75006;width:6306;height:6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">
                    <v:imagedata r:id="rId30" o:title=""/>
                  </v:shape>
                </v:group>
              </w:pict>
            </mc:Fallback>
          </mc:AlternateContent>
        </w:r>
      </w:del>
    </w:p>
    <w:p w14:paraId="5809DE56" w14:textId="6074EF44" w:rsidR="00D21171" w:rsidRPr="00BF5845" w:rsidRDefault="00D21171" w:rsidP="00D21171">
      <w:pPr>
        <w:pStyle w:val="Bijschrift"/>
      </w:pPr>
      <w:r w:rsidRPr="00BF5845">
        <w:t xml:space="preserve">Figuur </w:t>
      </w:r>
      <w:r w:rsidR="00EA14BD">
        <w:fldChar w:fldCharType="begin"/>
      </w:r>
      <w:r w:rsidR="00EA14BD">
        <w:instrText xml:space="preserve"> SEQ Figuur \* ARABIC </w:instrText>
      </w:r>
      <w:r w:rsidR="00EA14BD">
        <w:fldChar w:fldCharType="separate"/>
      </w:r>
      <w:r w:rsidR="003A6600">
        <w:rPr>
          <w:noProof/>
        </w:rPr>
        <w:t>3</w:t>
      </w:r>
      <w:r w:rsidR="00EA14BD">
        <w:rPr>
          <w:noProof/>
        </w:rPr>
        <w:fldChar w:fldCharType="end"/>
      </w:r>
      <w:r w:rsidRPr="00BF5845">
        <w:t>: hoog over doelarchitectuur</w:t>
      </w:r>
      <w:r w:rsidR="00795F03" w:rsidRPr="00BF5845">
        <w:t xml:space="preserve"> en projectscope</w:t>
      </w:r>
    </w:p>
    <w:p w14:paraId="0C3ECB47" w14:textId="04266C06" w:rsidR="00F8340A" w:rsidRDefault="00F8340A" w:rsidP="00F8340A">
      <w:pPr>
        <w:rPr>
          <w:ins w:id="1283" w:author="Peter Jansen" w:date="2026-03-03T09:51:00Z" w16du:dateUtc="2026-03-03T08:51:00Z"/>
        </w:rPr>
      </w:pPr>
      <w:r w:rsidRPr="00BF5845">
        <w:t>In de bovenstaande afbeelding is te zien dat de ingestie- en transformatie</w:t>
      </w:r>
      <w:r w:rsidR="00F20D94" w:rsidRPr="00BF5845">
        <w:t xml:space="preserve">modules passen binnen de scope van het project. </w:t>
      </w:r>
      <w:commentRangeStart w:id="1284"/>
      <w:commentRangeStart w:id="1285"/>
      <w:r w:rsidR="00F20D94" w:rsidRPr="00BF5845">
        <w:t>De ontvangst</w:t>
      </w:r>
      <w:ins w:id="1286" w:author="Peter Jansen" w:date="2026-03-03T08:59:00Z" w16du:dateUtc="2026-03-03T07:59:00Z">
        <w:r w:rsidR="005373CD">
          <w:t>integraties</w:t>
        </w:r>
        <w:r w:rsidR="00FA4AF6">
          <w:t xml:space="preserve"> met de </w:t>
        </w:r>
      </w:ins>
      <w:ins w:id="1287" w:author="Peter Jansen" w:date="2026-03-03T09:00:00Z" w16du:dateUtc="2026-03-03T08:00:00Z">
        <w:r w:rsidR="00FA4AF6">
          <w:t>aanleverende partijen</w:t>
        </w:r>
      </w:ins>
      <w:del w:id="1288" w:author="Peter Jansen" w:date="2026-03-03T08:59:00Z" w16du:dateUtc="2026-03-03T07:59:00Z">
        <w:r w:rsidR="00883A0B" w:rsidRPr="00BF5845" w:rsidDel="005373CD">
          <w:delText>-</w:delText>
        </w:r>
      </w:del>
      <w:r w:rsidR="00883A0B" w:rsidRPr="00BF5845">
        <w:t xml:space="preserve"> en </w:t>
      </w:r>
      <w:ins w:id="1289" w:author="Peter Jansen" w:date="2026-03-03T09:00:00Z" w16du:dateUtc="2026-03-03T08:00:00Z">
        <w:r w:rsidR="00FA4AF6">
          <w:lastRenderedPageBreak/>
          <w:t xml:space="preserve">de </w:t>
        </w:r>
      </w:ins>
      <w:r w:rsidR="00883A0B" w:rsidRPr="00BF5845">
        <w:t>ontsluiting</w:t>
      </w:r>
      <w:del w:id="1290" w:author="Peter Jansen" w:date="2026-03-03T08:59:00Z" w16du:dateUtc="2026-03-03T07:59:00Z">
        <w:r w:rsidR="00883A0B" w:rsidRPr="00BF5845" w:rsidDel="005373CD">
          <w:delText>smodules</w:delText>
        </w:r>
      </w:del>
      <w:ins w:id="1291" w:author="Peter Jansen" w:date="2026-03-03T08:59:00Z" w16du:dateUtc="2026-03-03T07:59:00Z">
        <w:r w:rsidR="003A0177">
          <w:t xml:space="preserve"> (serve)</w:t>
        </w:r>
      </w:ins>
      <w:ins w:id="1292" w:author="Peter Jansen" w:date="2026-03-03T08:57:00Z" w16du:dateUtc="2026-03-03T07:57:00Z">
        <w:r w:rsidR="001F0FD4">
          <w:t xml:space="preserve"> van de goud</w:t>
        </w:r>
        <w:r w:rsidR="005B753A">
          <w:t xml:space="preserve"> zone</w:t>
        </w:r>
      </w:ins>
      <w:r w:rsidR="00883A0B" w:rsidRPr="00BF5845">
        <w:t xml:space="preserve"> </w:t>
      </w:r>
      <w:del w:id="1293" w:author="Peter Jansen" w:date="2026-03-03T08:57:00Z" w16du:dateUtc="2026-03-03T07:57:00Z">
        <w:r w:rsidR="00883A0B" w:rsidRPr="00BF5845" w:rsidDel="005B753A">
          <w:delText xml:space="preserve">zouden </w:delText>
        </w:r>
      </w:del>
      <w:ins w:id="1294" w:author="Peter Jansen" w:date="2026-03-03T08:57:00Z" w16du:dateUtc="2026-03-03T07:57:00Z">
        <w:r w:rsidR="005B753A">
          <w:t>vallen</w:t>
        </w:r>
        <w:r w:rsidR="005B753A" w:rsidRPr="00BF5845">
          <w:t xml:space="preserve"> </w:t>
        </w:r>
      </w:ins>
      <w:r w:rsidR="0092470B" w:rsidRPr="00BF5845">
        <w:t>buiten scope</w:t>
      </w:r>
      <w:r w:rsidR="00EB19AE" w:rsidRPr="00BF5845">
        <w:t xml:space="preserve"> </w:t>
      </w:r>
      <w:r w:rsidR="0092470B" w:rsidRPr="00BF5845">
        <w:t>van</w:t>
      </w:r>
      <w:r w:rsidR="00EB19AE" w:rsidRPr="00BF5845">
        <w:t xml:space="preserve"> het project</w:t>
      </w:r>
      <w:del w:id="1295" w:author="Peter Jansen" w:date="2026-03-03T08:57:00Z" w16du:dateUtc="2026-03-03T07:57:00Z">
        <w:r w:rsidR="00EB19AE" w:rsidRPr="00BF5845" w:rsidDel="005B753A">
          <w:delText xml:space="preserve"> vallen</w:delText>
        </w:r>
        <w:commentRangeEnd w:id="1284"/>
        <w:r w:rsidR="00244B85" w:rsidDel="005B753A">
          <w:rPr>
            <w:rStyle w:val="Verwijzingopmerking"/>
            <w:sz w:val="22"/>
            <w:szCs w:val="20"/>
          </w:rPr>
          <w:commentReference w:id="1284"/>
        </w:r>
        <w:commentRangeEnd w:id="1285"/>
        <w:r w:rsidDel="005B753A">
          <w:rPr>
            <w:rStyle w:val="Verwijzingopmerking"/>
            <w:sz w:val="22"/>
            <w:szCs w:val="20"/>
          </w:rPr>
          <w:commentReference w:id="1285"/>
        </w:r>
      </w:del>
      <w:ins w:id="1296" w:author="Peter Jansen" w:date="2026-03-03T08:58:00Z" w16du:dateUtc="2026-03-03T07:58:00Z">
        <w:r w:rsidR="00D93D19">
          <w:t>.</w:t>
        </w:r>
      </w:ins>
      <w:ins w:id="1297" w:author="Peter Jansen" w:date="2026-02-17T15:47:00Z" w16du:dateUtc="2026-02-17T14:47:00Z">
        <w:r w:rsidR="002B6820">
          <w:t xml:space="preserve"> </w:t>
        </w:r>
      </w:ins>
      <w:ins w:id="1298" w:author="Peter Jansen" w:date="2026-03-03T08:58:00Z" w16du:dateUtc="2026-03-03T07:58:00Z">
        <w:r w:rsidR="003A0177">
          <w:t>Theor</w:t>
        </w:r>
      </w:ins>
      <w:ins w:id="1299" w:author="Peter Jansen" w:date="2026-03-03T08:59:00Z" w16du:dateUtc="2026-03-03T07:59:00Z">
        <w:r w:rsidR="003A0177">
          <w:t>etisch gez</w:t>
        </w:r>
      </w:ins>
      <w:ins w:id="1300" w:author="Peter Jansen" w:date="2026-03-03T09:00:00Z" w16du:dateUtc="2026-03-03T08:00:00Z">
        <w:r w:rsidR="00FA4AF6">
          <w:t>i</w:t>
        </w:r>
      </w:ins>
      <w:ins w:id="1301" w:author="Peter Jansen" w:date="2026-03-03T08:59:00Z" w16du:dateUtc="2026-03-03T07:59:00Z">
        <w:r w:rsidR="003A0177">
          <w:t>e</w:t>
        </w:r>
      </w:ins>
      <w:ins w:id="1302" w:author="Peter Jansen" w:date="2026-03-03T09:00:00Z" w16du:dateUtc="2026-03-03T08:00:00Z">
        <w:r w:rsidR="00FA4AF6">
          <w:t xml:space="preserve">n </w:t>
        </w:r>
      </w:ins>
      <w:ins w:id="1303" w:author="Peter Jansen" w:date="2026-03-03T09:01:00Z" w16du:dateUtc="2026-03-03T08:01:00Z">
        <w:r w:rsidR="00D245F4">
          <w:t xml:space="preserve">vanuit de medaille architectuur, </w:t>
        </w:r>
      </w:ins>
      <w:ins w:id="1304" w:author="Peter Jansen" w:date="2026-03-03T09:00:00Z" w16du:dateUtc="2026-03-03T08:00:00Z">
        <w:r w:rsidR="00FA4AF6">
          <w:t>zou ontsluiting vanuit elke laag kunnen plaatsvinden</w:t>
        </w:r>
        <w:r w:rsidR="00D245F4">
          <w:t xml:space="preserve"> afhankelijk van de (kwaliteits</w:t>
        </w:r>
      </w:ins>
      <w:ins w:id="1305" w:author="Peter Jansen" w:date="2026-03-03T09:01:00Z" w16du:dateUtc="2026-03-03T08:01:00Z">
        <w:r w:rsidR="00D245F4">
          <w:t>-</w:t>
        </w:r>
      </w:ins>
      <w:ins w:id="1306" w:author="Peter Jansen" w:date="2026-03-03T09:00:00Z" w16du:dateUtc="2026-03-03T08:00:00Z">
        <w:r w:rsidR="00D245F4">
          <w:t>)behoefte van de afnemer</w:t>
        </w:r>
      </w:ins>
      <w:r w:rsidR="00EB19AE" w:rsidRPr="00BF5845">
        <w:t>.</w:t>
      </w:r>
      <w:r w:rsidR="0092470B" w:rsidRPr="00BF5845">
        <w:t xml:space="preserve"> Doordat de modules een duidelijke demarcatie hebben voor wat betreft </w:t>
      </w:r>
      <w:r w:rsidR="00246981" w:rsidRPr="00BF5845">
        <w:t xml:space="preserve">functionaliteit en ontkoppelpunten zouden deze in een eventueel vervolg, zou DHD dit </w:t>
      </w:r>
      <w:r w:rsidR="00A92C48" w:rsidRPr="00BF5845">
        <w:t>wensen</w:t>
      </w:r>
      <w:r w:rsidR="00246981" w:rsidRPr="00BF5845">
        <w:t xml:space="preserve">, </w:t>
      </w:r>
      <w:r w:rsidR="00C36CE8" w:rsidRPr="00BF5845">
        <w:t>verder onderzocht kunnen worden.</w:t>
      </w:r>
    </w:p>
    <w:p w14:paraId="32CBE0AA" w14:textId="77777777" w:rsidR="00525EE2" w:rsidRDefault="00525EE2" w:rsidP="00F8340A">
      <w:pPr>
        <w:rPr>
          <w:ins w:id="1307" w:author="Peter Jansen" w:date="2026-03-03T09:51:00Z" w16du:dateUtc="2026-03-03T08:51:00Z"/>
        </w:rPr>
      </w:pPr>
    </w:p>
    <w:p w14:paraId="45EF3538" w14:textId="5F8278FB" w:rsidR="007F1289" w:rsidRDefault="007F1289">
      <w:pPr>
        <w:rPr>
          <w:ins w:id="1308" w:author="Peter Jansen" w:date="2026-03-03T09:53:00Z" w16du:dateUtc="2026-03-03T08:53:00Z"/>
          <w:kern w:val="0"/>
          <w:szCs w:val="22"/>
          <w14:ligatures w14:val="none"/>
        </w:rPr>
      </w:pPr>
      <w:ins w:id="1309" w:author="Peter Jansen" w:date="2026-03-03T09:53:00Z" w16du:dateUtc="2026-03-03T08:53:00Z">
        <w:r>
          <w:t>In uitzonderlijke gevallen is het voor het ondersteunen van bestaande processen voorlopig nog toegestaan om data in de zilver</w:t>
        </w:r>
      </w:ins>
      <w:ins w:id="1310" w:author="Peter Jansen" w:date="2026-03-03T09:54:00Z" w16du:dateUtc="2026-03-03T08:54:00Z">
        <w:r w:rsidR="00064342">
          <w:t xml:space="preserve"> zone </w:t>
        </w:r>
      </w:ins>
      <w:ins w:id="1311" w:author="Peter Jansen" w:date="2026-03-03T09:53:00Z" w16du:dateUtc="2026-03-03T08:53:00Z">
        <w:r>
          <w:t xml:space="preserve">te bewerken via het </w:t>
        </w:r>
        <w:commentRangeStart w:id="1312"/>
        <w:proofErr w:type="spellStart"/>
        <w:r>
          <w:t>webportaal</w:t>
        </w:r>
        <w:proofErr w:type="spellEnd"/>
        <w:r>
          <w:t xml:space="preserve">. </w:t>
        </w:r>
      </w:ins>
      <w:commentRangeEnd w:id="1312"/>
      <w:r w:rsidR="00B42A2A">
        <w:rPr>
          <w:rStyle w:val="Verwijzingopmerking"/>
          <w:sz w:val="22"/>
          <w:szCs w:val="20"/>
        </w:rPr>
        <w:commentReference w:id="1312"/>
      </w:r>
      <w:ins w:id="1313" w:author="Peter Jansen" w:date="2026-03-03T09:53:00Z" w16du:dateUtc="2026-03-03T08:53:00Z">
        <w:r>
          <w:t>Deze tijdelijke maatregel zorgt ervoor dat lopende trajecten niet worden onderbroken en gebruikers vertrouwd kunnen blijven werken met bestaande tools. Dit is beschreven en vastgelegd in ADR-0006, waarin de randvoorwaarden en het beoogde uitfaseringstraject worden toegelicht. Het is nadrukkelijk de bedoeling dat deze uitzondering wordt opgeheven zodra de nieuwe ETL-architectuur volledig operationeel is en alle functionaliteit via de standaard pipeline beschikbaar is.</w:t>
        </w:r>
      </w:ins>
    </w:p>
    <w:p w14:paraId="45BC7956" w14:textId="77777777" w:rsidR="008F5E6A" w:rsidRDefault="008F5E6A" w:rsidP="00F8340A">
      <w:pPr>
        <w:rPr>
          <w:ins w:id="1314" w:author="Peter Jansen" w:date="2026-02-24T13:35:00Z" w16du:dateUtc="2026-02-24T12:35:00Z"/>
        </w:rPr>
      </w:pPr>
    </w:p>
    <w:p w14:paraId="03C17618" w14:textId="77777777" w:rsidR="008F5E6A" w:rsidRDefault="008F5E6A" w:rsidP="008F5E6A">
      <w:pPr>
        <w:pStyle w:val="Kop2"/>
        <w:rPr>
          <w:ins w:id="1315" w:author="Peter Jansen" w:date="2026-02-24T13:35:00Z" w16du:dateUtc="2026-02-24T12:35:00Z"/>
        </w:rPr>
      </w:pPr>
      <w:bookmarkStart w:id="1316" w:name="_Toc225262599"/>
      <w:ins w:id="1317" w:author="Peter Jansen" w:date="2026-02-24T13:35:00Z" w16du:dateUtc="2026-02-24T12:35:00Z">
        <w:r>
          <w:t>Technische invulling orkestratie</w:t>
        </w:r>
        <w:bookmarkEnd w:id="1316"/>
      </w:ins>
    </w:p>
    <w:p w14:paraId="2FDC32B3" w14:textId="77777777" w:rsidR="008F5E6A" w:rsidRDefault="008F5E6A" w:rsidP="008F5E6A">
      <w:pPr>
        <w:rPr>
          <w:ins w:id="1318" w:author="Peter Jansen" w:date="2026-02-24T13:35:00Z" w16du:dateUtc="2026-02-24T12:35:00Z"/>
        </w:rPr>
      </w:pPr>
      <w:ins w:id="1319" w:author="Peter Jansen" w:date="2026-02-24T13:35:00Z" w16du:dateUtc="2026-02-24T12:35:00Z">
        <w:r>
          <w:t xml:space="preserve">Dagster wordt gebruikt als product voor de orkestratie binnen de ETL-straat. De keuze voor Dagster als </w:t>
        </w:r>
        <w:proofErr w:type="spellStart"/>
        <w:r>
          <w:t>orkestratielaag</w:t>
        </w:r>
        <w:proofErr w:type="spellEnd"/>
        <w:r>
          <w:t xml:space="preserve"> is gebaseerd op de sterke aansluiting op de eisen voor een toekomstbestendige en schaalbare ETL</w:t>
        </w:r>
        <w:r>
          <w:rPr>
            <w:rFonts w:ascii="Cambria Math" w:hAnsi="Cambria Math" w:cs="Cambria Math"/>
          </w:rPr>
          <w:t>‑</w:t>
        </w:r>
        <w:r>
          <w:t>straat. Dagster biedt een moderne, modulaire aanpak van data</w:t>
        </w:r>
        <w:r>
          <w:rPr>
            <w:rFonts w:ascii="Cambria Math" w:hAnsi="Cambria Math" w:cs="Cambria Math"/>
          </w:rPr>
          <w:t>‑</w:t>
        </w:r>
        <w:r>
          <w:t xml:space="preserve">orkestratie met een duidelijke scheiding tussen configuratie, uitvoering en code. Dit verbetert </w:t>
        </w:r>
        <w:proofErr w:type="spellStart"/>
        <w:r>
          <w:t>onderhoudbaarheid</w:t>
        </w:r>
        <w:proofErr w:type="spellEnd"/>
        <w:r>
          <w:t xml:space="preserve">, traceerbaarheid en </w:t>
        </w:r>
        <w:proofErr w:type="spellStart"/>
        <w:r>
          <w:t>governance</w:t>
        </w:r>
        <w:proofErr w:type="spellEnd"/>
        <w:r>
          <w:t>.</w:t>
        </w:r>
      </w:ins>
    </w:p>
    <w:p w14:paraId="2D91D329" w14:textId="77777777" w:rsidR="008F5E6A" w:rsidRDefault="008F5E6A" w:rsidP="008F5E6A">
      <w:pPr>
        <w:rPr>
          <w:ins w:id="1320" w:author="Peter Jansen" w:date="2026-02-24T13:35:00Z" w16du:dateUtc="2026-02-24T12:35:00Z"/>
        </w:rPr>
      </w:pPr>
    </w:p>
    <w:p w14:paraId="4E5E8AB9" w14:textId="77777777" w:rsidR="008F5E6A" w:rsidRDefault="008F5E6A" w:rsidP="008F5E6A">
      <w:pPr>
        <w:rPr>
          <w:ins w:id="1321" w:author="Peter Jansen" w:date="2026-02-24T13:35:00Z" w16du:dateUtc="2026-02-24T12:35:00Z"/>
        </w:rPr>
      </w:pPr>
      <w:ins w:id="1322" w:author="Peter Jansen" w:date="2026-02-24T13:35:00Z" w16du:dateUtc="2026-02-24T12:35:00Z">
        <w:r>
          <w:t>Daarnaast ondersteunt Dagster metadata</w:t>
        </w:r>
        <w:r>
          <w:rPr>
            <w:rFonts w:ascii="Cambria Math" w:hAnsi="Cambria Math" w:cs="Cambria Math"/>
          </w:rPr>
          <w:t>‑</w:t>
        </w:r>
        <w:r>
          <w:t>gedreven werken, waardoor wijzigingen in validatieregels of transformaties zonder ingrijpende codeaanpassingen kunnen worden doorgevoerd. Het platform beschikt over ge</w:t>
        </w:r>
        <w:r>
          <w:rPr>
            <w:rFonts w:cs="Arial"/>
          </w:rPr>
          <w:t>ï</w:t>
        </w:r>
        <w:r>
          <w:t xml:space="preserve">ntegreerde monitoring, foutafhandeling en </w:t>
        </w:r>
        <w:proofErr w:type="spellStart"/>
        <w:r>
          <w:t>observability</w:t>
        </w:r>
        <w:proofErr w:type="spellEnd"/>
        <w:r>
          <w:t>, wat operationele stabiliteit bevordert.</w:t>
        </w:r>
      </w:ins>
    </w:p>
    <w:p w14:paraId="1BFCAD98" w14:textId="77777777" w:rsidR="008F5E6A" w:rsidRDefault="008F5E6A" w:rsidP="008F5E6A">
      <w:pPr>
        <w:rPr>
          <w:ins w:id="1323" w:author="Peter Jansen" w:date="2026-02-24T13:35:00Z" w16du:dateUtc="2026-02-24T12:35:00Z"/>
        </w:rPr>
      </w:pPr>
    </w:p>
    <w:p w14:paraId="479C5BDD" w14:textId="77777777" w:rsidR="008F5E6A" w:rsidRPr="009F6730" w:rsidRDefault="008F5E6A" w:rsidP="008F5E6A">
      <w:pPr>
        <w:rPr>
          <w:ins w:id="1324" w:author="Peter Jansen" w:date="2026-02-24T13:35:00Z" w16du:dateUtc="2026-02-24T12:35:00Z"/>
        </w:rPr>
      </w:pPr>
      <w:ins w:id="1325" w:author="Peter Jansen" w:date="2026-02-24T13:35:00Z" w16du:dateUtc="2026-02-24T12:35:00Z">
        <w:r>
          <w:t xml:space="preserve">Dankzij de goede integratie met </w:t>
        </w:r>
        <w:proofErr w:type="spellStart"/>
        <w:r>
          <w:t>cloud</w:t>
        </w:r>
        <w:proofErr w:type="spellEnd"/>
        <w:r>
          <w:rPr>
            <w:rFonts w:ascii="Cambria Math" w:hAnsi="Cambria Math" w:cs="Cambria Math"/>
          </w:rPr>
          <w:t>‑</w:t>
        </w:r>
        <w:r>
          <w:t xml:space="preserve"> en containerplatformen zoals </w:t>
        </w:r>
        <w:proofErr w:type="spellStart"/>
        <w:r>
          <w:t>Kubernetes</w:t>
        </w:r>
        <w:proofErr w:type="spellEnd"/>
        <w:r>
          <w:t xml:space="preserve"> kan de </w:t>
        </w:r>
        <w:proofErr w:type="spellStart"/>
        <w:r>
          <w:t>orkestratielaag</w:t>
        </w:r>
        <w:proofErr w:type="spellEnd"/>
        <w:r>
          <w:t xml:space="preserve"> effici</w:t>
        </w:r>
        <w:r>
          <w:rPr>
            <w:rFonts w:cs="Arial"/>
          </w:rPr>
          <w:t>ë</w:t>
        </w:r>
        <w:r>
          <w:t>nt opschalen en aansluiten op de OTAP</w:t>
        </w:r>
        <w:r>
          <w:rPr>
            <w:rFonts w:ascii="Cambria Math" w:hAnsi="Cambria Math" w:cs="Cambria Math"/>
          </w:rPr>
          <w:t>‑</w:t>
        </w:r>
        <w:r>
          <w:t xml:space="preserve">straat. Hierdoor vormt Dagster een </w:t>
        </w:r>
        <w:proofErr w:type="spellStart"/>
        <w:r>
          <w:t>toekomstvaste</w:t>
        </w:r>
        <w:proofErr w:type="spellEnd"/>
        <w:r>
          <w:t xml:space="preserve"> en uitbreidbare keuze voor deze architectuur.</w:t>
        </w:r>
      </w:ins>
    </w:p>
    <w:p w14:paraId="7FFDA9EF" w14:textId="77777777" w:rsidR="008F5E6A" w:rsidRDefault="008F5E6A" w:rsidP="00F8340A">
      <w:pPr>
        <w:rPr>
          <w:ins w:id="1326" w:author="Peter Jansen" w:date="2026-03-05T15:29:00Z" w16du:dateUtc="2026-03-05T14:29:00Z"/>
        </w:rPr>
      </w:pPr>
    </w:p>
    <w:p w14:paraId="68935039" w14:textId="77777777" w:rsidR="00716225" w:rsidRDefault="00716225">
      <w:pPr>
        <w:pStyle w:val="Kop2"/>
        <w:rPr>
          <w:ins w:id="1327" w:author="Peter Jansen" w:date="2026-03-05T15:31:00Z" w16du:dateUtc="2026-03-05T14:31:00Z"/>
          <w:kern w:val="0"/>
          <w:szCs w:val="22"/>
          <w14:ligatures w14:val="none"/>
        </w:rPr>
        <w:pPrChange w:id="1328" w:author="Peter Jansen" w:date="2026-03-05T15:32:00Z" w16du:dateUtc="2026-03-05T14:32:00Z">
          <w:pPr/>
        </w:pPrChange>
      </w:pPr>
      <w:bookmarkStart w:id="1329" w:name="_Toc225262600"/>
      <w:ins w:id="1330" w:author="Peter Jansen" w:date="2026-03-05T15:31:00Z" w16du:dateUtc="2026-03-05T14:31:00Z">
        <w:r>
          <w:t>Technische invulling storage laag</w:t>
        </w:r>
        <w:bookmarkEnd w:id="1329"/>
      </w:ins>
    </w:p>
    <w:p w14:paraId="22008A96" w14:textId="7DFFB8F5" w:rsidR="00EF1AC0" w:rsidRDefault="00EF1AC0" w:rsidP="00EF1AC0">
      <w:pPr>
        <w:rPr>
          <w:ins w:id="1331" w:author="Peter Jansen" w:date="2026-03-05T15:33:00Z" w16du:dateUtc="2026-03-05T14:33:00Z"/>
        </w:rPr>
      </w:pPr>
      <w:ins w:id="1332" w:author="Peter Jansen" w:date="2026-03-05T15:33:00Z" w16du:dateUtc="2026-03-05T14:33:00Z">
        <w:r>
          <w:t xml:space="preserve">Voor de storage laag is gekozen voor een combinatie van </w:t>
        </w:r>
        <w:proofErr w:type="spellStart"/>
        <w:r>
          <w:t>Azure</w:t>
        </w:r>
        <w:proofErr w:type="spellEnd"/>
        <w:r>
          <w:t xml:space="preserve"> SQL </w:t>
        </w:r>
        <w:proofErr w:type="spellStart"/>
        <w:r>
          <w:t>Managed</w:t>
        </w:r>
        <w:proofErr w:type="spellEnd"/>
        <w:r>
          <w:t xml:space="preserve"> </w:t>
        </w:r>
        <w:proofErr w:type="spellStart"/>
        <w:r>
          <w:t>Instances</w:t>
        </w:r>
        <w:proofErr w:type="spellEnd"/>
        <w:r>
          <w:t xml:space="preserve"> en </w:t>
        </w:r>
        <w:proofErr w:type="spellStart"/>
        <w:r>
          <w:t>Azure</w:t>
        </w:r>
        <w:proofErr w:type="spellEnd"/>
        <w:r>
          <w:t xml:space="preserve"> </w:t>
        </w:r>
      </w:ins>
      <w:proofErr w:type="spellStart"/>
      <w:ins w:id="1333" w:author="Peter Jansen" w:date="2026-03-05T15:35:00Z" w16du:dateUtc="2026-03-05T14:35:00Z">
        <w:r w:rsidR="00D22282">
          <w:t>Blob</w:t>
        </w:r>
        <w:proofErr w:type="spellEnd"/>
        <w:r w:rsidR="00D22282">
          <w:t xml:space="preserve"> Storage</w:t>
        </w:r>
      </w:ins>
      <w:ins w:id="1334" w:author="Peter Jansen" w:date="2026-03-05T15:33:00Z" w16du:dateUtc="2026-03-05T14:33:00Z">
        <w:r>
          <w:t xml:space="preserve">. </w:t>
        </w:r>
        <w:proofErr w:type="spellStart"/>
        <w:r>
          <w:t>Azure</w:t>
        </w:r>
        <w:proofErr w:type="spellEnd"/>
        <w:r>
          <w:t xml:space="preserve"> SQL </w:t>
        </w:r>
        <w:proofErr w:type="spellStart"/>
        <w:r>
          <w:t>Managed</w:t>
        </w:r>
        <w:proofErr w:type="spellEnd"/>
        <w:r>
          <w:t xml:space="preserve"> </w:t>
        </w:r>
        <w:proofErr w:type="spellStart"/>
        <w:r>
          <w:t>Instance</w:t>
        </w:r>
        <w:proofErr w:type="spellEnd"/>
        <w:r>
          <w:t xml:space="preserve"> wordt gebruikt voor het opslaan van gestructureerde data die direct beschikbaar moet zijn, bijvoorbeeld voor rapportages en operationele bevragingen. Voor het opslaan van grotere hoeveelheden ongestructureerde of </w:t>
        </w:r>
        <w:proofErr w:type="spellStart"/>
        <w:r>
          <w:t>semi-gestructureerde</w:t>
        </w:r>
        <w:proofErr w:type="spellEnd"/>
        <w:r>
          <w:t xml:space="preserve"> data, zoals bronbestanden en ETL-tussenresultaten, wordt </w:t>
        </w:r>
        <w:proofErr w:type="spellStart"/>
        <w:r>
          <w:t>Azure</w:t>
        </w:r>
        <w:proofErr w:type="spellEnd"/>
        <w:r>
          <w:t xml:space="preserve"> </w:t>
        </w:r>
        <w:proofErr w:type="spellStart"/>
        <w:r>
          <w:t>Blob</w:t>
        </w:r>
      </w:ins>
      <w:proofErr w:type="spellEnd"/>
      <w:ins w:id="1335" w:author="Peter Jansen" w:date="2026-03-05T15:35:00Z" w16du:dateUtc="2026-03-05T14:35:00Z">
        <w:r w:rsidR="009D4919">
          <w:t xml:space="preserve"> Storage</w:t>
        </w:r>
      </w:ins>
      <w:ins w:id="1336" w:author="Peter Jansen" w:date="2026-03-05T15:33:00Z" w16du:dateUtc="2026-03-05T14:33:00Z">
        <w:r>
          <w:t xml:space="preserve"> ingezet. </w:t>
        </w:r>
      </w:ins>
    </w:p>
    <w:p w14:paraId="1D90E7B5" w14:textId="77777777" w:rsidR="00EF1AC0" w:rsidRDefault="00EF1AC0" w:rsidP="00EF1AC0">
      <w:pPr>
        <w:rPr>
          <w:ins w:id="1337" w:author="Peter Jansen" w:date="2026-03-05T15:33:00Z" w16du:dateUtc="2026-03-05T14:33:00Z"/>
          <w:kern w:val="0"/>
          <w:szCs w:val="22"/>
          <w14:ligatures w14:val="none"/>
        </w:rPr>
      </w:pPr>
    </w:p>
    <w:p w14:paraId="09D16447" w14:textId="32FCE9C9" w:rsidR="00EF1AC0" w:rsidRDefault="00EF1AC0" w:rsidP="00EF1AC0">
      <w:pPr>
        <w:rPr>
          <w:ins w:id="1338" w:author="Peter Jansen" w:date="2026-03-05T15:33:00Z" w16du:dateUtc="2026-03-05T14:33:00Z"/>
        </w:rPr>
      </w:pPr>
      <w:ins w:id="1339" w:author="Peter Jansen" w:date="2026-03-05T15:33:00Z" w16du:dateUtc="2026-03-05T14:33:00Z">
        <w:r>
          <w:t xml:space="preserve">Binnen </w:t>
        </w:r>
      </w:ins>
      <w:proofErr w:type="spellStart"/>
      <w:ins w:id="1340" w:author="Peter Jansen" w:date="2026-03-05T15:35:00Z" w16du:dateUtc="2026-03-05T14:35:00Z">
        <w:r w:rsidR="00D22282">
          <w:t>B</w:t>
        </w:r>
      </w:ins>
      <w:ins w:id="1341" w:author="Peter Jansen" w:date="2026-03-05T15:33:00Z" w16du:dateUtc="2026-03-05T14:33:00Z">
        <w:r>
          <w:t>lob</w:t>
        </w:r>
        <w:proofErr w:type="spellEnd"/>
        <w:r>
          <w:t xml:space="preserve"> </w:t>
        </w:r>
      </w:ins>
      <w:ins w:id="1342" w:author="Peter Jansen" w:date="2026-03-05T15:35:00Z" w16du:dateUtc="2026-03-05T14:35:00Z">
        <w:r w:rsidR="00D22282">
          <w:t>S</w:t>
        </w:r>
      </w:ins>
      <w:ins w:id="1343" w:author="Peter Jansen" w:date="2026-03-05T15:33:00Z" w16du:dateUtc="2026-03-05T14:33:00Z">
        <w:r>
          <w:t xml:space="preserve">torage wordt gebruikgemaakt van het </w:t>
        </w:r>
        <w:proofErr w:type="spellStart"/>
        <w:r>
          <w:t>Parquet</w:t>
        </w:r>
        <w:proofErr w:type="spellEnd"/>
        <w:r>
          <w:t xml:space="preserve">-formaat. </w:t>
        </w:r>
        <w:proofErr w:type="spellStart"/>
        <w:r>
          <w:t>Parquet</w:t>
        </w:r>
        <w:proofErr w:type="spellEnd"/>
        <w:r>
          <w:t xml:space="preserve"> is een kolom-gebaseerd bestandsformaat dat geschikt is voor analytische doeleinden vanwege de compressiemogelijkheden en prestaties bij grote datasets. Door deze combinatie kunnen zowel </w:t>
        </w:r>
        <w:proofErr w:type="spellStart"/>
        <w:r>
          <w:t>transactionele</w:t>
        </w:r>
        <w:proofErr w:type="spellEnd"/>
        <w:r>
          <w:t xml:space="preserve"> als analytische databehoeften worden ondersteund binnen de gekozen architectuur op </w:t>
        </w:r>
        <w:proofErr w:type="spellStart"/>
        <w:r>
          <w:t>Azure</w:t>
        </w:r>
        <w:proofErr w:type="spellEnd"/>
        <w:r>
          <w:t xml:space="preserve">. </w:t>
        </w:r>
      </w:ins>
    </w:p>
    <w:p w14:paraId="256500EB" w14:textId="77777777" w:rsidR="009155AE" w:rsidRDefault="009155AE" w:rsidP="00F8340A">
      <w:pPr>
        <w:rPr>
          <w:ins w:id="1344" w:author="Peter Jansen" w:date="2026-02-24T13:33:00Z" w16du:dateUtc="2026-02-24T12:33:00Z"/>
        </w:rPr>
      </w:pPr>
    </w:p>
    <w:p w14:paraId="72389163" w14:textId="59797165" w:rsidR="009155AE" w:rsidRDefault="00CF20E5" w:rsidP="00CF20E5">
      <w:pPr>
        <w:pStyle w:val="Kop2"/>
        <w:rPr>
          <w:ins w:id="1345" w:author="Peter Jansen" w:date="2026-02-24T13:33:00Z" w16du:dateUtc="2026-02-24T12:33:00Z"/>
        </w:rPr>
      </w:pPr>
      <w:bookmarkStart w:id="1346" w:name="_Toc225262601"/>
      <w:ins w:id="1347" w:author="Peter Jansen" w:date="2026-02-24T13:33:00Z" w16du:dateUtc="2026-02-24T12:33:00Z">
        <w:r>
          <w:t>Technische invulling hosting infrastructuur</w:t>
        </w:r>
        <w:bookmarkEnd w:id="1346"/>
      </w:ins>
    </w:p>
    <w:p w14:paraId="512FE046" w14:textId="77777777" w:rsidR="00CF20E5" w:rsidRDefault="00CF20E5" w:rsidP="00CF20E5">
      <w:pPr>
        <w:rPr>
          <w:ins w:id="1348" w:author="Peter Jansen" w:date="2026-02-24T13:34:00Z" w16du:dateUtc="2026-02-24T12:34:00Z"/>
        </w:rPr>
      </w:pPr>
      <w:ins w:id="1349" w:author="Peter Jansen" w:date="2026-02-24T13:33:00Z" w16du:dateUtc="2026-02-24T12:33:00Z">
        <w:r>
          <w:t xml:space="preserve">De keuze voor </w:t>
        </w:r>
        <w:proofErr w:type="spellStart"/>
        <w:r>
          <w:t>Kubernetes</w:t>
        </w:r>
        <w:proofErr w:type="spellEnd"/>
        <w:r>
          <w:t xml:space="preserve"> (AKS) als container</w:t>
        </w:r>
        <w:r>
          <w:rPr>
            <w:rFonts w:ascii="Cambria Math" w:hAnsi="Cambria Math" w:cs="Cambria Math"/>
          </w:rPr>
          <w:t>‑</w:t>
        </w:r>
        <w:r>
          <w:t>orkestratieplatform voor het hosten van ETL</w:t>
        </w:r>
        <w:r>
          <w:rPr>
            <w:rFonts w:ascii="Cambria Math" w:hAnsi="Cambria Math" w:cs="Cambria Math"/>
          </w:rPr>
          <w:t>‑</w:t>
        </w:r>
        <w:proofErr w:type="spellStart"/>
        <w:r>
          <w:t>compute</w:t>
        </w:r>
        <w:proofErr w:type="spellEnd"/>
        <w:r>
          <w:t xml:space="preserve"> en ETL</w:t>
        </w:r>
        <w:r>
          <w:rPr>
            <w:rFonts w:ascii="Cambria Math" w:hAnsi="Cambria Math" w:cs="Cambria Math"/>
          </w:rPr>
          <w:t>‑</w:t>
        </w:r>
        <w:r>
          <w:t xml:space="preserve">orkestratie is gebaseerd op de behoefte aan een schaalbare, robuuste </w:t>
        </w:r>
        <w:r>
          <w:lastRenderedPageBreak/>
          <w:t xml:space="preserve">en gestandaardiseerde </w:t>
        </w:r>
        <w:proofErr w:type="spellStart"/>
        <w:r>
          <w:t>Azure</w:t>
        </w:r>
        <w:proofErr w:type="spellEnd"/>
        <w:r>
          <w:rPr>
            <w:rFonts w:ascii="Cambria Math" w:hAnsi="Cambria Math" w:cs="Cambria Math"/>
          </w:rPr>
          <w:t>‑</w:t>
        </w:r>
        <w:r>
          <w:t xml:space="preserve">omgeving. AKS biedt een beheerde </w:t>
        </w:r>
        <w:proofErr w:type="spellStart"/>
        <w:r>
          <w:t>Kubernetes</w:t>
        </w:r>
        <w:proofErr w:type="spellEnd"/>
        <w:r>
          <w:rPr>
            <w:rFonts w:ascii="Cambria Math" w:hAnsi="Cambria Math" w:cs="Cambria Math"/>
          </w:rPr>
          <w:t>‑</w:t>
        </w:r>
        <w:r>
          <w:t xml:space="preserve">infrastructuur waarmee </w:t>
        </w:r>
        <w:proofErr w:type="spellStart"/>
        <w:r>
          <w:t>workloads</w:t>
        </w:r>
        <w:proofErr w:type="spellEnd"/>
        <w:r>
          <w:t xml:space="preserve"> consistent kunnen worden uitgerold en dynamisch kunnen opschalen wanneer ETL</w:t>
        </w:r>
        <w:r>
          <w:rPr>
            <w:rFonts w:ascii="Cambria Math" w:hAnsi="Cambria Math" w:cs="Cambria Math"/>
          </w:rPr>
          <w:t>‑</w:t>
        </w:r>
        <w:r>
          <w:t>processen piekbelastingen kennen.</w:t>
        </w:r>
      </w:ins>
    </w:p>
    <w:p w14:paraId="65C50CB2" w14:textId="77777777" w:rsidR="00D71AAD" w:rsidRDefault="00D71AAD" w:rsidP="00CF20E5">
      <w:pPr>
        <w:rPr>
          <w:ins w:id="1350" w:author="Peter Jansen" w:date="2026-02-24T13:33:00Z" w16du:dateUtc="2026-02-24T12:33:00Z"/>
        </w:rPr>
      </w:pPr>
    </w:p>
    <w:p w14:paraId="34BBCE59" w14:textId="77777777" w:rsidR="00CF20E5" w:rsidRDefault="00CF20E5" w:rsidP="00CF20E5">
      <w:pPr>
        <w:rPr>
          <w:ins w:id="1351" w:author="Peter Jansen" w:date="2026-02-24T13:34:00Z" w16du:dateUtc="2026-02-24T12:34:00Z"/>
        </w:rPr>
      </w:pPr>
      <w:ins w:id="1352" w:author="Peter Jansen" w:date="2026-02-24T13:33:00Z" w16du:dateUtc="2026-02-24T12:33:00Z">
        <w:r>
          <w:t xml:space="preserve">AKS scheidt infrastructuur, containers en configuratie op een manier die flexibiliteit en beheerbaarheid vergroot. Dankzij de directe integratie met </w:t>
        </w:r>
        <w:proofErr w:type="spellStart"/>
        <w:r>
          <w:t>Azure</w:t>
        </w:r>
        <w:proofErr w:type="spellEnd"/>
        <w:r>
          <w:rPr>
            <w:rFonts w:ascii="Cambria Math" w:hAnsi="Cambria Math" w:cs="Cambria Math"/>
          </w:rPr>
          <w:t>‑</w:t>
        </w:r>
        <w:r>
          <w:t xml:space="preserve">diensten op het gebied van </w:t>
        </w:r>
        <w:proofErr w:type="spellStart"/>
        <w:r>
          <w:t>identity</w:t>
        </w:r>
        <w:proofErr w:type="spellEnd"/>
        <w:r>
          <w:t xml:space="preserve">, </w:t>
        </w:r>
        <w:proofErr w:type="spellStart"/>
        <w:r>
          <w:t>networking</w:t>
        </w:r>
        <w:proofErr w:type="spellEnd"/>
        <w:r>
          <w:t>, monitoring en security vormt AKS een natuurlijk fundament voor container</w:t>
        </w:r>
        <w:r>
          <w:rPr>
            <w:rFonts w:ascii="Cambria Math" w:hAnsi="Cambria Math" w:cs="Cambria Math"/>
          </w:rPr>
          <w:t>‑</w:t>
        </w:r>
        <w:r>
          <w:t>gebaseerde ETL</w:t>
        </w:r>
        <w:r>
          <w:rPr>
            <w:rFonts w:ascii="Cambria Math" w:hAnsi="Cambria Math" w:cs="Cambria Math"/>
          </w:rPr>
          <w:t>‑</w:t>
        </w:r>
        <w:r>
          <w:t>verwerking.</w:t>
        </w:r>
      </w:ins>
    </w:p>
    <w:p w14:paraId="17333408" w14:textId="77777777" w:rsidR="00D71AAD" w:rsidRDefault="00D71AAD" w:rsidP="00CF20E5">
      <w:pPr>
        <w:rPr>
          <w:ins w:id="1353" w:author="Peter Jansen" w:date="2026-02-24T13:33:00Z" w16du:dateUtc="2026-02-24T12:33:00Z"/>
        </w:rPr>
      </w:pPr>
    </w:p>
    <w:p w14:paraId="23E7FBE8" w14:textId="77777777" w:rsidR="00CF20E5" w:rsidRDefault="00CF20E5" w:rsidP="00CF20E5">
      <w:pPr>
        <w:rPr>
          <w:ins w:id="1354" w:author="Peter Jansen" w:date="2026-02-24T13:33:00Z" w16du:dateUtc="2026-02-24T12:33:00Z"/>
        </w:rPr>
      </w:pPr>
      <w:ins w:id="1355" w:author="Peter Jansen" w:date="2026-02-24T13:33:00Z" w16du:dateUtc="2026-02-24T12:33:00Z">
        <w:r>
          <w:t xml:space="preserve">Daarnaast is </w:t>
        </w:r>
        <w:proofErr w:type="spellStart"/>
        <w:r>
          <w:t>Azure</w:t>
        </w:r>
        <w:proofErr w:type="spellEnd"/>
        <w:r>
          <w:t xml:space="preserve"> Container </w:t>
        </w:r>
        <w:proofErr w:type="spellStart"/>
        <w:r>
          <w:t>Registry</w:t>
        </w:r>
        <w:proofErr w:type="spellEnd"/>
        <w:r>
          <w:t xml:space="preserve"> (ACR) de logische keuze voor het veilig opslaan en distribueren van container images binnen hetzelfde </w:t>
        </w:r>
        <w:proofErr w:type="spellStart"/>
        <w:r>
          <w:t>cloud</w:t>
        </w:r>
        <w:proofErr w:type="spellEnd"/>
        <w:r>
          <w:rPr>
            <w:rFonts w:ascii="Cambria Math" w:hAnsi="Cambria Math" w:cs="Cambria Math"/>
          </w:rPr>
          <w:t>‑</w:t>
        </w:r>
        <w:r>
          <w:t xml:space="preserve">ecosysteem. Dit versterkt </w:t>
        </w:r>
        <w:proofErr w:type="spellStart"/>
        <w:r>
          <w:t>governance</w:t>
        </w:r>
        <w:proofErr w:type="spellEnd"/>
        <w:r>
          <w:t xml:space="preserve"> en minimaliseert afhankelijkheden buiten </w:t>
        </w:r>
        <w:proofErr w:type="spellStart"/>
        <w:r>
          <w:t>Azure</w:t>
        </w:r>
        <w:proofErr w:type="spellEnd"/>
        <w:r>
          <w:t>.</w:t>
        </w:r>
      </w:ins>
    </w:p>
    <w:p w14:paraId="7F3A2DA7" w14:textId="77777777" w:rsidR="00D71AAD" w:rsidRDefault="00D71AAD" w:rsidP="00CF20E5">
      <w:pPr>
        <w:rPr>
          <w:ins w:id="1356" w:author="Peter Jansen" w:date="2026-02-24T13:33:00Z" w16du:dateUtc="2026-02-24T12:33:00Z"/>
        </w:rPr>
      </w:pPr>
    </w:p>
    <w:p w14:paraId="113841E0" w14:textId="06D5B132" w:rsidR="00CF20E5" w:rsidRPr="00CF20E5" w:rsidRDefault="00CF20E5" w:rsidP="00CF20E5">
      <w:pPr>
        <w:rPr>
          <w:ins w:id="1357" w:author="Peter Jansen" w:date="2026-02-24T13:19:00Z" w16du:dateUtc="2026-02-24T12:19:00Z"/>
        </w:rPr>
      </w:pPr>
      <w:ins w:id="1358" w:author="Peter Jansen" w:date="2026-02-24T13:33:00Z" w16du:dateUtc="2026-02-24T12:33:00Z">
        <w:r>
          <w:t>Samen met Dagster vormt AKS een de</w:t>
        </w:r>
        <w:r>
          <w:rPr>
            <w:rFonts w:ascii="Cambria Math" w:hAnsi="Cambria Math" w:cs="Cambria Math"/>
          </w:rPr>
          <w:t>‑</w:t>
        </w:r>
        <w:r>
          <w:t>facto combinatie: Dagster levert de orkestratie</w:t>
        </w:r>
        <w:r>
          <w:rPr>
            <w:rFonts w:ascii="Cambria Math" w:hAnsi="Cambria Math" w:cs="Cambria Math"/>
          </w:rPr>
          <w:t>‑</w:t>
        </w:r>
        <w:r>
          <w:t>logica en asset</w:t>
        </w:r>
        <w:r>
          <w:rPr>
            <w:rFonts w:ascii="Cambria Math" w:hAnsi="Cambria Math" w:cs="Cambria Math"/>
          </w:rPr>
          <w:t>‑</w:t>
        </w:r>
        <w:r>
          <w:t>gedreven besturing, terwijl AKS de schaalbare uitvoeringslaag biedt. Deze combinatie resulteert in een toekomst</w:t>
        </w:r>
      </w:ins>
      <w:ins w:id="1359" w:author="Peter Jansen" w:date="2026-02-24T13:34:00Z" w16du:dateUtc="2026-02-24T12:34:00Z">
        <w:r w:rsidR="00DA465E">
          <w:t>bestendige</w:t>
        </w:r>
      </w:ins>
      <w:ins w:id="1360" w:author="Peter Jansen" w:date="2026-02-24T13:33:00Z" w16du:dateUtc="2026-02-24T12:33:00Z">
        <w:r>
          <w:t>, ge</w:t>
        </w:r>
        <w:r>
          <w:rPr>
            <w:rFonts w:cs="Arial"/>
          </w:rPr>
          <w:t>ï</w:t>
        </w:r>
        <w:r>
          <w:t>ntegreerde en goed beheersbare ETL</w:t>
        </w:r>
        <w:r>
          <w:rPr>
            <w:rFonts w:ascii="Cambria Math" w:hAnsi="Cambria Math" w:cs="Cambria Math"/>
          </w:rPr>
          <w:t>‑</w:t>
        </w:r>
        <w:r>
          <w:t xml:space="preserve">omgeving binnen </w:t>
        </w:r>
        <w:proofErr w:type="spellStart"/>
        <w:r>
          <w:t>Azure</w:t>
        </w:r>
        <w:proofErr w:type="spellEnd"/>
        <w:r>
          <w:t>.</w:t>
        </w:r>
      </w:ins>
    </w:p>
    <w:p w14:paraId="3F299FB1" w14:textId="7FE96DDF" w:rsidR="009F6730" w:rsidRPr="009F6730" w:rsidDel="008F5E6A" w:rsidRDefault="009F6730" w:rsidP="00671B67">
      <w:pPr>
        <w:rPr>
          <w:del w:id="1361" w:author="Peter Jansen" w:date="2026-02-24T13:35:00Z" w16du:dateUtc="2026-02-24T12:35:00Z"/>
        </w:rPr>
      </w:pPr>
    </w:p>
    <w:p w14:paraId="6D39B44E" w14:textId="77777777" w:rsidR="00964B0B" w:rsidRDefault="00964B0B" w:rsidP="00F8340A">
      <w:pPr>
        <w:rPr>
          <w:ins w:id="1362" w:author="Peter Jansen" w:date="2026-02-17T15:20:00Z" w16du:dateUtc="2026-02-17T14:20:00Z"/>
        </w:rPr>
      </w:pPr>
    </w:p>
    <w:p w14:paraId="5605337D" w14:textId="7374B874" w:rsidR="00580973" w:rsidRDefault="00580973" w:rsidP="00580973">
      <w:pPr>
        <w:pStyle w:val="Kop2"/>
        <w:rPr>
          <w:ins w:id="1363" w:author="Peter Jansen" w:date="2026-02-17T15:20:00Z" w16du:dateUtc="2026-02-17T14:20:00Z"/>
        </w:rPr>
      </w:pPr>
      <w:bookmarkStart w:id="1364" w:name="_Toc225262602"/>
      <w:commentRangeStart w:id="1365"/>
      <w:ins w:id="1366" w:author="Peter Jansen" w:date="2026-02-17T15:20:00Z" w16du:dateUtc="2026-02-17T14:20:00Z">
        <w:r>
          <w:t>Technische</w:t>
        </w:r>
      </w:ins>
      <w:ins w:id="1367" w:author="Peter Jansen" w:date="2026-02-24T13:20:00Z" w16du:dateUtc="2026-02-24T12:20:00Z">
        <w:r w:rsidR="009F41E0">
          <w:t xml:space="preserve"> invulling </w:t>
        </w:r>
      </w:ins>
      <w:commentRangeEnd w:id="1365"/>
      <w:r>
        <w:rPr>
          <w:rStyle w:val="Verwijzingopmerking"/>
          <w:sz w:val="22"/>
          <w:szCs w:val="26"/>
        </w:rPr>
        <w:commentReference w:id="1365"/>
      </w:r>
      <w:ins w:id="1368" w:author="Peter Jansen" w:date="2026-02-24T11:56:00Z" w16du:dateUtc="2026-02-24T10:56:00Z">
        <w:r w:rsidR="003001B7">
          <w:t>ontwikkel</w:t>
        </w:r>
      </w:ins>
      <w:ins w:id="1369" w:author="Peter Jansen" w:date="2026-02-17T15:20:00Z" w16du:dateUtc="2026-02-17T14:20:00Z">
        <w:r>
          <w:t>stack</w:t>
        </w:r>
        <w:bookmarkEnd w:id="1364"/>
      </w:ins>
    </w:p>
    <w:p w14:paraId="48726591" w14:textId="77777777" w:rsidR="00C92784" w:rsidRDefault="00DF0EEB" w:rsidP="0024025B">
      <w:pPr>
        <w:rPr>
          <w:ins w:id="1370" w:author="Peter Jansen" w:date="2026-02-24T12:53:00Z" w16du:dateUtc="2026-02-24T11:53:00Z"/>
        </w:rPr>
      </w:pPr>
      <w:commentRangeStart w:id="1371"/>
      <w:ins w:id="1372" w:author="Peter Jansen" w:date="2026-02-17T15:33:00Z" w16du:dateUtc="2026-02-17T14:33:00Z">
        <w:r>
          <w:t>Deze paragraaf beschrijft de belangrijkste ontwerpkeuzes voor de Python</w:t>
        </w:r>
        <w:r>
          <w:rPr>
            <w:rFonts w:ascii="Cambria Math" w:hAnsi="Cambria Math" w:cs="Cambria Math"/>
          </w:rPr>
          <w:t>‑</w:t>
        </w:r>
        <w:r>
          <w:t>ontwikkelstack</w:t>
        </w:r>
      </w:ins>
      <w:ins w:id="1373" w:author="Peter Jansen" w:date="2026-02-17T15:51:00Z" w16du:dateUtc="2026-02-17T14:51:00Z">
        <w:r w:rsidR="007A2AD5">
          <w:t xml:space="preserve"> waar</w:t>
        </w:r>
        <w:r w:rsidR="00B65558">
          <w:t xml:space="preserve">mee conform ambities DHD de bestaande ETL-straten </w:t>
        </w:r>
      </w:ins>
      <w:ins w:id="1374" w:author="Peter Jansen" w:date="2026-02-17T15:52:00Z" w16du:dateUtc="2026-02-17T14:52:00Z">
        <w:r w:rsidR="000B0E15">
          <w:t>gerealiseerd</w:t>
        </w:r>
      </w:ins>
      <w:ins w:id="1375" w:author="Peter Jansen" w:date="2026-02-17T15:51:00Z" w16du:dateUtc="2026-02-17T14:51:00Z">
        <w:r w:rsidR="00B65558">
          <w:t xml:space="preserve"> gaan worden</w:t>
        </w:r>
      </w:ins>
      <w:ins w:id="1376" w:author="Peter Jansen" w:date="2026-02-17T15:33:00Z" w16du:dateUtc="2026-02-17T14:33:00Z">
        <w:r>
          <w:t xml:space="preserve">. De keuzes zijn gegroepeerd per kwaliteitsaspect en bevatten telkens een korte motivatie voor het gekozen product of de gekozen werkwijze. Het doel is om een consistente, duurzame en goed beheersbare ontwikkelomgeving te realiseren die aansluit bij de architectuurprincipes eenvoud, reproduceerbaarheid, </w:t>
        </w:r>
        <w:proofErr w:type="spellStart"/>
        <w:r>
          <w:t>onderhoudbaarheid</w:t>
        </w:r>
        <w:proofErr w:type="spellEnd"/>
        <w:r>
          <w:t xml:space="preserve"> en betrouwbaarheid. </w:t>
        </w:r>
      </w:ins>
      <w:commentRangeEnd w:id="1371"/>
      <w:r>
        <w:rPr>
          <w:rStyle w:val="Verwijzingopmerking"/>
          <w:sz w:val="22"/>
          <w:szCs w:val="20"/>
        </w:rPr>
        <w:commentReference w:id="1371"/>
      </w:r>
    </w:p>
    <w:p w14:paraId="27CAF106" w14:textId="77777777" w:rsidR="00C92784" w:rsidRDefault="00C92784" w:rsidP="0024025B">
      <w:pPr>
        <w:rPr>
          <w:ins w:id="1377" w:author="Peter Jansen" w:date="2026-02-24T12:53:00Z" w16du:dateUtc="2026-02-24T11:53:00Z"/>
        </w:rPr>
      </w:pPr>
    </w:p>
    <w:p w14:paraId="7B50A100" w14:textId="2EF9C15E" w:rsidR="0024025B" w:rsidRPr="0024025B" w:rsidRDefault="00F33166" w:rsidP="0024025B">
      <w:pPr>
        <w:rPr>
          <w:ins w:id="1378" w:author="Peter Jansen" w:date="2026-02-24T12:51:00Z"/>
        </w:rPr>
      </w:pPr>
      <w:ins w:id="1379" w:author="Peter Jansen" w:date="2026-02-24T12:50:00Z" w16du:dateUtc="2026-02-24T11:50:00Z">
        <w:r>
          <w:t>Deze ontwikkel</w:t>
        </w:r>
        <w:r w:rsidR="0024025B">
          <w:t>stack zal moeten worden omgeven met</w:t>
        </w:r>
      </w:ins>
      <w:ins w:id="1380" w:author="Peter Jansen" w:date="2026-02-24T12:51:00Z" w16du:dateUtc="2026-02-24T11:51:00Z">
        <w:r w:rsidR="0024025B">
          <w:t xml:space="preserve">, </w:t>
        </w:r>
      </w:ins>
      <w:ins w:id="1381" w:author="Peter Jansen" w:date="2026-02-24T12:51:00Z">
        <w:r w:rsidR="0024025B" w:rsidRPr="0024025B">
          <w:t>code standaarden afspraken</w:t>
        </w:r>
      </w:ins>
      <w:ins w:id="1382" w:author="Peter Jansen" w:date="2026-02-24T12:51:00Z" w16du:dateUtc="2026-02-24T11:51:00Z">
        <w:r w:rsidR="0024025B">
          <w:t xml:space="preserve">, </w:t>
        </w:r>
      </w:ins>
      <w:ins w:id="1383" w:author="Peter Jansen" w:date="2026-02-24T12:51:00Z">
        <w:r w:rsidR="0024025B" w:rsidRPr="0024025B">
          <w:t xml:space="preserve">user story templates met duidelijke </w:t>
        </w:r>
        <w:proofErr w:type="spellStart"/>
        <w:r w:rsidR="0024025B" w:rsidRPr="0024025B">
          <w:t>definitions</w:t>
        </w:r>
        <w:proofErr w:type="spellEnd"/>
        <w:r w:rsidR="0024025B" w:rsidRPr="0024025B">
          <w:t xml:space="preserve"> of </w:t>
        </w:r>
        <w:proofErr w:type="spellStart"/>
        <w:r w:rsidR="0024025B" w:rsidRPr="0024025B">
          <w:t>done</w:t>
        </w:r>
      </w:ins>
      <w:proofErr w:type="spellEnd"/>
      <w:ins w:id="1384" w:author="Peter Jansen" w:date="2026-02-24T12:52:00Z" w16du:dateUtc="2026-02-24T11:52:00Z">
        <w:r w:rsidR="00C92784">
          <w:t xml:space="preserve"> en </w:t>
        </w:r>
      </w:ins>
      <w:ins w:id="1385" w:author="Peter Jansen" w:date="2026-02-24T12:51:00Z">
        <w:r w:rsidR="0024025B" w:rsidRPr="0024025B">
          <w:t>eventuele review instructies om de code kwaliteit te waarborgen</w:t>
        </w:r>
      </w:ins>
      <w:ins w:id="1386" w:author="Peter Jansen" w:date="2026-02-24T12:52:00Z" w16du:dateUtc="2026-02-24T11:52:00Z">
        <w:r w:rsidR="00C92784">
          <w:t xml:space="preserve">. </w:t>
        </w:r>
      </w:ins>
      <w:ins w:id="1387" w:author="Peter Jansen" w:date="2026-02-24T12:53:00Z" w16du:dateUtc="2026-02-24T11:53:00Z">
        <w:r w:rsidR="000360E2">
          <w:t>Dit valt echter buiten de scope van dit document.</w:t>
        </w:r>
      </w:ins>
    </w:p>
    <w:p w14:paraId="69BD1BA8" w14:textId="77777777" w:rsidR="00DF0EEB" w:rsidRDefault="00DF0EEB" w:rsidP="00DF0EEB">
      <w:pPr>
        <w:rPr>
          <w:ins w:id="1388" w:author="Peter Jansen" w:date="2026-02-17T15:33:00Z" w16du:dateUtc="2026-02-17T14:33:00Z"/>
        </w:rPr>
      </w:pPr>
    </w:p>
    <w:p w14:paraId="4595C5D0" w14:textId="7347E566" w:rsidR="00DF0EEB" w:rsidRDefault="00DF0EEB">
      <w:pPr>
        <w:pStyle w:val="Kop3"/>
        <w:rPr>
          <w:ins w:id="1389" w:author="Peter Jansen" w:date="2026-02-17T15:33:00Z" w16du:dateUtc="2026-02-17T14:33:00Z"/>
        </w:rPr>
        <w:pPrChange w:id="1390" w:author="Peter Jansen" w:date="2026-02-17T15:34:00Z" w16du:dateUtc="2026-02-17T14:34:00Z">
          <w:pPr/>
        </w:pPrChange>
      </w:pPr>
      <w:bookmarkStart w:id="1391" w:name="_Toc225262603"/>
      <w:commentRangeStart w:id="1392"/>
      <w:ins w:id="1393" w:author="Peter Jansen" w:date="2026-02-17T15:33:00Z" w16du:dateUtc="2026-02-17T14:33:00Z">
        <w:r>
          <w:t>Reproduceerbaarheid</w:t>
        </w:r>
        <w:bookmarkEnd w:id="1391"/>
        <w:r>
          <w:t xml:space="preserve"> </w:t>
        </w:r>
      </w:ins>
      <w:commentRangeEnd w:id="1392"/>
      <w:r>
        <w:rPr>
          <w:rStyle w:val="Verwijzingopmerking"/>
          <w:sz w:val="22"/>
          <w:szCs w:val="20"/>
        </w:rPr>
        <w:commentReference w:id="1392"/>
      </w:r>
    </w:p>
    <w:p w14:paraId="34B54A03" w14:textId="77777777" w:rsidR="00DF0EEB" w:rsidRPr="00DF0EEB" w:rsidRDefault="00DF0EEB" w:rsidP="00DF0EEB">
      <w:pPr>
        <w:rPr>
          <w:ins w:id="1394" w:author="Peter Jansen" w:date="2026-02-17T15:33:00Z" w16du:dateUtc="2026-02-17T14:33:00Z"/>
          <w:rStyle w:val="Zwaar"/>
          <w:rPrChange w:id="1395" w:author="Peter Jansen" w:date="2026-02-17T15:34:00Z" w16du:dateUtc="2026-02-17T14:34:00Z">
            <w:rPr>
              <w:ins w:id="1396" w:author="Peter Jansen" w:date="2026-02-17T15:33:00Z" w16du:dateUtc="2026-02-17T14:33:00Z"/>
            </w:rPr>
          </w:rPrChange>
        </w:rPr>
      </w:pPr>
      <w:ins w:id="1397" w:author="Peter Jansen" w:date="2026-02-17T15:33:00Z" w16du:dateUtc="2026-02-17T14:33:00Z">
        <w:r w:rsidRPr="00DF0EEB">
          <w:rPr>
            <w:rStyle w:val="Zwaar"/>
            <w:rPrChange w:id="1398" w:author="Peter Jansen" w:date="2026-02-17T15:34:00Z" w16du:dateUtc="2026-02-17T14:34:00Z">
              <w:rPr/>
            </w:rPrChange>
          </w:rPr>
          <w:t xml:space="preserve">Toegepast product: </w:t>
        </w:r>
        <w:proofErr w:type="spellStart"/>
        <w:r w:rsidRPr="00DF0EEB">
          <w:rPr>
            <w:rStyle w:val="Zwaar"/>
            <w:rPrChange w:id="1399" w:author="Peter Jansen" w:date="2026-02-17T15:34:00Z" w16du:dateUtc="2026-02-17T14:34:00Z">
              <w:rPr/>
            </w:rPrChange>
          </w:rPr>
          <w:t>uv</w:t>
        </w:r>
        <w:proofErr w:type="spellEnd"/>
        <w:r w:rsidRPr="00DF0EEB">
          <w:rPr>
            <w:rStyle w:val="Zwaar"/>
            <w:rPrChange w:id="1400" w:author="Peter Jansen" w:date="2026-02-17T15:34:00Z" w16du:dateUtc="2026-02-17T14:34:00Z">
              <w:rPr/>
            </w:rPrChange>
          </w:rPr>
          <w:t xml:space="preserve"> </w:t>
        </w:r>
      </w:ins>
    </w:p>
    <w:p w14:paraId="29E51AED" w14:textId="6D06B87F" w:rsidR="00DF0EEB" w:rsidRDefault="00DF0EEB" w:rsidP="00DF0EEB">
      <w:pPr>
        <w:rPr>
          <w:ins w:id="1401" w:author="Peter Jansen" w:date="2026-02-17T15:33:00Z" w16du:dateUtc="2026-02-17T14:33:00Z"/>
        </w:rPr>
      </w:pPr>
      <w:r>
        <w:t xml:space="preserve">De stack gebruikt </w:t>
      </w:r>
      <w:proofErr w:type="spellStart"/>
      <w:r>
        <w:t>uv</w:t>
      </w:r>
      <w:proofErr w:type="spellEnd"/>
      <w:r>
        <w:t xml:space="preserve"> als geïntegreerde oplossing voor </w:t>
      </w:r>
      <w:proofErr w:type="spellStart"/>
      <w:r>
        <w:t>dependency</w:t>
      </w:r>
      <w:proofErr w:type="spellEnd"/>
      <w:r w:rsidR="00317B9A" w:rsidRPr="00317B9A">
        <w:noBreakHyphen/>
      </w:r>
      <w:r>
        <w:t xml:space="preserve">management, virtual environments en versiebeheer. </w:t>
      </w:r>
      <w:proofErr w:type="spellStart"/>
      <w:r>
        <w:t>uv</w:t>
      </w:r>
      <w:proofErr w:type="spellEnd"/>
      <w:r>
        <w:t xml:space="preserve"> genereert een </w:t>
      </w:r>
      <w:proofErr w:type="spellStart"/>
      <w:r>
        <w:t>lockfile</w:t>
      </w:r>
      <w:proofErr w:type="spellEnd"/>
      <w:r>
        <w:t xml:space="preserve"> die exacte versies vastlegt, waardoor </w:t>
      </w:r>
      <w:proofErr w:type="spellStart"/>
      <w:r>
        <w:t>builds</w:t>
      </w:r>
      <w:proofErr w:type="spellEnd"/>
      <w:r>
        <w:t xml:space="preserve"> op elke machine reproduceerbaar zijn. Hiermee worden verschillen tussen ontwikkelomgevingen, CI</w:t>
      </w:r>
      <w:r w:rsidR="00317B9A" w:rsidRPr="00317B9A">
        <w:noBreakHyphen/>
      </w:r>
      <w:r>
        <w:t>servers en productie tot een minimum beperkt.</w:t>
      </w:r>
      <w:ins w:id="1402" w:author="Peter Jansen" w:date="2026-02-17T15:33:00Z" w16du:dateUtc="2026-02-17T14:33:00Z">
        <w:r>
          <w:t xml:space="preserve"> </w:t>
        </w:r>
      </w:ins>
    </w:p>
    <w:p w14:paraId="5546B4A9" w14:textId="77777777" w:rsidR="00DF0EEB" w:rsidRDefault="00DF0EEB" w:rsidP="00DF0EEB">
      <w:pPr>
        <w:rPr>
          <w:ins w:id="1403" w:author="Peter Jansen" w:date="2026-02-17T15:33:00Z" w16du:dateUtc="2026-02-17T14:33:00Z"/>
        </w:rPr>
      </w:pPr>
    </w:p>
    <w:p w14:paraId="7D17724A" w14:textId="569E63AF" w:rsidR="004C1E35" w:rsidRDefault="00DF0EEB" w:rsidP="00DF0EEB">
      <w:pPr>
        <w:rPr>
          <w:ins w:id="1404" w:author="Peter Jansen" w:date="2026-02-17T15:33:00Z" w16du:dateUtc="2026-02-17T14:33:00Z"/>
        </w:rPr>
      </w:pPr>
      <w:ins w:id="1405" w:author="Peter Jansen" w:date="2026-02-17T15:33:00Z" w16du:dateUtc="2026-02-17T14:33:00Z">
        <w:r w:rsidRPr="00DF0EEB">
          <w:rPr>
            <w:rStyle w:val="Zwaar"/>
            <w:rPrChange w:id="1406" w:author="Peter Jansen" w:date="2026-02-17T15:34:00Z" w16du:dateUtc="2026-02-17T14:34:00Z">
              <w:rPr/>
            </w:rPrChange>
          </w:rPr>
          <w:t>Motivatie:</w:t>
        </w:r>
        <w:r>
          <w:t xml:space="preserve"> </w:t>
        </w:r>
      </w:ins>
      <w:proofErr w:type="spellStart"/>
      <w:r>
        <w:t>uv</w:t>
      </w:r>
      <w:proofErr w:type="spellEnd"/>
      <w:r>
        <w:t xml:space="preserve"> combineert taken die traditioneel verdeeld zijn over meerdere tools (pip/</w:t>
      </w:r>
      <w:proofErr w:type="spellStart"/>
      <w:r>
        <w:t>venv</w:t>
      </w:r>
      <w:proofErr w:type="spellEnd"/>
      <w:r>
        <w:t>/</w:t>
      </w:r>
      <w:proofErr w:type="spellStart"/>
      <w:r>
        <w:t>pyenv</w:t>
      </w:r>
      <w:proofErr w:type="spellEnd"/>
      <w:r>
        <w:t>/</w:t>
      </w:r>
      <w:proofErr w:type="spellStart"/>
      <w:r>
        <w:t>poetry</w:t>
      </w:r>
      <w:proofErr w:type="spellEnd"/>
      <w:r>
        <w:t xml:space="preserve">), wat complexiteit verlaagt en voorspelbaarheid verhoogt. </w:t>
      </w:r>
      <w:r w:rsidR="00973667" w:rsidRPr="00973667">
        <w:t xml:space="preserve">Aanvullend zorgt het gebruik van containertechnologie—met vastgelegde base images—voor reproduceerbaarheid van de </w:t>
      </w:r>
      <w:proofErr w:type="spellStart"/>
      <w:r w:rsidR="00973667" w:rsidRPr="00973667">
        <w:t>runtime</w:t>
      </w:r>
      <w:proofErr w:type="spellEnd"/>
      <w:r w:rsidR="00973667" w:rsidRPr="00973667">
        <w:t xml:space="preserve">-omgeving. De concrete invulling van container </w:t>
      </w:r>
      <w:proofErr w:type="spellStart"/>
      <w:r w:rsidR="00973667" w:rsidRPr="00973667">
        <w:t>hardening</w:t>
      </w:r>
      <w:proofErr w:type="spellEnd"/>
      <w:r w:rsidR="00973667" w:rsidRPr="00973667">
        <w:t xml:space="preserve"> en SBOM-eisen is uitgewerkt in paragraaf</w:t>
      </w:r>
      <w:r w:rsidR="00973667">
        <w:t xml:space="preserve"> </w:t>
      </w:r>
      <w:r w:rsidR="00744C17">
        <w:fldChar w:fldCharType="begin"/>
      </w:r>
      <w:r w:rsidR="00744C17">
        <w:instrText xml:space="preserve"> REF _Ref225254323 \r \h </w:instrText>
      </w:r>
      <w:r w:rsidR="00744C17">
        <w:fldChar w:fldCharType="separate"/>
      </w:r>
      <w:r w:rsidR="00E5045A">
        <w:t>8.6.3</w:t>
      </w:r>
      <w:r w:rsidR="00744C17">
        <w:fldChar w:fldCharType="end"/>
      </w:r>
      <w:ins w:id="1407" w:author="Peter Jansen" w:date="2026-02-24T12:48:00Z" w16du:dateUtc="2026-02-24T11:48:00Z">
        <w:r w:rsidR="001564DA">
          <w:t>.</w:t>
        </w:r>
      </w:ins>
    </w:p>
    <w:p w14:paraId="461B6752" w14:textId="77777777" w:rsidR="00DF0EEB" w:rsidRDefault="00DF0EEB" w:rsidP="00DF0EEB">
      <w:pPr>
        <w:rPr>
          <w:ins w:id="1408" w:author="Peter Jansen" w:date="2026-02-17T15:33:00Z" w16du:dateUtc="2026-02-17T14:33:00Z"/>
        </w:rPr>
      </w:pPr>
    </w:p>
    <w:p w14:paraId="24579440" w14:textId="73AF4109" w:rsidR="00DF0EEB" w:rsidRDefault="00DF0EEB">
      <w:pPr>
        <w:pStyle w:val="Kop3"/>
        <w:rPr>
          <w:ins w:id="1409" w:author="Peter Jansen" w:date="2026-02-17T15:33:00Z" w16du:dateUtc="2026-02-17T14:33:00Z"/>
        </w:rPr>
        <w:pPrChange w:id="1410" w:author="Peter Jansen" w:date="2026-02-17T15:34:00Z" w16du:dateUtc="2026-02-17T14:34:00Z">
          <w:pPr/>
        </w:pPrChange>
      </w:pPr>
      <w:bookmarkStart w:id="1411" w:name="_Toc225262604"/>
      <w:ins w:id="1412" w:author="Peter Jansen" w:date="2026-02-17T15:33:00Z" w16du:dateUtc="2026-02-17T14:33:00Z">
        <w:r>
          <w:t>Codekwaliteit (statisch)</w:t>
        </w:r>
        <w:bookmarkEnd w:id="1411"/>
        <w:r>
          <w:t xml:space="preserve"> </w:t>
        </w:r>
      </w:ins>
    </w:p>
    <w:p w14:paraId="29C12C6D" w14:textId="77777777" w:rsidR="00DF0EEB" w:rsidRPr="000128D1" w:rsidRDefault="00DF0EEB" w:rsidP="00DF0EEB">
      <w:pPr>
        <w:rPr>
          <w:ins w:id="1413" w:author="Peter Jansen" w:date="2026-02-17T15:33:00Z" w16du:dateUtc="2026-02-17T14:33:00Z"/>
          <w:rStyle w:val="Zwaar"/>
          <w:rPrChange w:id="1414" w:author="Peter Jansen" w:date="2026-02-17T15:34:00Z" w16du:dateUtc="2026-02-17T14:34:00Z">
            <w:rPr>
              <w:ins w:id="1415" w:author="Peter Jansen" w:date="2026-02-17T15:33:00Z" w16du:dateUtc="2026-02-17T14:33:00Z"/>
            </w:rPr>
          </w:rPrChange>
        </w:rPr>
      </w:pPr>
      <w:ins w:id="1416" w:author="Peter Jansen" w:date="2026-02-17T15:33:00Z" w16du:dateUtc="2026-02-17T14:33:00Z">
        <w:r w:rsidRPr="000128D1">
          <w:rPr>
            <w:rStyle w:val="Zwaar"/>
            <w:rPrChange w:id="1417" w:author="Peter Jansen" w:date="2026-02-17T15:34:00Z" w16du:dateUtc="2026-02-17T14:34:00Z">
              <w:rPr/>
            </w:rPrChange>
          </w:rPr>
          <w:t xml:space="preserve">Toegepast product: </w:t>
        </w:r>
        <w:proofErr w:type="spellStart"/>
        <w:r w:rsidRPr="000128D1">
          <w:rPr>
            <w:rStyle w:val="Zwaar"/>
            <w:rPrChange w:id="1418" w:author="Peter Jansen" w:date="2026-02-17T15:34:00Z" w16du:dateUtc="2026-02-17T14:34:00Z">
              <w:rPr/>
            </w:rPrChange>
          </w:rPr>
          <w:t>ruff</w:t>
        </w:r>
        <w:proofErr w:type="spellEnd"/>
        <w:r w:rsidRPr="000128D1">
          <w:rPr>
            <w:rStyle w:val="Zwaar"/>
            <w:rPrChange w:id="1419" w:author="Peter Jansen" w:date="2026-02-17T15:34:00Z" w16du:dateUtc="2026-02-17T14:34:00Z">
              <w:rPr/>
            </w:rPrChange>
          </w:rPr>
          <w:t xml:space="preserve"> </w:t>
        </w:r>
      </w:ins>
    </w:p>
    <w:p w14:paraId="055F4BF5" w14:textId="6D66937F" w:rsidR="00DF0EEB" w:rsidRDefault="00DF0EEB" w:rsidP="00DF0EEB">
      <w:pPr>
        <w:rPr>
          <w:ins w:id="1420" w:author="Peter Jansen" w:date="2026-02-17T15:33:00Z" w16du:dateUtc="2026-02-17T14:33:00Z"/>
        </w:rPr>
      </w:pPr>
      <w:ins w:id="1421" w:author="Peter Jansen" w:date="2026-02-17T15:33:00Z" w16du:dateUtc="2026-02-17T14:33:00Z">
        <w:r>
          <w:t xml:space="preserve">Voor stijlcontrole, </w:t>
        </w:r>
        <w:proofErr w:type="spellStart"/>
        <w:r>
          <w:t>linting</w:t>
        </w:r>
        <w:proofErr w:type="spellEnd"/>
        <w:r>
          <w:t xml:space="preserve"> en automatische </w:t>
        </w:r>
        <w:proofErr w:type="spellStart"/>
        <w:r>
          <w:t>formatting</w:t>
        </w:r>
        <w:proofErr w:type="spellEnd"/>
        <w:r>
          <w:t xml:space="preserve"> wordt </w:t>
        </w:r>
        <w:proofErr w:type="spellStart"/>
        <w:r>
          <w:t>ruff</w:t>
        </w:r>
        <w:proofErr w:type="spellEnd"/>
        <w:r>
          <w:t xml:space="preserve"> ingezet. Het biedt één gestroomlijnd kwaliteitsmechanisme dat conventies afdwingt, inconsistenties vermindert en </w:t>
        </w:r>
      </w:ins>
      <w:proofErr w:type="spellStart"/>
      <w:ins w:id="1422" w:author="Peter Jansen" w:date="2026-03-05T15:49:00Z" w16du:dateUtc="2026-03-05T14:49:00Z">
        <w:r w:rsidR="00516782">
          <w:t>technical-debt</w:t>
        </w:r>
      </w:ins>
      <w:proofErr w:type="spellEnd"/>
      <w:ins w:id="1423" w:author="Peter Jansen" w:date="2026-02-17T15:33:00Z" w16du:dateUtc="2026-02-17T14:33:00Z">
        <w:r>
          <w:t xml:space="preserve"> voorkomt. </w:t>
        </w:r>
      </w:ins>
    </w:p>
    <w:p w14:paraId="33F19FD1" w14:textId="77777777" w:rsidR="00DF0EEB" w:rsidRDefault="00DF0EEB" w:rsidP="00DF0EEB">
      <w:pPr>
        <w:rPr>
          <w:ins w:id="1424" w:author="Peter Jansen" w:date="2026-02-17T15:33:00Z" w16du:dateUtc="2026-02-17T14:33:00Z"/>
        </w:rPr>
      </w:pPr>
    </w:p>
    <w:p w14:paraId="672B0F67" w14:textId="26ACD844" w:rsidR="00292287" w:rsidRPr="00292287" w:rsidRDefault="00DF0EEB" w:rsidP="00292287">
      <w:ins w:id="1425" w:author="Peter Jansen" w:date="2026-02-17T15:33:00Z" w16du:dateUtc="2026-02-17T14:33:00Z">
        <w:r w:rsidRPr="000128D1">
          <w:rPr>
            <w:rStyle w:val="Zwaar"/>
            <w:rPrChange w:id="1426" w:author="Peter Jansen" w:date="2026-02-17T15:34:00Z" w16du:dateUtc="2026-02-17T14:34:00Z">
              <w:rPr/>
            </w:rPrChange>
          </w:rPr>
          <w:t>Motivatie</w:t>
        </w:r>
      </w:ins>
      <w:r w:rsidR="00292287" w:rsidRPr="00292287">
        <w:rPr>
          <w:rFonts w:ascii="Consolas" w:eastAsia="Times New Roman" w:hAnsi="Consolas" w:cs="Times New Roman"/>
          <w:color w:val="CCCCCC"/>
          <w:kern w:val="0"/>
          <w:sz w:val="21"/>
          <w:szCs w:val="21"/>
          <w:lang w:eastAsia="nl-NL"/>
          <w14:ligatures w14:val="none"/>
        </w:rPr>
        <w:t xml:space="preserve"> </w:t>
      </w:r>
      <w:proofErr w:type="spellStart"/>
      <w:r w:rsidR="00292287" w:rsidRPr="00292287">
        <w:t>ruff</w:t>
      </w:r>
      <w:proofErr w:type="spellEnd"/>
      <w:r w:rsidR="00292287" w:rsidRPr="00292287">
        <w:t xml:space="preserve"> werkt sneller en consistenter dan traditionele combinaties van flake8, black en </w:t>
      </w:r>
      <w:proofErr w:type="spellStart"/>
      <w:r w:rsidR="00292287" w:rsidRPr="00292287">
        <w:t>isort</w:t>
      </w:r>
      <w:proofErr w:type="spellEnd"/>
      <w:r w:rsidR="00292287" w:rsidRPr="00292287">
        <w:t>, waardoor ontwikkelaars minder tijd verliezen aan formatteringsdetails.</w:t>
      </w:r>
    </w:p>
    <w:p w14:paraId="4C2610F8" w14:textId="77777777" w:rsidR="00674AFB" w:rsidRDefault="00674AFB" w:rsidP="00674AFB"/>
    <w:p w14:paraId="40C5471D" w14:textId="77777777" w:rsidR="008F1FAD" w:rsidRPr="008F1FAD" w:rsidRDefault="00396454" w:rsidP="008F1FAD">
      <w:ins w:id="1427" w:author="Peter Jansen" w:date="2026-03-05T15:55:00Z" w16du:dateUtc="2026-03-05T14:55:00Z">
        <w:r w:rsidRPr="00396454">
          <w:rPr>
            <w:b/>
            <w:bCs/>
            <w:rPrChange w:id="1428" w:author="Peter Jansen" w:date="2026-03-05T15:55:00Z" w16du:dateUtc="2026-03-05T14:55:00Z">
              <w:rPr/>
            </w:rPrChange>
          </w:rPr>
          <w:t xml:space="preserve">Nog te maken keuze: </w:t>
        </w:r>
      </w:ins>
      <w:r w:rsidR="008F1FAD" w:rsidRPr="008F1FAD">
        <w:t xml:space="preserve">Daarnaast zal het gebruik van </w:t>
      </w:r>
      <w:proofErr w:type="spellStart"/>
      <w:r w:rsidR="008F1FAD" w:rsidRPr="008F1FAD">
        <w:t>SonarQube</w:t>
      </w:r>
      <w:proofErr w:type="spellEnd"/>
      <w:r w:rsidR="008F1FAD" w:rsidRPr="008F1FAD">
        <w:t xml:space="preserve">, of een vergelijkbare tool zoals </w:t>
      </w:r>
      <w:proofErr w:type="spellStart"/>
      <w:r w:rsidR="008F1FAD" w:rsidRPr="008F1FAD">
        <w:t>CodeClimate</w:t>
      </w:r>
      <w:proofErr w:type="spellEnd"/>
      <w:r w:rsidR="008F1FAD" w:rsidRPr="008F1FAD">
        <w:t xml:space="preserve">, aanvullende statische codeanalyse uitvoeren. Waar </w:t>
      </w:r>
      <w:proofErr w:type="spellStart"/>
      <w:r w:rsidR="008F1FAD" w:rsidRPr="008F1FAD">
        <w:t>ruff</w:t>
      </w:r>
      <w:proofErr w:type="spellEnd"/>
      <w:r w:rsidR="008F1FAD" w:rsidRPr="008F1FAD">
        <w:t xml:space="preserve"> zich vooral richt op stijl, </w:t>
      </w:r>
      <w:proofErr w:type="spellStart"/>
      <w:r w:rsidR="008F1FAD" w:rsidRPr="008F1FAD">
        <w:t>linting</w:t>
      </w:r>
      <w:proofErr w:type="spellEnd"/>
      <w:r w:rsidR="008F1FAD" w:rsidRPr="008F1FAD">
        <w:t xml:space="preserve"> en automatische </w:t>
      </w:r>
      <w:proofErr w:type="spellStart"/>
      <w:r w:rsidR="008F1FAD" w:rsidRPr="008F1FAD">
        <w:t>formatting</w:t>
      </w:r>
      <w:proofErr w:type="spellEnd"/>
      <w:r w:rsidR="008F1FAD" w:rsidRPr="008F1FAD">
        <w:t xml:space="preserve">, gaat </w:t>
      </w:r>
      <w:proofErr w:type="spellStart"/>
      <w:r w:rsidR="008F1FAD" w:rsidRPr="008F1FAD">
        <w:t>SonarQube</w:t>
      </w:r>
      <w:proofErr w:type="spellEnd"/>
      <w:r w:rsidR="008F1FAD" w:rsidRPr="008F1FAD">
        <w:t xml:space="preserve"> verder door diepgaande inspecties uit te voeren op bijvoorbeeld codecomplexiteit, duplicatie, potentiële bugs en kwetsbaarheden. </w:t>
      </w:r>
      <w:proofErr w:type="spellStart"/>
      <w:r w:rsidR="008F1FAD" w:rsidRPr="008F1FAD">
        <w:t>SonarQube</w:t>
      </w:r>
      <w:proofErr w:type="spellEnd"/>
      <w:r w:rsidR="008F1FAD" w:rsidRPr="008F1FAD">
        <w:t xml:space="preserve"> biedt bovendien uitgebreide rapportage over testdekking, security issues en </w:t>
      </w:r>
      <w:proofErr w:type="spellStart"/>
      <w:r w:rsidR="008F1FAD" w:rsidRPr="008F1FAD">
        <w:t>maintainability</w:t>
      </w:r>
      <w:proofErr w:type="spellEnd"/>
      <w:r w:rsidR="008F1FAD" w:rsidRPr="008F1FAD">
        <w:t xml:space="preserve">, waardoor ontwikkelaars direct inzicht krijgen in de structurele kwaliteit en risico’s van hun codebasis. Dit soort tools vullen </w:t>
      </w:r>
      <w:proofErr w:type="spellStart"/>
      <w:r w:rsidR="008F1FAD" w:rsidRPr="008F1FAD">
        <w:t>ruff</w:t>
      </w:r>
      <w:proofErr w:type="spellEnd"/>
      <w:r w:rsidR="008F1FAD" w:rsidRPr="008F1FAD">
        <w:t xml:space="preserve"> dus aan door niet alleen de code consistent te houden, maar ook bredere kwaliteitsaspecten en technische schulden te monitoren en te signaleren.</w:t>
      </w:r>
    </w:p>
    <w:p w14:paraId="50FC118D" w14:textId="77777777" w:rsidR="00DF0EEB" w:rsidRDefault="00DF0EEB" w:rsidP="00DF0EEB">
      <w:pPr>
        <w:rPr>
          <w:ins w:id="1429" w:author="Peter Jansen" w:date="2026-02-17T15:33:00Z" w16du:dateUtc="2026-02-17T14:33:00Z"/>
        </w:rPr>
      </w:pPr>
    </w:p>
    <w:p w14:paraId="5D9E7918" w14:textId="346D09FA" w:rsidR="00DF0EEB" w:rsidRPr="00500A2C" w:rsidRDefault="00DF0EEB">
      <w:pPr>
        <w:pStyle w:val="Kop3"/>
        <w:rPr>
          <w:ins w:id="1430" w:author="Peter Jansen" w:date="2026-02-17T15:33:00Z" w16du:dateUtc="2026-02-17T14:33:00Z"/>
          <w:rStyle w:val="Zwaar"/>
          <w:rPrChange w:id="1431" w:author="Peter Jansen" w:date="2026-02-17T15:38:00Z" w16du:dateUtc="2026-02-17T14:38:00Z">
            <w:rPr>
              <w:ins w:id="1432" w:author="Peter Jansen" w:date="2026-02-17T15:33:00Z" w16du:dateUtc="2026-02-17T14:33:00Z"/>
            </w:rPr>
          </w:rPrChange>
        </w:rPr>
        <w:pPrChange w:id="1433" w:author="Peter Jansen" w:date="2026-02-17T15:38:00Z" w16du:dateUtc="2026-02-17T14:38:00Z">
          <w:pPr/>
        </w:pPrChange>
      </w:pPr>
      <w:ins w:id="1434" w:author="Peter Jansen" w:date="2026-02-17T15:33:00Z" w16du:dateUtc="2026-02-17T14:33:00Z">
        <w:r>
          <w:t xml:space="preserve"> </w:t>
        </w:r>
        <w:bookmarkStart w:id="1435" w:name="_Toc225262605"/>
        <w:r w:rsidRPr="00500A2C">
          <w:rPr>
            <w:rStyle w:val="Zwaar"/>
            <w:rPrChange w:id="1436" w:author="Peter Jansen" w:date="2026-02-17T15:38:00Z" w16du:dateUtc="2026-02-17T14:38:00Z">
              <w:rPr>
                <w:i/>
                <w:iCs/>
              </w:rPr>
            </w:rPrChange>
          </w:rPr>
          <w:t>Type</w:t>
        </w:r>
        <w:r w:rsidRPr="00500A2C">
          <w:rPr>
            <w:rStyle w:val="Zwaar"/>
            <w:rPrChange w:id="1437" w:author="Peter Jansen" w:date="2026-02-17T15:38:00Z" w16du:dateUtc="2026-02-17T14:38:00Z">
              <w:rPr>
                <w:rFonts w:ascii="Cambria Math" w:hAnsi="Cambria Math" w:cs="Cambria Math"/>
                <w:i/>
                <w:iCs/>
              </w:rPr>
            </w:rPrChange>
          </w:rPr>
          <w:t>‑</w:t>
        </w:r>
        <w:r w:rsidRPr="00500A2C">
          <w:rPr>
            <w:rStyle w:val="Zwaar"/>
            <w:rPrChange w:id="1438" w:author="Peter Jansen" w:date="2026-02-17T15:38:00Z" w16du:dateUtc="2026-02-17T14:38:00Z">
              <w:rPr>
                <w:i/>
                <w:iCs/>
              </w:rPr>
            </w:rPrChange>
          </w:rPr>
          <w:t xml:space="preserve">kwaliteit en </w:t>
        </w:r>
        <w:proofErr w:type="spellStart"/>
        <w:r w:rsidRPr="00500A2C">
          <w:rPr>
            <w:rStyle w:val="Zwaar"/>
            <w:rPrChange w:id="1439" w:author="Peter Jansen" w:date="2026-02-17T15:38:00Z" w16du:dateUtc="2026-02-17T14:38:00Z">
              <w:rPr>
                <w:i/>
                <w:iCs/>
              </w:rPr>
            </w:rPrChange>
          </w:rPr>
          <w:t>correctness</w:t>
        </w:r>
        <w:bookmarkEnd w:id="1435"/>
        <w:proofErr w:type="spellEnd"/>
        <w:r w:rsidRPr="00500A2C">
          <w:rPr>
            <w:rStyle w:val="Zwaar"/>
            <w:rPrChange w:id="1440" w:author="Peter Jansen" w:date="2026-02-17T15:38:00Z" w16du:dateUtc="2026-02-17T14:38:00Z">
              <w:rPr>
                <w:i/>
                <w:iCs/>
              </w:rPr>
            </w:rPrChange>
          </w:rPr>
          <w:t xml:space="preserve"> </w:t>
        </w:r>
      </w:ins>
    </w:p>
    <w:p w14:paraId="2A36BA33" w14:textId="77777777" w:rsidR="00DF0EEB" w:rsidRPr="008955F0" w:rsidRDefault="00DF0EEB" w:rsidP="00DF0EEB">
      <w:pPr>
        <w:rPr>
          <w:ins w:id="1441" w:author="Peter Jansen" w:date="2026-02-17T15:33:00Z" w16du:dateUtc="2026-02-17T14:33:00Z"/>
          <w:rStyle w:val="Zwaar"/>
          <w:rPrChange w:id="1442" w:author="Peter Jansen" w:date="2026-02-17T15:35:00Z" w16du:dateUtc="2026-02-17T14:35:00Z">
            <w:rPr>
              <w:ins w:id="1443" w:author="Peter Jansen" w:date="2026-02-17T15:33:00Z" w16du:dateUtc="2026-02-17T14:33:00Z"/>
            </w:rPr>
          </w:rPrChange>
        </w:rPr>
      </w:pPr>
      <w:ins w:id="1444" w:author="Peter Jansen" w:date="2026-02-17T15:33:00Z" w16du:dateUtc="2026-02-17T14:33:00Z">
        <w:r w:rsidRPr="008955F0">
          <w:rPr>
            <w:rStyle w:val="Zwaar"/>
            <w:rPrChange w:id="1445" w:author="Peter Jansen" w:date="2026-02-17T15:35:00Z" w16du:dateUtc="2026-02-17T14:35:00Z">
              <w:rPr/>
            </w:rPrChange>
          </w:rPr>
          <w:t xml:space="preserve">Toegepast product: </w:t>
        </w:r>
        <w:proofErr w:type="spellStart"/>
        <w:r w:rsidRPr="008955F0">
          <w:rPr>
            <w:rStyle w:val="Zwaar"/>
            <w:rPrChange w:id="1446" w:author="Peter Jansen" w:date="2026-02-17T15:35:00Z" w16du:dateUtc="2026-02-17T14:35:00Z">
              <w:rPr/>
            </w:rPrChange>
          </w:rPr>
          <w:t>ty</w:t>
        </w:r>
        <w:proofErr w:type="spellEnd"/>
        <w:r w:rsidRPr="008955F0">
          <w:rPr>
            <w:rStyle w:val="Zwaar"/>
            <w:rPrChange w:id="1447" w:author="Peter Jansen" w:date="2026-02-17T15:35:00Z" w16du:dateUtc="2026-02-17T14:35:00Z">
              <w:rPr/>
            </w:rPrChange>
          </w:rPr>
          <w:t xml:space="preserve"> </w:t>
        </w:r>
      </w:ins>
    </w:p>
    <w:p w14:paraId="1091F745" w14:textId="77777777" w:rsidR="00DF0EEB" w:rsidRDefault="00DF0EEB" w:rsidP="00DF0EEB">
      <w:pPr>
        <w:rPr>
          <w:ins w:id="1448" w:author="Peter Jansen" w:date="2026-02-17T15:33:00Z" w16du:dateUtc="2026-02-17T14:33:00Z"/>
        </w:rPr>
      </w:pPr>
      <w:ins w:id="1449" w:author="Peter Jansen" w:date="2026-02-17T15:33:00Z" w16du:dateUtc="2026-02-17T14:33:00Z">
        <w:r>
          <w:t xml:space="preserve">De stack gebruikt </w:t>
        </w:r>
        <w:proofErr w:type="spellStart"/>
        <w:r>
          <w:t>ty</w:t>
        </w:r>
        <w:proofErr w:type="spellEnd"/>
        <w:r>
          <w:t xml:space="preserve"> voor </w:t>
        </w:r>
        <w:proofErr w:type="spellStart"/>
        <w:r>
          <w:t>typechecking</w:t>
        </w:r>
        <w:proofErr w:type="spellEnd"/>
        <w:r>
          <w:t>. Hiermee worden typefouten, interface</w:t>
        </w:r>
        <w:r>
          <w:rPr>
            <w:rFonts w:ascii="Cambria Math" w:hAnsi="Cambria Math" w:cs="Cambria Math"/>
          </w:rPr>
          <w:t>‑</w:t>
        </w:r>
        <w:r>
          <w:t xml:space="preserve">schendingen en structurele inconsistenties vroeg in de ontwikkelcyclus ontdekt. </w:t>
        </w:r>
      </w:ins>
    </w:p>
    <w:p w14:paraId="4AC7C325" w14:textId="77777777" w:rsidR="00DF0EEB" w:rsidRDefault="00DF0EEB" w:rsidP="00DF0EEB">
      <w:pPr>
        <w:rPr>
          <w:ins w:id="1450" w:author="Peter Jansen" w:date="2026-02-17T15:33:00Z" w16du:dateUtc="2026-02-17T14:33:00Z"/>
        </w:rPr>
      </w:pPr>
    </w:p>
    <w:p w14:paraId="6C963B4E" w14:textId="77777777" w:rsidR="00DF0EEB" w:rsidRDefault="00DF0EEB" w:rsidP="00DF0EEB">
      <w:pPr>
        <w:rPr>
          <w:ins w:id="1451" w:author="Peter Jansen" w:date="2026-02-17T15:33:00Z" w16du:dateUtc="2026-02-17T14:33:00Z"/>
        </w:rPr>
      </w:pPr>
      <w:ins w:id="1452" w:author="Peter Jansen" w:date="2026-02-17T15:33:00Z" w16du:dateUtc="2026-02-17T14:33:00Z">
        <w:r w:rsidRPr="008955F0">
          <w:rPr>
            <w:rStyle w:val="Zwaar"/>
            <w:rPrChange w:id="1453" w:author="Peter Jansen" w:date="2026-02-17T15:35:00Z" w16du:dateUtc="2026-02-17T14:35:00Z">
              <w:rPr/>
            </w:rPrChange>
          </w:rPr>
          <w:t>Motivatie:</w:t>
        </w:r>
        <w:r>
          <w:t xml:space="preserve"> </w:t>
        </w:r>
        <w:proofErr w:type="spellStart"/>
        <w:r>
          <w:t>ty</w:t>
        </w:r>
        <w:proofErr w:type="spellEnd"/>
        <w:r>
          <w:t xml:space="preserve"> is moderne, snelle </w:t>
        </w:r>
        <w:proofErr w:type="spellStart"/>
        <w:r>
          <w:t>tooling</w:t>
        </w:r>
        <w:proofErr w:type="spellEnd"/>
        <w:r>
          <w:t xml:space="preserve"> waarmee expliciete en robuuste contractvorming mogelijk wordt zonder performance</w:t>
        </w:r>
        <w:r>
          <w:rPr>
            <w:rFonts w:ascii="Cambria Math" w:hAnsi="Cambria Math" w:cs="Cambria Math"/>
          </w:rPr>
          <w:t>‑</w:t>
        </w:r>
        <w:r>
          <w:t xml:space="preserve"> of configuratie</w:t>
        </w:r>
        <w:r>
          <w:rPr>
            <w:rFonts w:ascii="Cambria Math" w:hAnsi="Cambria Math" w:cs="Cambria Math"/>
          </w:rPr>
          <w:t>‑</w:t>
        </w:r>
        <w:r>
          <w:t xml:space="preserve">overhead. </w:t>
        </w:r>
      </w:ins>
    </w:p>
    <w:p w14:paraId="5A6E0982" w14:textId="77777777" w:rsidR="00DF0EEB" w:rsidRDefault="00DF0EEB" w:rsidP="00DF0EEB">
      <w:pPr>
        <w:rPr>
          <w:ins w:id="1454" w:author="Peter Jansen" w:date="2026-02-17T15:33:00Z" w16du:dateUtc="2026-02-17T14:33:00Z"/>
        </w:rPr>
      </w:pPr>
    </w:p>
    <w:p w14:paraId="3E57F793" w14:textId="7DB24381" w:rsidR="00DF0EEB" w:rsidRPr="00DF0EEB" w:rsidRDefault="00DF0EEB">
      <w:pPr>
        <w:pStyle w:val="Kop3"/>
        <w:rPr>
          <w:ins w:id="1455" w:author="Peter Jansen" w:date="2026-02-17T15:33:00Z" w16du:dateUtc="2026-02-17T14:33:00Z"/>
          <w:lang w:val="en-US"/>
          <w:rPrChange w:id="1456" w:author="Peter Jansen" w:date="2026-02-17T15:33:00Z" w16du:dateUtc="2026-02-17T14:33:00Z">
            <w:rPr>
              <w:ins w:id="1457" w:author="Peter Jansen" w:date="2026-02-17T15:33:00Z" w16du:dateUtc="2026-02-17T14:33:00Z"/>
            </w:rPr>
          </w:rPrChange>
        </w:rPr>
        <w:pPrChange w:id="1458" w:author="Peter Jansen" w:date="2026-02-17T15:35:00Z" w16du:dateUtc="2026-02-17T14:35:00Z">
          <w:pPr/>
        </w:pPrChange>
      </w:pPr>
      <w:bookmarkStart w:id="1459" w:name="_Toc225262606"/>
      <w:ins w:id="1460" w:author="Peter Jansen" w:date="2026-02-17T15:33:00Z" w16du:dateUtc="2026-02-17T14:33:00Z">
        <w:r w:rsidRPr="00DF0EEB">
          <w:rPr>
            <w:lang w:val="en-US"/>
            <w:rPrChange w:id="1461" w:author="Peter Jansen" w:date="2026-02-17T15:33:00Z" w16du:dateUtc="2026-02-17T14:33:00Z">
              <w:rPr>
                <w:i/>
                <w:iCs/>
              </w:rPr>
            </w:rPrChange>
          </w:rPr>
          <w:t>Workflow</w:t>
        </w:r>
        <w:r w:rsidRPr="00DF0EEB">
          <w:rPr>
            <w:rFonts w:ascii="Cambria Math" w:hAnsi="Cambria Math" w:cs="Cambria Math"/>
            <w:lang w:val="en-US"/>
            <w:rPrChange w:id="1462" w:author="Peter Jansen" w:date="2026-02-17T15:33:00Z" w16du:dateUtc="2026-02-17T14:33:00Z">
              <w:rPr>
                <w:rFonts w:ascii="Cambria Math" w:hAnsi="Cambria Math" w:cs="Cambria Math"/>
                <w:i/>
                <w:iCs/>
              </w:rPr>
            </w:rPrChange>
          </w:rPr>
          <w:t>‑</w:t>
        </w:r>
        <w:proofErr w:type="spellStart"/>
        <w:r w:rsidRPr="00DF0EEB">
          <w:rPr>
            <w:lang w:val="en-US"/>
            <w:rPrChange w:id="1463" w:author="Peter Jansen" w:date="2026-02-17T15:33:00Z" w16du:dateUtc="2026-02-17T14:33:00Z">
              <w:rPr>
                <w:i/>
                <w:iCs/>
              </w:rPr>
            </w:rPrChange>
          </w:rPr>
          <w:t>kwaliteit</w:t>
        </w:r>
        <w:proofErr w:type="spellEnd"/>
        <w:r w:rsidRPr="00DF0EEB">
          <w:rPr>
            <w:lang w:val="en-US"/>
            <w:rPrChange w:id="1464" w:author="Peter Jansen" w:date="2026-02-17T15:33:00Z" w16du:dateUtc="2026-02-17T14:33:00Z">
              <w:rPr>
                <w:i/>
                <w:iCs/>
              </w:rPr>
            </w:rPrChange>
          </w:rPr>
          <w:t xml:space="preserve"> (shift</w:t>
        </w:r>
        <w:r w:rsidRPr="00DF0EEB">
          <w:rPr>
            <w:rFonts w:ascii="Cambria Math" w:hAnsi="Cambria Math" w:cs="Cambria Math"/>
            <w:lang w:val="en-US"/>
            <w:rPrChange w:id="1465" w:author="Peter Jansen" w:date="2026-02-17T15:33:00Z" w16du:dateUtc="2026-02-17T14:33:00Z">
              <w:rPr>
                <w:rFonts w:ascii="Cambria Math" w:hAnsi="Cambria Math" w:cs="Cambria Math"/>
                <w:i/>
                <w:iCs/>
              </w:rPr>
            </w:rPrChange>
          </w:rPr>
          <w:t>‑</w:t>
        </w:r>
        <w:r w:rsidRPr="00DF0EEB">
          <w:rPr>
            <w:lang w:val="en-US"/>
            <w:rPrChange w:id="1466" w:author="Peter Jansen" w:date="2026-02-17T15:33:00Z" w16du:dateUtc="2026-02-17T14:33:00Z">
              <w:rPr>
                <w:i/>
                <w:iCs/>
              </w:rPr>
            </w:rPrChange>
          </w:rPr>
          <w:t>left quality)</w:t>
        </w:r>
        <w:bookmarkEnd w:id="1459"/>
        <w:r w:rsidRPr="00DF0EEB">
          <w:rPr>
            <w:lang w:val="en-US"/>
            <w:rPrChange w:id="1467" w:author="Peter Jansen" w:date="2026-02-17T15:33:00Z" w16du:dateUtc="2026-02-17T14:33:00Z">
              <w:rPr>
                <w:i/>
                <w:iCs/>
              </w:rPr>
            </w:rPrChange>
          </w:rPr>
          <w:t xml:space="preserve"> </w:t>
        </w:r>
      </w:ins>
    </w:p>
    <w:p w14:paraId="4F7480A3" w14:textId="77777777" w:rsidR="00DF0EEB" w:rsidRPr="008955F0" w:rsidRDefault="00DF0EEB" w:rsidP="00DF0EEB">
      <w:pPr>
        <w:rPr>
          <w:ins w:id="1468" w:author="Peter Jansen" w:date="2026-02-17T15:33:00Z" w16du:dateUtc="2026-02-17T14:33:00Z"/>
          <w:rStyle w:val="Zwaar"/>
          <w:rPrChange w:id="1469" w:author="Peter Jansen" w:date="2026-02-17T15:35:00Z" w16du:dateUtc="2026-02-17T14:35:00Z">
            <w:rPr>
              <w:ins w:id="1470" w:author="Peter Jansen" w:date="2026-02-17T15:33:00Z" w16du:dateUtc="2026-02-17T14:33:00Z"/>
            </w:rPr>
          </w:rPrChange>
        </w:rPr>
      </w:pPr>
      <w:ins w:id="1471" w:author="Peter Jansen" w:date="2026-02-17T15:33:00Z" w16du:dateUtc="2026-02-17T14:33:00Z">
        <w:r w:rsidRPr="008955F0">
          <w:rPr>
            <w:rStyle w:val="Zwaar"/>
            <w:rPrChange w:id="1472" w:author="Peter Jansen" w:date="2026-02-17T15:35:00Z" w16du:dateUtc="2026-02-17T14:35:00Z">
              <w:rPr/>
            </w:rPrChange>
          </w:rPr>
          <w:t>Toegepast product: pre</w:t>
        </w:r>
        <w:r w:rsidRPr="008955F0">
          <w:rPr>
            <w:rStyle w:val="Zwaar"/>
            <w:rPrChange w:id="1473" w:author="Peter Jansen" w:date="2026-02-17T15:35:00Z" w16du:dateUtc="2026-02-17T14:35:00Z">
              <w:rPr>
                <w:rFonts w:ascii="Cambria Math" w:hAnsi="Cambria Math" w:cs="Cambria Math"/>
              </w:rPr>
            </w:rPrChange>
          </w:rPr>
          <w:t>‑</w:t>
        </w:r>
        <w:proofErr w:type="spellStart"/>
        <w:r w:rsidRPr="008955F0">
          <w:rPr>
            <w:rStyle w:val="Zwaar"/>
            <w:rPrChange w:id="1474" w:author="Peter Jansen" w:date="2026-02-17T15:35:00Z" w16du:dateUtc="2026-02-17T14:35:00Z">
              <w:rPr/>
            </w:rPrChange>
          </w:rPr>
          <w:t>commit</w:t>
        </w:r>
        <w:proofErr w:type="spellEnd"/>
        <w:r w:rsidRPr="008955F0">
          <w:rPr>
            <w:rStyle w:val="Zwaar"/>
            <w:rPrChange w:id="1475" w:author="Peter Jansen" w:date="2026-02-17T15:35:00Z" w16du:dateUtc="2026-02-17T14:35:00Z">
              <w:rPr/>
            </w:rPrChange>
          </w:rPr>
          <w:t xml:space="preserve"> </w:t>
        </w:r>
      </w:ins>
    </w:p>
    <w:p w14:paraId="4377D238" w14:textId="77777777" w:rsidR="00DF0EEB" w:rsidRDefault="00DF0EEB" w:rsidP="00DF0EEB">
      <w:pPr>
        <w:rPr>
          <w:ins w:id="1476" w:author="Peter Jansen" w:date="2026-02-17T15:33:00Z" w16du:dateUtc="2026-02-17T14:33:00Z"/>
        </w:rPr>
      </w:pPr>
      <w:ins w:id="1477" w:author="Peter Jansen" w:date="2026-02-17T15:33:00Z" w16du:dateUtc="2026-02-17T14:33:00Z">
        <w:r>
          <w:t>Kwaliteitscontroles worden via pre</w:t>
        </w:r>
        <w:r>
          <w:rPr>
            <w:rFonts w:ascii="Cambria Math" w:hAnsi="Cambria Math" w:cs="Cambria Math"/>
          </w:rPr>
          <w:t>‑</w:t>
        </w:r>
        <w:proofErr w:type="spellStart"/>
        <w:r>
          <w:t>commit</w:t>
        </w:r>
        <w:proofErr w:type="spellEnd"/>
        <w:r>
          <w:t xml:space="preserve"> </w:t>
        </w:r>
        <w:proofErr w:type="spellStart"/>
        <w:r>
          <w:t>hooks</w:t>
        </w:r>
        <w:proofErr w:type="spellEnd"/>
        <w:r>
          <w:t xml:space="preserve"> afdwingbaar gemaakt. Bij elke </w:t>
        </w:r>
        <w:proofErr w:type="spellStart"/>
        <w:r>
          <w:t>commit</w:t>
        </w:r>
        <w:proofErr w:type="spellEnd"/>
        <w:r>
          <w:t xml:space="preserve"> worden automatisch </w:t>
        </w:r>
        <w:proofErr w:type="spellStart"/>
        <w:r>
          <w:t>linting</w:t>
        </w:r>
        <w:proofErr w:type="spellEnd"/>
        <w:r>
          <w:t xml:space="preserve">, </w:t>
        </w:r>
        <w:proofErr w:type="spellStart"/>
        <w:r>
          <w:t>formatting</w:t>
        </w:r>
        <w:proofErr w:type="spellEnd"/>
        <w:r>
          <w:t xml:space="preserve">, </w:t>
        </w:r>
        <w:proofErr w:type="spellStart"/>
        <w:r>
          <w:t>typechecking</w:t>
        </w:r>
        <w:proofErr w:type="spellEnd"/>
        <w:r>
          <w:t xml:space="preserve"> en eventueel security</w:t>
        </w:r>
        <w:r>
          <w:rPr>
            <w:rFonts w:ascii="Cambria Math" w:hAnsi="Cambria Math" w:cs="Cambria Math"/>
          </w:rPr>
          <w:t>‑</w:t>
        </w:r>
        <w:r>
          <w:t xml:space="preserve"> en synchronisatie</w:t>
        </w:r>
        <w:r>
          <w:rPr>
            <w:rFonts w:ascii="Cambria Math" w:hAnsi="Cambria Math" w:cs="Cambria Math"/>
          </w:rPr>
          <w:t>‑</w:t>
        </w:r>
        <w:r>
          <w:t xml:space="preserve">checks uitgevoerd. </w:t>
        </w:r>
      </w:ins>
    </w:p>
    <w:p w14:paraId="66C8827C" w14:textId="77777777" w:rsidR="00DF0EEB" w:rsidRDefault="00DF0EEB" w:rsidP="00DF0EEB">
      <w:pPr>
        <w:rPr>
          <w:ins w:id="1478" w:author="Peter Jansen" w:date="2026-02-17T15:33:00Z" w16du:dateUtc="2026-02-17T14:33:00Z"/>
        </w:rPr>
      </w:pPr>
    </w:p>
    <w:p w14:paraId="3542CE93" w14:textId="77777777" w:rsidR="00DF0EEB" w:rsidRDefault="00DF0EEB" w:rsidP="00DF0EEB">
      <w:pPr>
        <w:rPr>
          <w:ins w:id="1479" w:author="Peter Jansen" w:date="2026-02-17T15:33:00Z" w16du:dateUtc="2026-02-17T14:33:00Z"/>
        </w:rPr>
      </w:pPr>
      <w:ins w:id="1480" w:author="Peter Jansen" w:date="2026-02-17T15:33:00Z" w16du:dateUtc="2026-02-17T14:33:00Z">
        <w:r w:rsidRPr="008955F0">
          <w:rPr>
            <w:rStyle w:val="Zwaar"/>
            <w:rPrChange w:id="1481" w:author="Peter Jansen" w:date="2026-02-17T15:36:00Z" w16du:dateUtc="2026-02-17T14:36:00Z">
              <w:rPr/>
            </w:rPrChange>
          </w:rPr>
          <w:t>Motivatie:</w:t>
        </w:r>
        <w:r>
          <w:t xml:space="preserve"> pre</w:t>
        </w:r>
        <w:r>
          <w:rPr>
            <w:rFonts w:ascii="Cambria Math" w:hAnsi="Cambria Math" w:cs="Cambria Math"/>
          </w:rPr>
          <w:t>‑</w:t>
        </w:r>
        <w:proofErr w:type="spellStart"/>
        <w:r>
          <w:t>commit</w:t>
        </w:r>
        <w:proofErr w:type="spellEnd"/>
        <w:r>
          <w:t xml:space="preserve"> garandeert dat code pas de </w:t>
        </w:r>
        <w:proofErr w:type="spellStart"/>
        <w:r>
          <w:t>repository</w:t>
        </w:r>
        <w:proofErr w:type="spellEnd"/>
        <w:r>
          <w:t xml:space="preserve"> bereikt wanneer deze voldoet aan vooraf vastgestelde kwaliteitsnormen, waarmee defecten vroeg worden onderschept. </w:t>
        </w:r>
      </w:ins>
    </w:p>
    <w:p w14:paraId="5EFBBD16" w14:textId="77777777" w:rsidR="00DF0EEB" w:rsidRDefault="00DF0EEB" w:rsidP="00DF0EEB">
      <w:pPr>
        <w:rPr>
          <w:ins w:id="1482" w:author="Peter Jansen" w:date="2026-02-17T15:33:00Z" w16du:dateUtc="2026-02-17T14:33:00Z"/>
        </w:rPr>
      </w:pPr>
    </w:p>
    <w:p w14:paraId="499AAFB4" w14:textId="20874A94" w:rsidR="00DF0EEB" w:rsidRDefault="008955F0">
      <w:pPr>
        <w:pStyle w:val="Kop3"/>
        <w:rPr>
          <w:ins w:id="1483" w:author="Peter Jansen" w:date="2026-02-17T15:33:00Z" w16du:dateUtc="2026-02-17T14:33:00Z"/>
        </w:rPr>
        <w:pPrChange w:id="1484" w:author="Peter Jansen" w:date="2026-02-17T15:36:00Z" w16du:dateUtc="2026-02-17T14:36:00Z">
          <w:pPr/>
        </w:pPrChange>
      </w:pPr>
      <w:bookmarkStart w:id="1485" w:name="_Toc225262607"/>
      <w:ins w:id="1486" w:author="Peter Jansen" w:date="2026-02-17T15:36:00Z" w16du:dateUtc="2026-02-17T14:36:00Z">
        <w:r>
          <w:t>T</w:t>
        </w:r>
      </w:ins>
      <w:ins w:id="1487" w:author="Peter Jansen" w:date="2026-02-17T15:33:00Z" w16du:dateUtc="2026-02-17T14:33:00Z">
        <w:r w:rsidR="00DF0EEB">
          <w:t>estbaarheid</w:t>
        </w:r>
        <w:bookmarkEnd w:id="1485"/>
      </w:ins>
    </w:p>
    <w:p w14:paraId="6E88EDFE" w14:textId="77777777" w:rsidR="00DF0EEB" w:rsidRPr="008955F0" w:rsidRDefault="00DF0EEB" w:rsidP="00DF0EEB">
      <w:pPr>
        <w:rPr>
          <w:ins w:id="1488" w:author="Peter Jansen" w:date="2026-02-17T15:33:00Z" w16du:dateUtc="2026-02-17T14:33:00Z"/>
          <w:rStyle w:val="Zwaar"/>
          <w:rPrChange w:id="1489" w:author="Peter Jansen" w:date="2026-02-17T15:36:00Z" w16du:dateUtc="2026-02-17T14:36:00Z">
            <w:rPr>
              <w:ins w:id="1490" w:author="Peter Jansen" w:date="2026-02-17T15:33:00Z" w16du:dateUtc="2026-02-17T14:33:00Z"/>
            </w:rPr>
          </w:rPrChange>
        </w:rPr>
      </w:pPr>
      <w:ins w:id="1491" w:author="Peter Jansen" w:date="2026-02-17T15:33:00Z" w16du:dateUtc="2026-02-17T14:33:00Z">
        <w:r w:rsidRPr="008955F0">
          <w:rPr>
            <w:rStyle w:val="Zwaar"/>
            <w:rPrChange w:id="1492" w:author="Peter Jansen" w:date="2026-02-17T15:36:00Z" w16du:dateUtc="2026-02-17T14:36:00Z">
              <w:rPr/>
            </w:rPrChange>
          </w:rPr>
          <w:t xml:space="preserve">Toegepast product: </w:t>
        </w:r>
        <w:proofErr w:type="spellStart"/>
        <w:r w:rsidRPr="008955F0">
          <w:rPr>
            <w:rStyle w:val="Zwaar"/>
            <w:rPrChange w:id="1493" w:author="Peter Jansen" w:date="2026-02-17T15:36:00Z" w16du:dateUtc="2026-02-17T14:36:00Z">
              <w:rPr/>
            </w:rPrChange>
          </w:rPr>
          <w:t>pytest</w:t>
        </w:r>
        <w:proofErr w:type="spellEnd"/>
        <w:r w:rsidRPr="008955F0">
          <w:rPr>
            <w:rStyle w:val="Zwaar"/>
            <w:rPrChange w:id="1494" w:author="Peter Jansen" w:date="2026-02-17T15:36:00Z" w16du:dateUtc="2026-02-17T14:36:00Z">
              <w:rPr/>
            </w:rPrChange>
          </w:rPr>
          <w:t xml:space="preserve"> </w:t>
        </w:r>
      </w:ins>
    </w:p>
    <w:p w14:paraId="161F298E" w14:textId="77777777" w:rsidR="00DF0EEB" w:rsidRDefault="00DF0EEB" w:rsidP="00DF0EEB">
      <w:pPr>
        <w:rPr>
          <w:ins w:id="1495" w:author="Peter Jansen" w:date="2026-02-17T15:33:00Z" w16du:dateUtc="2026-02-17T14:33:00Z"/>
        </w:rPr>
      </w:pPr>
      <w:ins w:id="1496" w:author="Peter Jansen" w:date="2026-02-17T15:33:00Z" w16du:dateUtc="2026-02-17T14:33:00Z">
        <w:r>
          <w:t xml:space="preserve">Voor unit- en integratietesten wordt </w:t>
        </w:r>
        <w:proofErr w:type="spellStart"/>
        <w:r>
          <w:t>pytest</w:t>
        </w:r>
        <w:proofErr w:type="spellEnd"/>
        <w:r>
          <w:t xml:space="preserve"> gebruikt. Dankzij </w:t>
        </w:r>
        <w:proofErr w:type="spellStart"/>
        <w:r>
          <w:t>fixtures</w:t>
        </w:r>
        <w:proofErr w:type="spellEnd"/>
        <w:r>
          <w:t xml:space="preserve">, </w:t>
        </w:r>
        <w:proofErr w:type="spellStart"/>
        <w:r>
          <w:t>parametrisatie</w:t>
        </w:r>
        <w:proofErr w:type="spellEnd"/>
        <w:r>
          <w:t xml:space="preserve"> en uitbreidbare plug</w:t>
        </w:r>
        <w:r>
          <w:rPr>
            <w:rFonts w:ascii="Cambria Math" w:hAnsi="Cambria Math" w:cs="Cambria Math"/>
          </w:rPr>
          <w:t>‑</w:t>
        </w:r>
        <w:r>
          <w:t xml:space="preserve">ins ondersteunt </w:t>
        </w:r>
        <w:proofErr w:type="spellStart"/>
        <w:r>
          <w:t>pytest</w:t>
        </w:r>
        <w:proofErr w:type="spellEnd"/>
        <w:r>
          <w:t xml:space="preserve"> zowel eenvoudige als complexe tests met minimale </w:t>
        </w:r>
        <w:proofErr w:type="spellStart"/>
        <w:r>
          <w:t>boilerplate</w:t>
        </w:r>
        <w:proofErr w:type="spellEnd"/>
        <w:r>
          <w:t xml:space="preserve">. </w:t>
        </w:r>
      </w:ins>
    </w:p>
    <w:p w14:paraId="4489DEDD" w14:textId="77777777" w:rsidR="00DF0EEB" w:rsidRDefault="00DF0EEB" w:rsidP="00DF0EEB">
      <w:pPr>
        <w:rPr>
          <w:ins w:id="1497" w:author="Peter Jansen" w:date="2026-02-17T15:33:00Z" w16du:dateUtc="2026-02-17T14:33:00Z"/>
        </w:rPr>
      </w:pPr>
    </w:p>
    <w:p w14:paraId="7837998D" w14:textId="77777777" w:rsidR="00DF0EEB" w:rsidRDefault="00DF0EEB" w:rsidP="00DF0EEB">
      <w:pPr>
        <w:rPr>
          <w:ins w:id="1498" w:author="Peter Jansen" w:date="2026-02-17T15:33:00Z" w16du:dateUtc="2026-02-17T14:33:00Z"/>
        </w:rPr>
      </w:pPr>
      <w:ins w:id="1499" w:author="Peter Jansen" w:date="2026-02-17T15:33:00Z" w16du:dateUtc="2026-02-17T14:33:00Z">
        <w:r w:rsidRPr="008955F0">
          <w:rPr>
            <w:rStyle w:val="Zwaar"/>
            <w:rPrChange w:id="1500" w:author="Peter Jansen" w:date="2026-02-17T15:36:00Z" w16du:dateUtc="2026-02-17T14:36:00Z">
              <w:rPr/>
            </w:rPrChange>
          </w:rPr>
          <w:t>Motivatie:</w:t>
        </w:r>
        <w:r>
          <w:t xml:space="preserve"> </w:t>
        </w:r>
        <w:proofErr w:type="spellStart"/>
        <w:r>
          <w:t>pytest</w:t>
        </w:r>
        <w:proofErr w:type="spellEnd"/>
        <w:r>
          <w:t xml:space="preserve"> bevordert hoge testdekking, is snel, volwassen en sluit goed aan op CI</w:t>
        </w:r>
        <w:r>
          <w:rPr>
            <w:rFonts w:ascii="Cambria Math" w:hAnsi="Cambria Math" w:cs="Cambria Math"/>
          </w:rPr>
          <w:t>‑</w:t>
        </w:r>
        <w:r>
          <w:t xml:space="preserve">pijplijnen en </w:t>
        </w:r>
        <w:proofErr w:type="spellStart"/>
        <w:r>
          <w:t>uv</w:t>
        </w:r>
        <w:proofErr w:type="spellEnd"/>
        <w:r>
          <w:rPr>
            <w:rFonts w:ascii="Cambria Math" w:hAnsi="Cambria Math" w:cs="Cambria Math"/>
          </w:rPr>
          <w:t>‑</w:t>
        </w:r>
        <w:r>
          <w:t xml:space="preserve">gebaseerde </w:t>
        </w:r>
        <w:proofErr w:type="spellStart"/>
        <w:r>
          <w:t>workflows</w:t>
        </w:r>
        <w:proofErr w:type="spellEnd"/>
        <w:r>
          <w:t xml:space="preserve">. </w:t>
        </w:r>
      </w:ins>
    </w:p>
    <w:p w14:paraId="080AAB31" w14:textId="77777777" w:rsidR="00DF0EEB" w:rsidRDefault="00DF0EEB" w:rsidP="00DF0EEB">
      <w:pPr>
        <w:rPr>
          <w:ins w:id="1501" w:author="Peter Jansen" w:date="2026-02-17T15:33:00Z" w16du:dateUtc="2026-02-17T14:33:00Z"/>
        </w:rPr>
      </w:pPr>
    </w:p>
    <w:p w14:paraId="544E5F34" w14:textId="7559273A" w:rsidR="00DF0EEB" w:rsidRDefault="00DF0EEB">
      <w:pPr>
        <w:pStyle w:val="Kop3"/>
        <w:rPr>
          <w:ins w:id="1502" w:author="Peter Jansen" w:date="2026-02-17T15:33:00Z" w16du:dateUtc="2026-02-17T14:33:00Z"/>
        </w:rPr>
        <w:pPrChange w:id="1503" w:author="Peter Jansen" w:date="2026-02-17T15:36:00Z" w16du:dateUtc="2026-02-17T14:36:00Z">
          <w:pPr/>
        </w:pPrChange>
      </w:pPr>
      <w:bookmarkStart w:id="1504" w:name="_Toc225262608"/>
      <w:proofErr w:type="spellStart"/>
      <w:ins w:id="1505" w:author="Peter Jansen" w:date="2026-02-17T15:33:00Z" w16du:dateUtc="2026-02-17T14:33:00Z">
        <w:r>
          <w:t>Onderhoudbaarheid</w:t>
        </w:r>
        <w:bookmarkEnd w:id="1504"/>
        <w:proofErr w:type="spellEnd"/>
        <w:r>
          <w:t xml:space="preserve"> </w:t>
        </w:r>
      </w:ins>
    </w:p>
    <w:p w14:paraId="4C4E562A" w14:textId="77777777" w:rsidR="006C68BF" w:rsidRPr="006C68BF" w:rsidRDefault="006C68BF" w:rsidP="006C68BF">
      <w:pPr>
        <w:rPr>
          <w:ins w:id="1506" w:author="Peter Jansen" w:date="2026-02-17T15:43:00Z"/>
          <w:b/>
          <w:bCs/>
        </w:rPr>
      </w:pPr>
      <w:ins w:id="1507" w:author="Peter Jansen" w:date="2026-02-17T15:43:00Z">
        <w:r w:rsidRPr="006C68BF">
          <w:rPr>
            <w:b/>
            <w:bCs/>
          </w:rPr>
          <w:t xml:space="preserve">Toegepaste producten: </w:t>
        </w:r>
        <w:proofErr w:type="spellStart"/>
        <w:r w:rsidRPr="006C68BF">
          <w:rPr>
            <w:b/>
            <w:bCs/>
          </w:rPr>
          <w:t>uv</w:t>
        </w:r>
        <w:proofErr w:type="spellEnd"/>
        <w:r w:rsidRPr="006C68BF">
          <w:rPr>
            <w:b/>
            <w:bCs/>
          </w:rPr>
          <w:t xml:space="preserve"> + </w:t>
        </w:r>
        <w:proofErr w:type="spellStart"/>
        <w:r w:rsidRPr="006C68BF">
          <w:rPr>
            <w:b/>
            <w:bCs/>
          </w:rPr>
          <w:t>ruff</w:t>
        </w:r>
        <w:proofErr w:type="spellEnd"/>
        <w:r w:rsidRPr="006C68BF">
          <w:rPr>
            <w:b/>
            <w:bCs/>
          </w:rPr>
          <w:t xml:space="preserve"> + </w:t>
        </w:r>
        <w:proofErr w:type="spellStart"/>
        <w:r w:rsidRPr="006C68BF">
          <w:rPr>
            <w:b/>
            <w:bCs/>
          </w:rPr>
          <w:t>Dependabot</w:t>
        </w:r>
        <w:proofErr w:type="spellEnd"/>
      </w:ins>
    </w:p>
    <w:p w14:paraId="0E7F0CC6" w14:textId="77777777" w:rsidR="00DC5B3A" w:rsidRPr="00DC5B3A" w:rsidRDefault="00DC5B3A" w:rsidP="00DC5B3A">
      <w:r w:rsidRPr="00DC5B3A">
        <w:t>Combinatie van tools met onderstaande verantwoordelijkheden:</w:t>
      </w:r>
    </w:p>
    <w:p w14:paraId="66D543D4" w14:textId="63B2DA32" w:rsidR="00DC5B3A" w:rsidRPr="00DC5B3A" w:rsidRDefault="00DC5B3A" w:rsidP="00DC5B3A">
      <w:pPr>
        <w:pStyle w:val="Lijstalinea"/>
        <w:numPr>
          <w:ilvl w:val="0"/>
          <w:numId w:val="250"/>
        </w:numPr>
      </w:pPr>
      <w:proofErr w:type="spellStart"/>
      <w:r w:rsidRPr="00DC5B3A">
        <w:t>uv</w:t>
      </w:r>
      <w:proofErr w:type="spellEnd"/>
      <w:r w:rsidRPr="00DC5B3A">
        <w:t xml:space="preserve"> zorgt voor consistente projectstructuren en </w:t>
      </w:r>
      <w:proofErr w:type="spellStart"/>
      <w:r w:rsidRPr="00DC5B3A">
        <w:t>dependency</w:t>
      </w:r>
      <w:proofErr w:type="spellEnd"/>
      <w:r w:rsidRPr="00DC5B3A">
        <w:t xml:space="preserve"> definities.</w:t>
      </w:r>
    </w:p>
    <w:p w14:paraId="1E9809CA" w14:textId="5736259A" w:rsidR="00DC5B3A" w:rsidRPr="00DC5B3A" w:rsidRDefault="00DC5B3A" w:rsidP="00DC5B3A">
      <w:pPr>
        <w:pStyle w:val="Lijstalinea"/>
        <w:numPr>
          <w:ilvl w:val="0"/>
          <w:numId w:val="250"/>
        </w:numPr>
      </w:pPr>
      <w:proofErr w:type="spellStart"/>
      <w:r w:rsidRPr="00DC5B3A">
        <w:t>ruff</w:t>
      </w:r>
      <w:proofErr w:type="spellEnd"/>
      <w:r w:rsidRPr="00DC5B3A">
        <w:t xml:space="preserve"> garandeert eenduidige code stijl.</w:t>
      </w:r>
    </w:p>
    <w:p w14:paraId="49BC41D4" w14:textId="70221703" w:rsidR="006C68BF" w:rsidRPr="00DC5B3A" w:rsidRDefault="006C68BF" w:rsidP="00DC5B3A">
      <w:pPr>
        <w:pStyle w:val="Lijstalinea"/>
        <w:numPr>
          <w:ilvl w:val="0"/>
          <w:numId w:val="250"/>
        </w:numPr>
      </w:pPr>
      <w:proofErr w:type="spellStart"/>
      <w:r w:rsidRPr="00DC5B3A">
        <w:t>Dependabot</w:t>
      </w:r>
      <w:proofErr w:type="spellEnd"/>
      <w:r w:rsidRPr="00DC5B3A">
        <w:t xml:space="preserve"> monitort </w:t>
      </w:r>
      <w:proofErr w:type="spellStart"/>
      <w:r w:rsidRPr="00DC5B3A">
        <w:t>dependencies</w:t>
      </w:r>
      <w:proofErr w:type="spellEnd"/>
      <w:r w:rsidRPr="00DC5B3A">
        <w:t xml:space="preserve"> automatisch en opent </w:t>
      </w:r>
      <w:proofErr w:type="spellStart"/>
      <w:r w:rsidRPr="00DC5B3A">
        <w:t>PR’s</w:t>
      </w:r>
      <w:proofErr w:type="spellEnd"/>
      <w:r w:rsidRPr="00DC5B3A">
        <w:t xml:space="preserve"> voor updates.</w:t>
      </w:r>
    </w:p>
    <w:p w14:paraId="33A4489C" w14:textId="77777777" w:rsidR="00DC5B3A" w:rsidRDefault="00DC5B3A" w:rsidP="006C68BF">
      <w:pPr>
        <w:rPr>
          <w:b/>
          <w:bCs/>
        </w:rPr>
      </w:pPr>
    </w:p>
    <w:p w14:paraId="2C6E4AE8" w14:textId="4B5915C0" w:rsidR="006C68BF" w:rsidRPr="006C68BF" w:rsidRDefault="006C68BF" w:rsidP="006C68BF">
      <w:pPr>
        <w:rPr>
          <w:ins w:id="1508" w:author="Peter Jansen" w:date="2026-02-17T15:43:00Z"/>
          <w:rPrChange w:id="1509" w:author="Peter Jansen" w:date="2026-02-17T15:43:00Z" w16du:dateUtc="2026-02-17T14:43:00Z">
            <w:rPr>
              <w:ins w:id="1510" w:author="Peter Jansen" w:date="2026-02-17T15:43:00Z"/>
              <w:b/>
              <w:bCs/>
            </w:rPr>
          </w:rPrChange>
        </w:rPr>
      </w:pPr>
      <w:ins w:id="1511" w:author="Peter Jansen" w:date="2026-02-17T15:43:00Z">
        <w:r w:rsidRPr="006C68BF">
          <w:rPr>
            <w:b/>
            <w:bCs/>
          </w:rPr>
          <w:lastRenderedPageBreak/>
          <w:t xml:space="preserve">Motivatie: </w:t>
        </w:r>
        <w:r w:rsidRPr="006C68BF">
          <w:rPr>
            <w:rPrChange w:id="1512" w:author="Peter Jansen" w:date="2026-02-17T15:43:00Z" w16du:dateUtc="2026-02-17T14:43:00Z">
              <w:rPr>
                <w:b/>
                <w:bCs/>
              </w:rPr>
            </w:rPrChange>
          </w:rPr>
          <w:t xml:space="preserve">een uniforme codebase in combinatie met geautomatiseerd </w:t>
        </w:r>
        <w:proofErr w:type="spellStart"/>
        <w:r w:rsidRPr="006C68BF">
          <w:rPr>
            <w:rPrChange w:id="1513" w:author="Peter Jansen" w:date="2026-02-17T15:43:00Z" w16du:dateUtc="2026-02-17T14:43:00Z">
              <w:rPr>
                <w:b/>
                <w:bCs/>
              </w:rPr>
            </w:rPrChange>
          </w:rPr>
          <w:t>dependency</w:t>
        </w:r>
        <w:proofErr w:type="spellEnd"/>
        <w:r w:rsidRPr="006C68BF">
          <w:rPr>
            <w:rPrChange w:id="1514" w:author="Peter Jansen" w:date="2026-02-17T15:43:00Z" w16du:dateUtc="2026-02-17T14:43:00Z">
              <w:rPr>
                <w:b/>
                <w:bCs/>
              </w:rPr>
            </w:rPrChange>
          </w:rPr>
          <w:noBreakHyphen/>
          <w:t xml:space="preserve">beheer reduceert onderhoudslast en vereenvoudigt </w:t>
        </w:r>
        <w:proofErr w:type="spellStart"/>
        <w:r w:rsidRPr="006C68BF">
          <w:rPr>
            <w:rPrChange w:id="1515" w:author="Peter Jansen" w:date="2026-02-17T15:43:00Z" w16du:dateUtc="2026-02-17T14:43:00Z">
              <w:rPr>
                <w:b/>
                <w:bCs/>
              </w:rPr>
            </w:rPrChange>
          </w:rPr>
          <w:t>onboarding</w:t>
        </w:r>
        <w:proofErr w:type="spellEnd"/>
        <w:r w:rsidRPr="006C68BF">
          <w:rPr>
            <w:rPrChange w:id="1516" w:author="Peter Jansen" w:date="2026-02-17T15:43:00Z" w16du:dateUtc="2026-02-17T14:43:00Z">
              <w:rPr>
                <w:b/>
                <w:bCs/>
              </w:rPr>
            </w:rPrChange>
          </w:rPr>
          <w:t xml:space="preserve"> van ontwikkelaars.</w:t>
        </w:r>
      </w:ins>
    </w:p>
    <w:p w14:paraId="3DE765C4" w14:textId="77777777" w:rsidR="00DF0EEB" w:rsidRPr="006C68BF" w:rsidRDefault="00DF0EEB" w:rsidP="00DF0EEB">
      <w:pPr>
        <w:rPr>
          <w:ins w:id="1517" w:author="Peter Jansen" w:date="2026-02-17T15:33:00Z" w16du:dateUtc="2026-02-17T14:33:00Z"/>
        </w:rPr>
      </w:pPr>
    </w:p>
    <w:p w14:paraId="36BD4811" w14:textId="2E4BA6B1" w:rsidR="00DF0EEB" w:rsidRPr="00DF0EEB" w:rsidRDefault="652E73AD">
      <w:pPr>
        <w:pStyle w:val="Kop3"/>
        <w:rPr>
          <w:ins w:id="1518" w:author="Peter Jansen" w:date="2026-02-17T15:33:00Z" w16du:dateUtc="2026-02-17T14:33:00Z"/>
          <w:lang w:val="en-US"/>
          <w:rPrChange w:id="1519" w:author="Peter Jansen" w:date="2026-02-17T15:33:00Z" w16du:dateUtc="2026-02-17T14:33:00Z">
            <w:rPr>
              <w:ins w:id="1520" w:author="Peter Jansen" w:date="2026-02-17T15:33:00Z" w16du:dateUtc="2026-02-17T14:33:00Z"/>
            </w:rPr>
          </w:rPrChange>
        </w:rPr>
        <w:pPrChange w:id="1521" w:author="Peter Jansen" w:date="2026-02-17T15:39:00Z" w16du:dateUtc="2026-02-17T14:39:00Z">
          <w:pPr/>
        </w:pPrChange>
      </w:pPr>
      <w:ins w:id="1522" w:author="Yannick Vinkesteijn" w:date="2026-03-03T09:59:00Z" w16du:dateUtc="2026-03-03T09:59:21Z">
        <w:del w:id="1523" w:author="Peter Jansen" w:date="2026-03-05T14:20:00Z" w16du:dateUtc="2026-03-05T13:20:00Z">
          <w:r w:rsidRPr="18F190BA" w:rsidDel="0038016F">
            <w:rPr>
              <w:lang w:val="en-US"/>
            </w:rPr>
            <w:delText>p</w:delText>
          </w:r>
        </w:del>
      </w:ins>
      <w:bookmarkStart w:id="1524" w:name="_Toc225262609"/>
      <w:ins w:id="1525" w:author="Peter Jansen" w:date="2026-02-17T15:33:00Z" w16du:dateUtc="2026-02-17T14:33:00Z">
        <w:r w:rsidR="00DF0EEB" w:rsidRPr="18F190BA">
          <w:rPr>
            <w:lang w:val="en-US"/>
            <w:rPrChange w:id="1526" w:author="Peter Jansen" w:date="2026-02-17T15:33:00Z" w16du:dateUtc="2026-02-17T14:33:00Z">
              <w:rPr>
                <w:i/>
                <w:iCs/>
              </w:rPr>
            </w:rPrChange>
          </w:rPr>
          <w:t>Security</w:t>
        </w:r>
        <w:commentRangeStart w:id="1527"/>
        <w:commentRangeStart w:id="1528"/>
        <w:commentRangeStart w:id="1529"/>
        <w:commentRangeStart w:id="1530"/>
        <w:commentRangeStart w:id="1531"/>
        <w:commentRangeStart w:id="1532"/>
        <w:r w:rsidR="00DF0EEB" w:rsidRPr="00DF0EEB">
          <w:rPr>
            <w:lang w:val="en-US"/>
            <w:rPrChange w:id="1533" w:author="Peter Jansen" w:date="2026-02-17T15:33:00Z" w16du:dateUtc="2026-02-17T14:33:00Z">
              <w:rPr>
                <w:i/>
                <w:iCs/>
              </w:rPr>
            </w:rPrChange>
          </w:rPr>
          <w:t xml:space="preserve"> &amp; Compliance</w:t>
        </w:r>
        <w:bookmarkEnd w:id="1524"/>
        <w:r w:rsidR="00DF0EEB" w:rsidRPr="00DF0EEB">
          <w:rPr>
            <w:lang w:val="en-US"/>
            <w:rPrChange w:id="1534" w:author="Peter Jansen" w:date="2026-02-17T15:33:00Z" w16du:dateUtc="2026-02-17T14:33:00Z">
              <w:rPr>
                <w:i/>
                <w:iCs/>
              </w:rPr>
            </w:rPrChange>
          </w:rPr>
          <w:t xml:space="preserve"> </w:t>
        </w:r>
      </w:ins>
      <w:commentRangeEnd w:id="1527"/>
      <w:r w:rsidR="00DF0EEB" w:rsidRPr="00DF0EEB">
        <w:rPr>
          <w:rStyle w:val="Verwijzingopmerking"/>
          <w:sz w:val="22"/>
          <w:szCs w:val="20"/>
          <w:lang w:val="en-US"/>
          <w:rPrChange w:id="1535" w:author="Peter Jansen" w:date="2026-02-17T15:33:00Z" w16du:dateUtc="2026-02-17T14:33:00Z">
            <w:rPr>
              <w:rStyle w:val="Verwijzingopmerking"/>
              <w:i/>
              <w:iCs/>
              <w:sz w:val="22"/>
              <w:szCs w:val="20"/>
            </w:rPr>
          </w:rPrChange>
        </w:rPr>
        <w:commentReference w:id="1527"/>
      </w:r>
      <w:commentRangeEnd w:id="1528"/>
      <w:r w:rsidR="004B0E5E" w:rsidRPr="00DF0EEB">
        <w:rPr>
          <w:rStyle w:val="Verwijzingopmerking"/>
          <w:sz w:val="22"/>
          <w:szCs w:val="20"/>
          <w:lang w:val="en-US"/>
          <w:rPrChange w:id="1536" w:author="Peter Jansen" w:date="2026-02-17T15:33:00Z" w16du:dateUtc="2026-02-17T14:33:00Z">
            <w:rPr>
              <w:rStyle w:val="Verwijzingopmerking"/>
              <w:i/>
              <w:iCs/>
              <w:sz w:val="22"/>
              <w:szCs w:val="20"/>
            </w:rPr>
          </w:rPrChange>
        </w:rPr>
        <w:commentReference w:id="1528"/>
      </w:r>
      <w:commentRangeEnd w:id="1529"/>
      <w:r w:rsidR="00DF0EEB" w:rsidRPr="00DF0EEB">
        <w:rPr>
          <w:rStyle w:val="Verwijzingopmerking"/>
          <w:sz w:val="22"/>
          <w:szCs w:val="20"/>
          <w:lang w:val="en-US"/>
          <w:rPrChange w:id="1537" w:author="Peter Jansen" w:date="2026-02-17T15:33:00Z" w16du:dateUtc="2026-02-17T14:33:00Z">
            <w:rPr>
              <w:rStyle w:val="Verwijzingopmerking"/>
              <w:i/>
              <w:iCs/>
              <w:sz w:val="22"/>
              <w:szCs w:val="20"/>
            </w:rPr>
          </w:rPrChange>
        </w:rPr>
        <w:commentReference w:id="1529"/>
      </w:r>
      <w:commentRangeEnd w:id="1530"/>
      <w:r w:rsidR="00D23CB2" w:rsidRPr="00DF0EEB">
        <w:rPr>
          <w:rStyle w:val="Verwijzingopmerking"/>
          <w:sz w:val="22"/>
          <w:szCs w:val="20"/>
          <w:lang w:val="en-US"/>
          <w:rPrChange w:id="1538" w:author="Peter Jansen" w:date="2026-02-17T15:33:00Z" w16du:dateUtc="2026-02-17T14:33:00Z">
            <w:rPr>
              <w:rStyle w:val="Verwijzingopmerking"/>
              <w:i/>
              <w:iCs/>
              <w:sz w:val="22"/>
              <w:szCs w:val="20"/>
            </w:rPr>
          </w:rPrChange>
        </w:rPr>
        <w:commentReference w:id="1530"/>
      </w:r>
      <w:commentRangeEnd w:id="1531"/>
      <w:r w:rsidR="00DF0EEB" w:rsidRPr="00DF0EEB">
        <w:rPr>
          <w:rStyle w:val="Verwijzingopmerking"/>
          <w:sz w:val="22"/>
          <w:szCs w:val="20"/>
          <w:lang w:val="en-US"/>
          <w:rPrChange w:id="1539" w:author="Peter Jansen" w:date="2026-02-17T15:33:00Z" w16du:dateUtc="2026-02-17T14:33:00Z">
            <w:rPr>
              <w:rStyle w:val="Verwijzingopmerking"/>
              <w:i/>
              <w:iCs/>
              <w:sz w:val="22"/>
              <w:szCs w:val="20"/>
            </w:rPr>
          </w:rPrChange>
        </w:rPr>
        <w:commentReference w:id="1531"/>
      </w:r>
      <w:commentRangeEnd w:id="1532"/>
      <w:r w:rsidR="00CD4229" w:rsidRPr="00DF0EEB">
        <w:rPr>
          <w:rStyle w:val="Verwijzingopmerking"/>
          <w:sz w:val="22"/>
          <w:szCs w:val="20"/>
          <w:lang w:val="en-US"/>
          <w:rPrChange w:id="1540" w:author="Peter Jansen" w:date="2026-02-17T15:33:00Z" w16du:dateUtc="2026-02-17T14:33:00Z">
            <w:rPr>
              <w:rStyle w:val="Verwijzingopmerking"/>
              <w:i/>
              <w:iCs/>
              <w:sz w:val="22"/>
              <w:szCs w:val="20"/>
            </w:rPr>
          </w:rPrChange>
        </w:rPr>
        <w:commentReference w:id="1532"/>
      </w:r>
    </w:p>
    <w:p w14:paraId="0E32EBF8" w14:textId="420E3EA1" w:rsidR="00B905DD" w:rsidRPr="00B905DD" w:rsidRDefault="00B905DD" w:rsidP="00B905DD">
      <w:pPr>
        <w:rPr>
          <w:b/>
          <w:bCs/>
          <w:lang w:val="en-US"/>
        </w:rPr>
      </w:pPr>
      <w:proofErr w:type="spellStart"/>
      <w:r w:rsidRPr="00B905DD">
        <w:rPr>
          <w:b/>
          <w:bCs/>
          <w:lang w:val="en-US"/>
        </w:rPr>
        <w:t>Toegepaste</w:t>
      </w:r>
      <w:proofErr w:type="spellEnd"/>
      <w:r w:rsidRPr="00B905DD">
        <w:rPr>
          <w:b/>
          <w:bCs/>
          <w:lang w:val="en-US"/>
        </w:rPr>
        <w:t xml:space="preserve"> </w:t>
      </w:r>
      <w:proofErr w:type="spellStart"/>
      <w:r w:rsidRPr="00B905DD">
        <w:rPr>
          <w:b/>
          <w:bCs/>
          <w:lang w:val="en-US"/>
        </w:rPr>
        <w:t>producten</w:t>
      </w:r>
      <w:proofErr w:type="spellEnd"/>
      <w:r w:rsidRPr="00B905DD">
        <w:rPr>
          <w:b/>
          <w:bCs/>
          <w:lang w:val="en-US"/>
        </w:rPr>
        <w:t xml:space="preserve">: </w:t>
      </w:r>
      <w:proofErr w:type="spellStart"/>
      <w:r w:rsidRPr="00B905DD">
        <w:rPr>
          <w:b/>
          <w:bCs/>
          <w:lang w:val="en-US"/>
        </w:rPr>
        <w:t>Trivy</w:t>
      </w:r>
      <w:proofErr w:type="spellEnd"/>
      <w:r w:rsidRPr="00B905DD">
        <w:rPr>
          <w:b/>
          <w:bCs/>
          <w:lang w:val="en-US"/>
        </w:rPr>
        <w:t xml:space="preserve">, </w:t>
      </w:r>
      <w:proofErr w:type="spellStart"/>
      <w:r w:rsidRPr="00B905DD">
        <w:rPr>
          <w:b/>
          <w:bCs/>
          <w:lang w:val="en-US"/>
        </w:rPr>
        <w:t>uv</w:t>
      </w:r>
      <w:proofErr w:type="spellEnd"/>
      <w:r w:rsidRPr="00B905DD">
        <w:rPr>
          <w:rFonts w:ascii="Cambria Math" w:hAnsi="Cambria Math" w:cs="Cambria Math"/>
          <w:b/>
          <w:bCs/>
          <w:lang w:val="en-US"/>
        </w:rPr>
        <w:t>‑</w:t>
      </w:r>
      <w:r w:rsidRPr="00B905DD">
        <w:rPr>
          <w:b/>
          <w:bCs/>
          <w:lang w:val="en-US"/>
        </w:rPr>
        <w:t xml:space="preserve">secure, </w:t>
      </w:r>
      <w:proofErr w:type="spellStart"/>
      <w:r w:rsidRPr="00B905DD">
        <w:rPr>
          <w:b/>
          <w:bCs/>
          <w:lang w:val="en-US"/>
        </w:rPr>
        <w:t>Dependabot</w:t>
      </w:r>
      <w:proofErr w:type="spellEnd"/>
      <w:r w:rsidRPr="00B905DD">
        <w:rPr>
          <w:b/>
          <w:bCs/>
          <w:lang w:val="en-US"/>
        </w:rPr>
        <w:t>, pre</w:t>
      </w:r>
      <w:r w:rsidRPr="00B905DD">
        <w:rPr>
          <w:rFonts w:ascii="Cambria Math" w:hAnsi="Cambria Math" w:cs="Cambria Math"/>
          <w:b/>
          <w:bCs/>
          <w:lang w:val="en-US"/>
        </w:rPr>
        <w:t>‑</w:t>
      </w:r>
      <w:r w:rsidRPr="00B905DD">
        <w:rPr>
          <w:b/>
          <w:bCs/>
          <w:lang w:val="en-US"/>
        </w:rPr>
        <w:t>commit, Azure Defender for Cloud</w:t>
      </w:r>
    </w:p>
    <w:p w14:paraId="52933DEB" w14:textId="77777777" w:rsidR="00B905DD" w:rsidRPr="00B905DD" w:rsidRDefault="00B905DD" w:rsidP="00B905DD">
      <w:r w:rsidRPr="00B905DD">
        <w:t xml:space="preserve">De security-strategie dekt zowel de </w:t>
      </w:r>
      <w:proofErr w:type="spellStart"/>
      <w:r w:rsidRPr="00B905DD">
        <w:t>developer</w:t>
      </w:r>
      <w:proofErr w:type="spellEnd"/>
      <w:r w:rsidRPr="00B905DD">
        <w:t xml:space="preserve">-werkplek en </w:t>
      </w:r>
      <w:proofErr w:type="spellStart"/>
      <w:r w:rsidRPr="00B905DD">
        <w:t>build</w:t>
      </w:r>
      <w:proofErr w:type="spellEnd"/>
      <w:r w:rsidRPr="00B905DD">
        <w:t>-fase (shift-</w:t>
      </w:r>
      <w:proofErr w:type="spellStart"/>
      <w:r w:rsidRPr="00B905DD">
        <w:t>left</w:t>
      </w:r>
      <w:proofErr w:type="spellEnd"/>
      <w:r w:rsidRPr="00B905DD">
        <w:t xml:space="preserve">) als de </w:t>
      </w:r>
      <w:proofErr w:type="spellStart"/>
      <w:r w:rsidRPr="00B905DD">
        <w:t>runtime</w:t>
      </w:r>
      <w:proofErr w:type="spellEnd"/>
      <w:r w:rsidRPr="00B905DD">
        <w:t xml:space="preserve">-omgeving in productie (shift-right). </w:t>
      </w:r>
      <w:proofErr w:type="spellStart"/>
      <w:r w:rsidRPr="00B905DD">
        <w:t>Vulnerability</w:t>
      </w:r>
      <w:proofErr w:type="spellEnd"/>
      <w:r w:rsidRPr="00B905DD">
        <w:t xml:space="preserve"> scans op code, </w:t>
      </w:r>
      <w:proofErr w:type="spellStart"/>
      <w:r w:rsidRPr="00B905DD">
        <w:t>dependencies</w:t>
      </w:r>
      <w:proofErr w:type="spellEnd"/>
      <w:r w:rsidRPr="00B905DD">
        <w:t xml:space="preserve"> en containerimages draaien geautomatiseerd op elk niveau; </w:t>
      </w:r>
      <w:proofErr w:type="spellStart"/>
      <w:r w:rsidRPr="00B905DD">
        <w:t>runtime</w:t>
      </w:r>
      <w:proofErr w:type="spellEnd"/>
      <w:r w:rsidRPr="00B905DD">
        <w:t xml:space="preserve">-bewaking borgt continuïteit en aantoonbaarheid richting </w:t>
      </w:r>
      <w:proofErr w:type="spellStart"/>
      <w:r w:rsidRPr="00B905DD">
        <w:t>compliancevereisten</w:t>
      </w:r>
      <w:proofErr w:type="spellEnd"/>
      <w:r w:rsidRPr="00B905DD">
        <w:t>.</w:t>
      </w:r>
    </w:p>
    <w:p w14:paraId="75BB3C61" w14:textId="77777777" w:rsidR="00B905DD" w:rsidRPr="00B905DD" w:rsidRDefault="00B905DD" w:rsidP="00B905DD">
      <w:pPr>
        <w:rPr>
          <w:b/>
          <w:bCs/>
        </w:rPr>
      </w:pPr>
    </w:p>
    <w:p w14:paraId="2B08578A" w14:textId="2ADAEDF9" w:rsidR="00B905DD" w:rsidRPr="004C42DD" w:rsidRDefault="00B905DD" w:rsidP="00B905DD">
      <w:r w:rsidRPr="00B905DD">
        <w:rPr>
          <w:b/>
          <w:bCs/>
        </w:rPr>
        <w:t xml:space="preserve">Motivatie: </w:t>
      </w:r>
      <w:r w:rsidRPr="004C42DD">
        <w:t>een end-</w:t>
      </w:r>
      <w:proofErr w:type="spellStart"/>
      <w:r w:rsidRPr="004C42DD">
        <w:t>to</w:t>
      </w:r>
      <w:proofErr w:type="spellEnd"/>
      <w:r w:rsidRPr="004C42DD">
        <w:t>-end beveiligingsketen—van lokale checks tot productie-monitoring</w:t>
      </w:r>
      <w:r w:rsidR="004C42DD">
        <w:t xml:space="preserve"> </w:t>
      </w:r>
      <w:r w:rsidRPr="004C42DD">
        <w:t xml:space="preserve">minimaliseert risico's op kwetsbaarheden in de </w:t>
      </w:r>
      <w:proofErr w:type="spellStart"/>
      <w:r w:rsidRPr="004C42DD">
        <w:t>supply</w:t>
      </w:r>
      <w:proofErr w:type="spellEnd"/>
      <w:r w:rsidRPr="004C42DD">
        <w:t xml:space="preserve"> chain en voldoet aan hedendaagse compliance-eisen.</w:t>
      </w:r>
    </w:p>
    <w:p w14:paraId="7A131E2C" w14:textId="77777777" w:rsidR="00B905DD" w:rsidRPr="00B905DD" w:rsidRDefault="00B905DD" w:rsidP="00B905DD">
      <w:pPr>
        <w:rPr>
          <w:b/>
          <w:bCs/>
        </w:rPr>
      </w:pPr>
    </w:p>
    <w:p w14:paraId="746E6437" w14:textId="09DCC165" w:rsidR="00A04F23" w:rsidRDefault="00B905DD" w:rsidP="00A04F23">
      <w:pPr>
        <w:rPr>
          <w:lang w:val="en-US"/>
        </w:rPr>
      </w:pPr>
      <w:r w:rsidRPr="00B905DD">
        <w:rPr>
          <w:lang w:val="en-US"/>
        </w:rPr>
        <w:t xml:space="preserve">De concrete </w:t>
      </w:r>
      <w:proofErr w:type="spellStart"/>
      <w:r w:rsidRPr="00B905DD">
        <w:rPr>
          <w:lang w:val="en-US"/>
        </w:rPr>
        <w:t>uitwerking</w:t>
      </w:r>
      <w:proofErr w:type="spellEnd"/>
      <w:r w:rsidRPr="00B905DD">
        <w:rPr>
          <w:lang w:val="en-US"/>
        </w:rPr>
        <w:t xml:space="preserve"> (toolchains per </w:t>
      </w:r>
      <w:proofErr w:type="spellStart"/>
      <w:r w:rsidRPr="00B905DD">
        <w:rPr>
          <w:lang w:val="en-US"/>
        </w:rPr>
        <w:t>fase</w:t>
      </w:r>
      <w:proofErr w:type="spellEnd"/>
      <w:r w:rsidRPr="00B905DD">
        <w:rPr>
          <w:lang w:val="en-US"/>
        </w:rPr>
        <w:t xml:space="preserve">, CVE-triage, dependency-proxy, container hardening en </w:t>
      </w:r>
      <w:proofErr w:type="spellStart"/>
      <w:r w:rsidRPr="00B905DD">
        <w:rPr>
          <w:lang w:val="en-US"/>
        </w:rPr>
        <w:t>DevSecOps</w:t>
      </w:r>
      <w:proofErr w:type="spellEnd"/>
      <w:r w:rsidRPr="00B905DD">
        <w:rPr>
          <w:lang w:val="en-US"/>
        </w:rPr>
        <w:t xml:space="preserve">-roadmap) is </w:t>
      </w:r>
      <w:proofErr w:type="spellStart"/>
      <w:r w:rsidRPr="00B905DD">
        <w:rPr>
          <w:lang w:val="en-US"/>
        </w:rPr>
        <w:t>beschreven</w:t>
      </w:r>
      <w:proofErr w:type="spellEnd"/>
      <w:r w:rsidRPr="00B905DD">
        <w:rPr>
          <w:lang w:val="en-US"/>
        </w:rPr>
        <w:t xml:space="preserve"> in </w:t>
      </w:r>
      <w:proofErr w:type="spellStart"/>
      <w:r w:rsidRPr="00B905DD">
        <w:rPr>
          <w:lang w:val="en-US"/>
        </w:rPr>
        <w:t>paragraaf</w:t>
      </w:r>
      <w:proofErr w:type="spellEnd"/>
      <w:r w:rsidRPr="00B905DD">
        <w:rPr>
          <w:lang w:val="en-US"/>
        </w:rPr>
        <w:t xml:space="preserve"> </w:t>
      </w:r>
      <w:r>
        <w:rPr>
          <w:lang w:val="en-US"/>
        </w:rPr>
        <w:fldChar w:fldCharType="begin"/>
      </w:r>
      <w:r>
        <w:rPr>
          <w:lang w:val="en-US"/>
        </w:rPr>
        <w:instrText xml:space="preserve"> REF _Ref225254682 \r \h </w:instrText>
      </w:r>
      <w:r w:rsidR="004C42DD">
        <w:rPr>
          <w:lang w:val="en-US"/>
        </w:rPr>
        <w:instrText xml:space="preserve"> \* MERGEFORMAT </w:instrText>
      </w:r>
      <w:r>
        <w:rPr>
          <w:lang w:val="en-US"/>
        </w:rPr>
      </w:r>
      <w:r>
        <w:rPr>
          <w:lang w:val="en-US"/>
        </w:rPr>
        <w:fldChar w:fldCharType="separate"/>
      </w:r>
      <w:r w:rsidR="00E5045A">
        <w:rPr>
          <w:lang w:val="en-US"/>
        </w:rPr>
        <w:t>8.6</w:t>
      </w:r>
      <w:r>
        <w:rPr>
          <w:lang w:val="en-US"/>
        </w:rPr>
        <w:fldChar w:fldCharType="end"/>
      </w:r>
      <w:r w:rsidRPr="00B905DD">
        <w:rPr>
          <w:lang w:val="en-US"/>
        </w:rPr>
        <w:t>.</w:t>
      </w:r>
    </w:p>
    <w:p w14:paraId="15E3FBD9" w14:textId="77777777" w:rsidR="00DF0EEB" w:rsidRDefault="00DF0EEB" w:rsidP="00DF0EEB">
      <w:pPr>
        <w:rPr>
          <w:ins w:id="1541" w:author="Peter Jansen" w:date="2026-02-17T15:33:00Z" w16du:dateUtc="2026-02-17T14:33:00Z"/>
        </w:rPr>
      </w:pPr>
    </w:p>
    <w:p w14:paraId="4BC12688" w14:textId="621F1062" w:rsidR="00DF0EEB" w:rsidRDefault="00DF0EEB">
      <w:pPr>
        <w:pStyle w:val="Kop3"/>
        <w:rPr>
          <w:ins w:id="1542" w:author="Peter Jansen" w:date="2026-02-17T15:33:00Z" w16du:dateUtc="2026-02-17T14:33:00Z"/>
        </w:rPr>
        <w:pPrChange w:id="1543" w:author="Peter Jansen" w:date="2026-02-17T15:38:00Z" w16du:dateUtc="2026-02-17T14:38:00Z">
          <w:pPr/>
        </w:pPrChange>
      </w:pPr>
      <w:bookmarkStart w:id="1544" w:name="_Toc225262610"/>
      <w:commentRangeStart w:id="1545"/>
      <w:ins w:id="1546" w:author="Peter Jansen" w:date="2026-02-17T15:33:00Z" w16du:dateUtc="2026-02-17T14:33:00Z">
        <w:r>
          <w:t>Documentatiekwaliteit</w:t>
        </w:r>
        <w:bookmarkEnd w:id="1544"/>
        <w:r>
          <w:t xml:space="preserve"> </w:t>
        </w:r>
      </w:ins>
      <w:commentRangeEnd w:id="1545"/>
      <w:r>
        <w:rPr>
          <w:rStyle w:val="Verwijzingopmerking"/>
          <w:sz w:val="22"/>
          <w:szCs w:val="20"/>
        </w:rPr>
        <w:commentReference w:id="1545"/>
      </w:r>
    </w:p>
    <w:p w14:paraId="5390FCB2" w14:textId="77777777" w:rsidR="00DF0EEB" w:rsidRPr="00244636" w:rsidRDefault="00DF0EEB" w:rsidP="00DF0EEB">
      <w:pPr>
        <w:rPr>
          <w:ins w:id="1547" w:author="Peter Jansen" w:date="2026-02-17T15:33:00Z" w16du:dateUtc="2026-02-17T14:33:00Z"/>
          <w:b/>
          <w:bCs/>
          <w:rPrChange w:id="1548" w:author="Peter Jansen" w:date="2026-02-17T15:38:00Z" w16du:dateUtc="2026-02-17T14:38:00Z">
            <w:rPr>
              <w:ins w:id="1549" w:author="Peter Jansen" w:date="2026-02-17T15:33:00Z" w16du:dateUtc="2026-02-17T14:33:00Z"/>
            </w:rPr>
          </w:rPrChange>
        </w:rPr>
      </w:pPr>
      <w:ins w:id="1550" w:author="Peter Jansen" w:date="2026-02-17T15:33:00Z" w16du:dateUtc="2026-02-17T14:33:00Z">
        <w:r w:rsidRPr="00244636">
          <w:rPr>
            <w:b/>
            <w:bCs/>
            <w:rPrChange w:id="1551" w:author="Peter Jansen" w:date="2026-02-17T15:38:00Z" w16du:dateUtc="2026-02-17T14:38:00Z">
              <w:rPr/>
            </w:rPrChange>
          </w:rPr>
          <w:t xml:space="preserve">Toegepaste producten: </w:t>
        </w:r>
        <w:proofErr w:type="spellStart"/>
        <w:r w:rsidRPr="00244636">
          <w:rPr>
            <w:b/>
            <w:bCs/>
            <w:rPrChange w:id="1552" w:author="Peter Jansen" w:date="2026-02-17T15:38:00Z" w16du:dateUtc="2026-02-17T14:38:00Z">
              <w:rPr/>
            </w:rPrChange>
          </w:rPr>
          <w:t>ruff</w:t>
        </w:r>
        <w:proofErr w:type="spellEnd"/>
        <w:r w:rsidRPr="00244636">
          <w:rPr>
            <w:b/>
            <w:bCs/>
            <w:rPrChange w:id="1553" w:author="Peter Jansen" w:date="2026-02-17T15:38:00Z" w16du:dateUtc="2026-02-17T14:38:00Z">
              <w:rPr/>
            </w:rPrChange>
          </w:rPr>
          <w:t xml:space="preserve"> (</w:t>
        </w:r>
        <w:proofErr w:type="spellStart"/>
        <w:r w:rsidRPr="00244636">
          <w:rPr>
            <w:b/>
            <w:bCs/>
            <w:rPrChange w:id="1554" w:author="Peter Jansen" w:date="2026-02-17T15:38:00Z" w16du:dateUtc="2026-02-17T14:38:00Z">
              <w:rPr/>
            </w:rPrChange>
          </w:rPr>
          <w:t>docstring</w:t>
        </w:r>
        <w:proofErr w:type="spellEnd"/>
        <w:r w:rsidRPr="00244636">
          <w:rPr>
            <w:rFonts w:ascii="Cambria Math" w:hAnsi="Cambria Math" w:cs="Cambria Math"/>
            <w:b/>
            <w:bCs/>
            <w:rPrChange w:id="1555" w:author="Peter Jansen" w:date="2026-02-17T15:38:00Z" w16du:dateUtc="2026-02-17T14:38:00Z">
              <w:rPr>
                <w:rFonts w:ascii="Cambria Math" w:hAnsi="Cambria Math" w:cs="Cambria Math"/>
              </w:rPr>
            </w:rPrChange>
          </w:rPr>
          <w:t>‑</w:t>
        </w:r>
        <w:r w:rsidRPr="00244636">
          <w:rPr>
            <w:b/>
            <w:bCs/>
            <w:rPrChange w:id="1556" w:author="Peter Jansen" w:date="2026-02-17T15:38:00Z" w16du:dateUtc="2026-02-17T14:38:00Z">
              <w:rPr/>
            </w:rPrChange>
          </w:rPr>
          <w:t xml:space="preserve">conventies) + </w:t>
        </w:r>
        <w:proofErr w:type="spellStart"/>
        <w:r w:rsidRPr="00244636">
          <w:rPr>
            <w:b/>
            <w:bCs/>
            <w:rPrChange w:id="1557" w:author="Peter Jansen" w:date="2026-02-17T15:38:00Z" w16du:dateUtc="2026-02-17T14:38:00Z">
              <w:rPr/>
            </w:rPrChange>
          </w:rPr>
          <w:t>pytest</w:t>
        </w:r>
        <w:proofErr w:type="spellEnd"/>
        <w:r w:rsidRPr="00244636">
          <w:rPr>
            <w:b/>
            <w:bCs/>
            <w:rPrChange w:id="1558" w:author="Peter Jansen" w:date="2026-02-17T15:38:00Z" w16du:dateUtc="2026-02-17T14:38:00Z">
              <w:rPr/>
            </w:rPrChange>
          </w:rPr>
          <w:t xml:space="preserve"> (</w:t>
        </w:r>
        <w:proofErr w:type="spellStart"/>
        <w:r w:rsidRPr="00244636">
          <w:rPr>
            <w:b/>
            <w:bCs/>
            <w:rPrChange w:id="1559" w:author="Peter Jansen" w:date="2026-02-17T15:38:00Z" w16du:dateUtc="2026-02-17T14:38:00Z">
              <w:rPr/>
            </w:rPrChange>
          </w:rPr>
          <w:t>doctests</w:t>
        </w:r>
        <w:proofErr w:type="spellEnd"/>
        <w:r w:rsidRPr="00244636">
          <w:rPr>
            <w:b/>
            <w:bCs/>
            <w:rPrChange w:id="1560" w:author="Peter Jansen" w:date="2026-02-17T15:38:00Z" w16du:dateUtc="2026-02-17T14:38:00Z">
              <w:rPr/>
            </w:rPrChange>
          </w:rPr>
          <w:t xml:space="preserve"> optioneel) </w:t>
        </w:r>
      </w:ins>
    </w:p>
    <w:p w14:paraId="7C3B1127" w14:textId="77777777" w:rsidR="00DF0EEB" w:rsidRDefault="00DF0EEB" w:rsidP="00DF0EEB">
      <w:pPr>
        <w:rPr>
          <w:ins w:id="1561" w:author="Peter Jansen" w:date="2026-02-17T15:33:00Z" w16du:dateUtc="2026-02-17T14:33:00Z"/>
        </w:rPr>
      </w:pPr>
      <w:proofErr w:type="spellStart"/>
      <w:ins w:id="1562" w:author="Peter Jansen" w:date="2026-02-17T15:33:00Z" w16du:dateUtc="2026-02-17T14:33:00Z">
        <w:r>
          <w:t>Docstring</w:t>
        </w:r>
        <w:proofErr w:type="spellEnd"/>
        <w:r>
          <w:rPr>
            <w:rFonts w:ascii="Cambria Math" w:hAnsi="Cambria Math" w:cs="Cambria Math"/>
          </w:rPr>
          <w:t>‑</w:t>
        </w:r>
        <w:r>
          <w:t xml:space="preserve">standaarden worden consistent afgedwongen; documentatie kan automatisch gegenereerd worden (bijvoorbeeld met </w:t>
        </w:r>
        <w:proofErr w:type="spellStart"/>
        <w:r>
          <w:t>MkDocs</w:t>
        </w:r>
        <w:proofErr w:type="spellEnd"/>
        <w:r>
          <w:t xml:space="preserve">). </w:t>
        </w:r>
      </w:ins>
    </w:p>
    <w:p w14:paraId="010DF2DE" w14:textId="77777777" w:rsidR="00DF0EEB" w:rsidRDefault="00DF0EEB" w:rsidP="00DF0EEB">
      <w:pPr>
        <w:rPr>
          <w:ins w:id="1563" w:author="Peter Jansen" w:date="2026-02-17T15:33:00Z" w16du:dateUtc="2026-02-17T14:33:00Z"/>
        </w:rPr>
      </w:pPr>
    </w:p>
    <w:p w14:paraId="0F2ADF21" w14:textId="77777777" w:rsidR="00DF0EEB" w:rsidRDefault="00DF0EEB" w:rsidP="00DF0EEB">
      <w:pPr>
        <w:rPr>
          <w:ins w:id="1564" w:author="Peter Jansen" w:date="2026-02-24T12:55:00Z" w16du:dateUtc="2026-02-24T11:55:00Z"/>
        </w:rPr>
      </w:pPr>
      <w:ins w:id="1565" w:author="Peter Jansen" w:date="2026-02-17T15:33:00Z" w16du:dateUtc="2026-02-17T14:33:00Z">
        <w:r w:rsidRPr="00244636">
          <w:rPr>
            <w:rStyle w:val="Zwaar"/>
            <w:rPrChange w:id="1566" w:author="Peter Jansen" w:date="2026-02-17T15:38:00Z" w16du:dateUtc="2026-02-17T14:38:00Z">
              <w:rPr/>
            </w:rPrChange>
          </w:rPr>
          <w:t>Motivatie:</w:t>
        </w:r>
        <w:r>
          <w:t xml:space="preserve"> uniforme documentatie verhoogt overdraagbaarheid van kennis en verlaagt de kans op inconsistenties tussen code en documentatie. </w:t>
        </w:r>
      </w:ins>
    </w:p>
    <w:p w14:paraId="3BB39D75" w14:textId="77777777" w:rsidR="00E609C1" w:rsidRDefault="00E609C1" w:rsidP="00DF0EEB">
      <w:pPr>
        <w:rPr>
          <w:ins w:id="1567" w:author="Peter Jansen" w:date="2026-02-24T12:54:00Z" w16du:dateUtc="2026-02-24T11:54:00Z"/>
        </w:rPr>
      </w:pPr>
    </w:p>
    <w:p w14:paraId="00D95A61" w14:textId="644D2282" w:rsidR="00DF0EEB" w:rsidRDefault="00E609C1" w:rsidP="00DF0EEB">
      <w:pPr>
        <w:rPr>
          <w:ins w:id="1568" w:author="Peter Jansen" w:date="2026-02-24T12:56:00Z" w16du:dateUtc="2026-02-24T11:56:00Z"/>
        </w:rPr>
      </w:pPr>
      <w:ins w:id="1569" w:author="Peter Jansen" w:date="2026-02-24T12:55:00Z" w16du:dateUtc="2026-02-24T11:55:00Z">
        <w:r w:rsidRPr="00E609C1">
          <w:t xml:space="preserve">Hier kan optioneel GitHub </w:t>
        </w:r>
        <w:proofErr w:type="spellStart"/>
        <w:r w:rsidRPr="00E609C1">
          <w:t>Copilot</w:t>
        </w:r>
        <w:proofErr w:type="spellEnd"/>
        <w:r w:rsidRPr="00E609C1">
          <w:t xml:space="preserve"> worden ingezet. Met GitHub </w:t>
        </w:r>
        <w:proofErr w:type="spellStart"/>
        <w:r w:rsidRPr="00E609C1">
          <w:t>Copilot</w:t>
        </w:r>
        <w:proofErr w:type="spellEnd"/>
        <w:r w:rsidRPr="00E609C1">
          <w:t xml:space="preserve"> kunnen richtlijnen worden vastgelegd</w:t>
        </w:r>
      </w:ins>
      <w:ins w:id="1570" w:author="Peter Jansen" w:date="2026-02-24T12:56:00Z" w16du:dateUtc="2026-02-24T11:56:00Z">
        <w:r w:rsidR="004573A8">
          <w:t xml:space="preserve"> in prompts/instructies</w:t>
        </w:r>
      </w:ins>
      <w:ins w:id="1571" w:author="Peter Jansen" w:date="2026-02-24T12:55:00Z" w16du:dateUtc="2026-02-24T11:55:00Z">
        <w:r w:rsidRPr="00E609C1">
          <w:t xml:space="preserve"> voor de gewenste structuur en kwaliteit van documentatie, waarna automatische reviews plaatsvinden op basis van deze regels. Deze werkwijze kan eveneens worden toegepast op de broncode.</w:t>
        </w:r>
      </w:ins>
      <w:ins w:id="1572" w:author="Peter Jansen" w:date="2026-02-17T15:33:00Z" w16du:dateUtc="2026-02-17T14:33:00Z">
        <w:r w:rsidR="00DF0EEB">
          <w:t xml:space="preserve"> </w:t>
        </w:r>
      </w:ins>
    </w:p>
    <w:p w14:paraId="790228F4" w14:textId="77777777" w:rsidR="00E609C1" w:rsidRDefault="00E609C1" w:rsidP="00DF0EEB">
      <w:pPr>
        <w:rPr>
          <w:ins w:id="1573" w:author="Peter Jansen" w:date="2026-02-17T15:33:00Z" w16du:dateUtc="2026-02-17T14:33:00Z"/>
        </w:rPr>
      </w:pPr>
    </w:p>
    <w:p w14:paraId="2D6CF217" w14:textId="464A2C0B" w:rsidR="00DF0EEB" w:rsidRDefault="00DF0EEB">
      <w:pPr>
        <w:pStyle w:val="Kop3"/>
        <w:rPr>
          <w:ins w:id="1574" w:author="Peter Jansen" w:date="2026-02-17T15:33:00Z" w16du:dateUtc="2026-02-17T14:33:00Z"/>
        </w:rPr>
        <w:pPrChange w:id="1575" w:author="Peter Jansen" w:date="2026-02-17T15:37:00Z" w16du:dateUtc="2026-02-17T14:37:00Z">
          <w:pPr/>
        </w:pPrChange>
      </w:pPr>
      <w:bookmarkStart w:id="1576" w:name="_Toc225262611"/>
      <w:ins w:id="1577" w:author="Peter Jansen" w:date="2026-02-17T15:33:00Z" w16du:dateUtc="2026-02-17T14:33:00Z">
        <w:r>
          <w:t>Integratie in CI/CD</w:t>
        </w:r>
        <w:bookmarkEnd w:id="1576"/>
        <w:r>
          <w:t xml:space="preserve"> </w:t>
        </w:r>
      </w:ins>
    </w:p>
    <w:p w14:paraId="2014B6DD" w14:textId="1C9848D4" w:rsidR="004A2AA9" w:rsidRDefault="004A2AA9" w:rsidP="00EB27DB">
      <w:proofErr w:type="spellStart"/>
      <w:ins w:id="1578" w:author="Peter Jansen" w:date="2026-02-17T15:45:00Z" w16du:dateUtc="2026-02-17T14:45:00Z">
        <w:r>
          <w:rPr>
            <w:rStyle w:val="Zwaar"/>
            <w:rFonts w:ascii="Segoe UI" w:hAnsi="Segoe UI" w:cs="Segoe UI"/>
            <w:sz w:val="21"/>
            <w:szCs w:val="21"/>
          </w:rPr>
          <w:t>Toegepase</w:t>
        </w:r>
        <w:proofErr w:type="spellEnd"/>
        <w:r>
          <w:rPr>
            <w:rStyle w:val="Zwaar"/>
            <w:rFonts w:ascii="Segoe UI" w:eastAsiaTheme="majorEastAsia" w:hAnsi="Segoe UI" w:cs="Segoe UI"/>
            <w:sz w:val="21"/>
            <w:szCs w:val="21"/>
          </w:rPr>
          <w:t xml:space="preserve"> producten: </w:t>
        </w:r>
        <w:proofErr w:type="spellStart"/>
        <w:r>
          <w:rPr>
            <w:rStyle w:val="Zwaar"/>
            <w:rFonts w:ascii="Segoe UI" w:eastAsiaTheme="majorEastAsia" w:hAnsi="Segoe UI" w:cs="Segoe UI"/>
            <w:sz w:val="21"/>
            <w:szCs w:val="21"/>
          </w:rPr>
          <w:t>uv</w:t>
        </w:r>
        <w:proofErr w:type="spellEnd"/>
        <w:r>
          <w:rPr>
            <w:rStyle w:val="Zwaar"/>
            <w:rFonts w:ascii="Segoe UI" w:eastAsiaTheme="majorEastAsia" w:hAnsi="Segoe UI" w:cs="Segoe UI"/>
            <w:sz w:val="21"/>
            <w:szCs w:val="21"/>
          </w:rPr>
          <w:t xml:space="preserve"> + </w:t>
        </w:r>
        <w:proofErr w:type="spellStart"/>
        <w:r>
          <w:rPr>
            <w:rStyle w:val="Zwaar"/>
            <w:rFonts w:ascii="Segoe UI" w:eastAsiaTheme="majorEastAsia" w:hAnsi="Segoe UI" w:cs="Segoe UI"/>
            <w:sz w:val="21"/>
            <w:szCs w:val="21"/>
          </w:rPr>
          <w:t>ruff</w:t>
        </w:r>
        <w:proofErr w:type="spellEnd"/>
        <w:r>
          <w:rPr>
            <w:rStyle w:val="Zwaar"/>
            <w:rFonts w:ascii="Segoe UI" w:eastAsiaTheme="majorEastAsia" w:hAnsi="Segoe UI" w:cs="Segoe UI"/>
            <w:sz w:val="21"/>
            <w:szCs w:val="21"/>
          </w:rPr>
          <w:t xml:space="preserve"> + </w:t>
        </w:r>
        <w:proofErr w:type="spellStart"/>
        <w:r>
          <w:rPr>
            <w:rStyle w:val="Zwaar"/>
            <w:rFonts w:ascii="Segoe UI" w:eastAsiaTheme="majorEastAsia" w:hAnsi="Segoe UI" w:cs="Segoe UI"/>
            <w:sz w:val="21"/>
            <w:szCs w:val="21"/>
          </w:rPr>
          <w:t>ty</w:t>
        </w:r>
        <w:proofErr w:type="spellEnd"/>
        <w:r>
          <w:rPr>
            <w:rStyle w:val="Zwaar"/>
            <w:rFonts w:ascii="Segoe UI" w:eastAsiaTheme="majorEastAsia" w:hAnsi="Segoe UI" w:cs="Segoe UI"/>
            <w:sz w:val="21"/>
            <w:szCs w:val="21"/>
          </w:rPr>
          <w:t xml:space="preserve"> + </w:t>
        </w:r>
        <w:proofErr w:type="spellStart"/>
        <w:r>
          <w:rPr>
            <w:rStyle w:val="Zwaar"/>
            <w:rFonts w:ascii="Segoe UI" w:eastAsiaTheme="majorEastAsia" w:hAnsi="Segoe UI" w:cs="Segoe UI"/>
            <w:sz w:val="21"/>
            <w:szCs w:val="21"/>
          </w:rPr>
          <w:t>pytest</w:t>
        </w:r>
        <w:proofErr w:type="spellEnd"/>
        <w:r>
          <w:rPr>
            <w:rStyle w:val="Zwaar"/>
            <w:rFonts w:ascii="Segoe UI" w:eastAsiaTheme="majorEastAsia" w:hAnsi="Segoe UI" w:cs="Segoe UI"/>
            <w:sz w:val="21"/>
            <w:szCs w:val="21"/>
          </w:rPr>
          <w:t xml:space="preserve"> + </w:t>
        </w:r>
        <w:proofErr w:type="spellStart"/>
        <w:r>
          <w:rPr>
            <w:rStyle w:val="Zwaar"/>
            <w:rFonts w:ascii="Segoe UI" w:eastAsiaTheme="majorEastAsia" w:hAnsi="Segoe UI" w:cs="Segoe UI"/>
            <w:sz w:val="21"/>
            <w:szCs w:val="21"/>
          </w:rPr>
          <w:t>Trivy</w:t>
        </w:r>
        <w:proofErr w:type="spellEnd"/>
        <w:r>
          <w:rPr>
            <w:rStyle w:val="Zwaar"/>
            <w:rFonts w:ascii="Segoe UI" w:eastAsiaTheme="majorEastAsia" w:hAnsi="Segoe UI" w:cs="Segoe UI"/>
            <w:sz w:val="21"/>
            <w:szCs w:val="21"/>
          </w:rPr>
          <w:t xml:space="preserve"> + </w:t>
        </w:r>
        <w:proofErr w:type="spellStart"/>
        <w:r>
          <w:rPr>
            <w:rStyle w:val="Zwaar"/>
            <w:rFonts w:ascii="Segoe UI" w:eastAsiaTheme="majorEastAsia" w:hAnsi="Segoe UI" w:cs="Segoe UI"/>
            <w:sz w:val="21"/>
            <w:szCs w:val="21"/>
          </w:rPr>
          <w:t>Azure</w:t>
        </w:r>
        <w:proofErr w:type="spellEnd"/>
        <w:r>
          <w:rPr>
            <w:rStyle w:val="Zwaar"/>
            <w:rFonts w:ascii="Segoe UI" w:eastAsiaTheme="majorEastAsia" w:hAnsi="Segoe UI" w:cs="Segoe UI"/>
            <w:sz w:val="21"/>
            <w:szCs w:val="21"/>
          </w:rPr>
          <w:t xml:space="preserve"> </w:t>
        </w:r>
        <w:proofErr w:type="spellStart"/>
        <w:r>
          <w:rPr>
            <w:rStyle w:val="Zwaar"/>
            <w:rFonts w:ascii="Segoe UI" w:eastAsiaTheme="majorEastAsia" w:hAnsi="Segoe UI" w:cs="Segoe UI"/>
            <w:sz w:val="21"/>
            <w:szCs w:val="21"/>
          </w:rPr>
          <w:t>Defender</w:t>
        </w:r>
        <w:proofErr w:type="spellEnd"/>
        <w:r>
          <w:rPr>
            <w:rStyle w:val="Zwaar"/>
            <w:rFonts w:ascii="Segoe UI" w:eastAsiaTheme="majorEastAsia" w:hAnsi="Segoe UI" w:cs="Segoe UI"/>
            <w:sz w:val="21"/>
            <w:szCs w:val="21"/>
          </w:rPr>
          <w:t xml:space="preserve"> </w:t>
        </w:r>
        <w:proofErr w:type="spellStart"/>
        <w:r>
          <w:rPr>
            <w:rStyle w:val="Zwaar"/>
            <w:rFonts w:ascii="Segoe UI" w:eastAsiaTheme="majorEastAsia" w:hAnsi="Segoe UI" w:cs="Segoe UI"/>
            <w:sz w:val="21"/>
            <w:szCs w:val="21"/>
          </w:rPr>
          <w:t>for</w:t>
        </w:r>
        <w:proofErr w:type="spellEnd"/>
        <w:r>
          <w:rPr>
            <w:rStyle w:val="Zwaar"/>
            <w:rFonts w:ascii="Segoe UI" w:eastAsiaTheme="majorEastAsia" w:hAnsi="Segoe UI" w:cs="Segoe UI"/>
            <w:sz w:val="21"/>
            <w:szCs w:val="21"/>
          </w:rPr>
          <w:t xml:space="preserve"> Cloud</w:t>
        </w:r>
        <w:r>
          <w:br/>
        </w:r>
      </w:ins>
      <w:r w:rsidR="00711DD7" w:rsidRPr="00711DD7">
        <w:t>De volledige ontwikkelstack</w:t>
      </w:r>
      <w:r w:rsidR="00BD1D52">
        <w:t xml:space="preserve"> t.b.v. </w:t>
      </w:r>
      <w:r w:rsidR="00711DD7" w:rsidRPr="00711DD7">
        <w:t>codekwaliteit, typechecks</w:t>
      </w:r>
      <w:r>
        <w:t>, testen</w:t>
      </w:r>
      <w:r w:rsidR="00711DD7" w:rsidRPr="00711DD7">
        <w:t xml:space="preserve"> en security </w:t>
      </w:r>
      <w:r>
        <w:t xml:space="preserve">scans </w:t>
      </w:r>
      <w:r w:rsidR="00711DD7" w:rsidRPr="00711DD7">
        <w:t>is ook een-op-een aanwezig in de CI/CD-pijplijn, zodat het gedrag lokaal en in CI identiek is.</w:t>
      </w:r>
    </w:p>
    <w:p w14:paraId="7DEE4F3F" w14:textId="77777777" w:rsidR="00711DD7" w:rsidRDefault="00711DD7" w:rsidP="00711DD7">
      <w:pPr>
        <w:rPr>
          <w:ins w:id="1579" w:author="Peter Jansen" w:date="2026-02-17T15:45:00Z" w16du:dateUtc="2026-02-17T14:45:00Z"/>
        </w:rPr>
      </w:pPr>
    </w:p>
    <w:p w14:paraId="443CF072" w14:textId="045C1B5E" w:rsidR="0067222B" w:rsidRPr="0067222B" w:rsidRDefault="004A2AA9" w:rsidP="0067222B">
      <w:ins w:id="1580" w:author="Peter Jansen" w:date="2026-02-17T15:45:00Z" w16du:dateUtc="2026-02-17T14:45:00Z">
        <w:r>
          <w:rPr>
            <w:rStyle w:val="Zwaar"/>
            <w:rFonts w:ascii="Segoe UI" w:eastAsiaTheme="majorEastAsia" w:hAnsi="Segoe UI" w:cs="Segoe UI"/>
            <w:sz w:val="21"/>
            <w:szCs w:val="21"/>
          </w:rPr>
          <w:t>Motivatie:</w:t>
        </w:r>
        <w:r>
          <w:t xml:space="preserve"> </w:t>
        </w:r>
      </w:ins>
      <w:r>
        <w:t>een eenduidige pipeline voorkomt afwijkend gedrag tussen lokale en CI</w:t>
      </w:r>
      <w:r w:rsidR="0067222B" w:rsidRPr="0067222B">
        <w:t>-</w:t>
      </w:r>
      <w:r>
        <w:t xml:space="preserve">runs en waarborgt betrouwbaarheid van </w:t>
      </w:r>
      <w:proofErr w:type="spellStart"/>
      <w:r>
        <w:t>deployments</w:t>
      </w:r>
      <w:proofErr w:type="spellEnd"/>
      <w:r>
        <w:t>.</w:t>
      </w:r>
      <w:r w:rsidR="0067222B" w:rsidRPr="0067222B">
        <w:t xml:space="preserve"> De concrete gates, fases en </w:t>
      </w:r>
      <w:proofErr w:type="spellStart"/>
      <w:r w:rsidR="0067222B" w:rsidRPr="0067222B">
        <w:t>toolingconfiguratie</w:t>
      </w:r>
      <w:proofErr w:type="spellEnd"/>
      <w:r w:rsidR="0067222B" w:rsidRPr="0067222B">
        <w:t xml:space="preserve"> per pijplijnstap zijn uitgewerkt in paragraaf </w:t>
      </w:r>
      <w:r w:rsidR="0067222B">
        <w:fldChar w:fldCharType="begin"/>
      </w:r>
      <w:r w:rsidR="0067222B">
        <w:instrText xml:space="preserve"> REF _Ref225254903 \r \h </w:instrText>
      </w:r>
      <w:r w:rsidR="0067222B">
        <w:fldChar w:fldCharType="separate"/>
      </w:r>
      <w:r w:rsidR="00E5045A">
        <w:t>8.6.4</w:t>
      </w:r>
      <w:r w:rsidR="0067222B">
        <w:fldChar w:fldCharType="end"/>
      </w:r>
      <w:r w:rsidR="0067222B" w:rsidRPr="0067222B">
        <w:t>.</w:t>
      </w:r>
    </w:p>
    <w:p w14:paraId="55B80377" w14:textId="70E11A3B" w:rsidR="004A2AA9" w:rsidRDefault="004A2AA9"/>
    <w:p w14:paraId="233BA384" w14:textId="77777777" w:rsidR="00220937" w:rsidRDefault="00220937" w:rsidP="00220937">
      <w:pPr>
        <w:rPr>
          <w:ins w:id="1581" w:author="Peter Jansen" w:date="2026-02-17T15:45:00Z" w16du:dateUtc="2026-02-17T14:45:00Z"/>
        </w:rPr>
      </w:pPr>
    </w:p>
    <w:p w14:paraId="1B102C75" w14:textId="38A6B773" w:rsidR="00230F1A" w:rsidRDefault="00230F1A" w:rsidP="00230F1A">
      <w:pPr>
        <w:pStyle w:val="Kop2"/>
        <w:rPr>
          <w:ins w:id="1582" w:author="Peter Jansen" w:date="2026-02-17T12:14:00Z" w16du:dateUtc="2026-02-17T11:14:00Z"/>
        </w:rPr>
      </w:pPr>
      <w:bookmarkStart w:id="1583" w:name="_Toc225262612"/>
      <w:commentRangeStart w:id="1584"/>
      <w:ins w:id="1585" w:author="Peter Jansen" w:date="2026-02-17T12:05:00Z" w16du:dateUtc="2026-02-17T11:05:00Z">
        <w:r w:rsidRPr="00DC1D9A">
          <w:t>Informatiebeveiliging</w:t>
        </w:r>
      </w:ins>
      <w:bookmarkEnd w:id="1583"/>
      <w:commentRangeEnd w:id="1584"/>
      <w:r w:rsidR="0029061F">
        <w:rPr>
          <w:rStyle w:val="Verwijzingopmerking"/>
          <w:sz w:val="22"/>
          <w:szCs w:val="26"/>
        </w:rPr>
        <w:commentReference w:id="1584"/>
      </w:r>
    </w:p>
    <w:p w14:paraId="4B202164" w14:textId="05BEC5ED" w:rsidR="00FB4AEB" w:rsidRPr="00FB4AEB" w:rsidRDefault="00FB4AEB">
      <w:pPr>
        <w:rPr>
          <w:ins w:id="1586" w:author="Peter Jansen" w:date="2026-02-17T12:05:00Z" w16du:dateUtc="2026-02-17T11:05:00Z"/>
        </w:rPr>
        <w:pPrChange w:id="1587" w:author="Peter Jansen" w:date="2026-02-17T12:14:00Z" w16du:dateUtc="2026-02-17T11:14:00Z">
          <w:pPr>
            <w:pStyle w:val="Kop2"/>
          </w:pPr>
        </w:pPrChange>
      </w:pPr>
      <w:ins w:id="1588" w:author="Peter Jansen" w:date="2026-02-17T12:14:00Z" w16du:dateUtc="2026-02-17T11:14:00Z">
        <w:r w:rsidRPr="00FB4AEB">
          <w:t xml:space="preserve">Deze paragraaf beschrijft </w:t>
        </w:r>
      </w:ins>
      <w:ins w:id="1589" w:author="Peter Jansen" w:date="2026-02-19T13:31:00Z" w16du:dateUtc="2026-02-19T12:31:00Z">
        <w:r w:rsidR="004762CB">
          <w:t>hoe de</w:t>
        </w:r>
      </w:ins>
      <w:ins w:id="1590" w:author="Peter Jansen" w:date="2026-02-17T12:14:00Z" w16du:dateUtc="2026-02-17T11:14:00Z">
        <w:r w:rsidRPr="00FB4AEB">
          <w:t xml:space="preserve"> eisen voor informatiebeveiliging binnen de DHD-data-architectuur</w:t>
        </w:r>
      </w:ins>
      <w:ins w:id="1591" w:author="Peter Jansen" w:date="2026-02-19T13:32:00Z" w16du:dateUtc="2026-02-19T12:32:00Z">
        <w:r w:rsidR="002850F5">
          <w:t xml:space="preserve"> worden ingevuld</w:t>
        </w:r>
      </w:ins>
      <w:ins w:id="1592" w:author="Peter Jansen" w:date="2026-02-17T12:14:00Z" w16du:dateUtc="2026-02-17T11:14:00Z">
        <w:r w:rsidRPr="00FB4AEB">
          <w:t>. Er wordt ingegaan op het belang van versleuteling, veilige infrastructuur en zorgvuldige omgang met gevoelige gegevens. De aanbevelingen zijn gericht op een toekomstbestendige en compliant dataomgeving.</w:t>
        </w:r>
      </w:ins>
    </w:p>
    <w:p w14:paraId="7901289E" w14:textId="77777777" w:rsidR="00230F1A" w:rsidRDefault="00230F1A" w:rsidP="00230F1A">
      <w:pPr>
        <w:pStyle w:val="Lijstalinea"/>
        <w:numPr>
          <w:ilvl w:val="0"/>
          <w:numId w:val="61"/>
        </w:numPr>
        <w:rPr>
          <w:ins w:id="1593" w:author="Peter Jansen" w:date="2026-02-17T12:05:00Z" w16du:dateUtc="2026-02-17T11:05:00Z"/>
        </w:rPr>
      </w:pPr>
      <w:ins w:id="1594" w:author="Peter Jansen" w:date="2026-02-17T12:05:00Z" w16du:dateUtc="2026-02-17T11:05:00Z">
        <w:r>
          <w:t xml:space="preserve">Bij het verwerken van data in de ontvangstraat is het essentieel beveiliging en versleuteling toe te passen in alle fasen: extractie, transformatie en laden. Data dient </w:t>
        </w:r>
        <w:r>
          <w:lastRenderedPageBreak/>
          <w:t xml:space="preserve">versleuteld te worden tijdens opslag (at rest) en transport (in transit), bij voorkeur met sterke encryptiestandaarden zoals AES-256 en TLS 1.2 of hoger. </w:t>
        </w:r>
      </w:ins>
    </w:p>
    <w:p w14:paraId="572885D3" w14:textId="1DE7D66D" w:rsidR="005A0B52" w:rsidRPr="005A0B52" w:rsidRDefault="005A0B52" w:rsidP="005A0B52">
      <w:pPr>
        <w:pStyle w:val="Lijstalinea"/>
        <w:numPr>
          <w:ilvl w:val="0"/>
          <w:numId w:val="66"/>
        </w:numPr>
        <w:rPr>
          <w:ins w:id="1595" w:author="Peter Jansen" w:date="2026-02-24T12:39:00Z"/>
        </w:rPr>
      </w:pPr>
      <w:ins w:id="1596" w:author="Peter Jansen" w:date="2026-02-24T12:38:00Z" w16du:dateUtc="2026-02-24T11:38:00Z">
        <w:r>
          <w:t>Voor d</w:t>
        </w:r>
      </w:ins>
      <w:ins w:id="1597" w:author="Peter Jansen" w:date="2026-02-24T12:33:00Z" w16du:dateUtc="2026-02-24T11:33:00Z">
        <w:r w:rsidR="00572356">
          <w:t xml:space="preserve">e ETL-straat zal </w:t>
        </w:r>
      </w:ins>
      <w:ins w:id="1598" w:author="Peter Jansen" w:date="2026-02-24T12:39:00Z" w16du:dateUtc="2026-02-24T11:39:00Z">
        <w:r w:rsidR="009109DD">
          <w:t>bi</w:t>
        </w:r>
      </w:ins>
      <w:ins w:id="1599" w:author="Peter Jansen" w:date="2026-02-24T12:39:00Z">
        <w:r w:rsidRPr="005A0B52">
          <w:t>jna de volledige infrastructuur draai</w:t>
        </w:r>
      </w:ins>
      <w:ins w:id="1600" w:author="Peter Jansen" w:date="2026-02-24T12:40:00Z" w16du:dateUtc="2026-02-24T11:40:00Z">
        <w:r w:rsidR="00DF12A5">
          <w:t>en</w:t>
        </w:r>
      </w:ins>
      <w:ins w:id="1601" w:author="Peter Jansen" w:date="2026-02-24T12:39:00Z">
        <w:r w:rsidRPr="005A0B52">
          <w:t xml:space="preserve"> binnen het private netwerk van DHD. De componenten die wél communiceren met externe services worden beveiligd met passende </w:t>
        </w:r>
        <w:proofErr w:type="spellStart"/>
        <w:r w:rsidRPr="005A0B52">
          <w:rPr>
            <w:i/>
            <w:iCs/>
          </w:rPr>
          <w:t>authentication</w:t>
        </w:r>
        <w:proofErr w:type="spellEnd"/>
        <w:r w:rsidRPr="005A0B52">
          <w:noBreakHyphen/>
          <w:t xml:space="preserve"> en </w:t>
        </w:r>
        <w:proofErr w:type="spellStart"/>
        <w:r w:rsidRPr="005A0B52">
          <w:rPr>
            <w:i/>
            <w:iCs/>
          </w:rPr>
          <w:t>authorization</w:t>
        </w:r>
        <w:proofErr w:type="spellEnd"/>
        <w:r w:rsidRPr="005A0B52">
          <w:noBreakHyphen/>
          <w:t>maatregelen.</w:t>
        </w:r>
      </w:ins>
    </w:p>
    <w:p w14:paraId="3C801DD9" w14:textId="48A2DD33" w:rsidR="00230F1A" w:rsidRDefault="00C9584D">
      <w:pPr>
        <w:pStyle w:val="Lijstalinea"/>
        <w:numPr>
          <w:ilvl w:val="0"/>
          <w:numId w:val="66"/>
        </w:numPr>
        <w:rPr>
          <w:ins w:id="1602" w:author="Peter Jansen" w:date="2026-02-17T12:05:00Z" w16du:dateUtc="2026-02-17T11:05:00Z"/>
        </w:rPr>
      </w:pPr>
      <w:ins w:id="1603" w:author="Peter Jansen" w:date="2026-02-19T13:32:00Z" w16du:dateUtc="2026-02-19T12:32:00Z">
        <w:r>
          <w:t>D</w:t>
        </w:r>
      </w:ins>
      <w:ins w:id="1604" w:author="Peter Jansen" w:date="2026-02-19T13:33:00Z" w16du:dateUtc="2026-02-19T12:33:00Z">
        <w:r>
          <w:t>HD gebrui</w:t>
        </w:r>
        <w:r w:rsidR="0056127A">
          <w:t xml:space="preserve">kt </w:t>
        </w:r>
        <w:r w:rsidR="00CD336E">
          <w:t xml:space="preserve">al </w:t>
        </w:r>
        <w:proofErr w:type="spellStart"/>
        <w:r w:rsidR="00CD336E">
          <w:t>Azure</w:t>
        </w:r>
        <w:proofErr w:type="spellEnd"/>
        <w:r w:rsidR="00CD336E">
          <w:t xml:space="preserve"> </w:t>
        </w:r>
        <w:r w:rsidR="00F00F57">
          <w:t>i</w:t>
        </w:r>
      </w:ins>
      <w:ins w:id="1605" w:author="Peter Jansen" w:date="2026-02-17T12:05:00Z" w16du:dateUtc="2026-02-17T11:05:00Z">
        <w:r w:rsidR="00230F1A">
          <w:t xml:space="preserve">nfrastructuur </w:t>
        </w:r>
      </w:ins>
      <w:ins w:id="1606" w:author="Peter Jansen" w:date="2026-02-19T13:34:00Z" w16du:dateUtc="2026-02-19T12:34:00Z">
        <w:r w:rsidR="00497FCA">
          <w:t xml:space="preserve">voor de </w:t>
        </w:r>
      </w:ins>
      <w:ins w:id="1607" w:author="Peter Jansen" w:date="2026-02-17T12:05:00Z" w16du:dateUtc="2026-02-17T11:05:00Z">
        <w:r w:rsidR="00230F1A">
          <w:t>inrichting</w:t>
        </w:r>
      </w:ins>
      <w:ins w:id="1608" w:author="Peter Jansen" w:date="2026-02-19T13:34:00Z" w16du:dateUtc="2026-02-19T12:34:00Z">
        <w:r w:rsidR="00497FCA">
          <w:t xml:space="preserve"> van de </w:t>
        </w:r>
        <w:r w:rsidR="00DD4195">
          <w:t>dataopslag voor</w:t>
        </w:r>
        <w:r w:rsidR="00497FCA">
          <w:t xml:space="preserve"> huidige</w:t>
        </w:r>
        <w:r w:rsidR="00DD4195">
          <w:t xml:space="preserve"> ETL-straat. </w:t>
        </w:r>
        <w:r w:rsidR="00E216CE">
          <w:t>Uitgangspunt is dat de</w:t>
        </w:r>
      </w:ins>
      <w:ins w:id="1609" w:author="Peter Jansen" w:date="2026-02-19T13:35:00Z" w16du:dateUtc="2026-02-19T12:35:00Z">
        <w:r w:rsidR="00E216CE">
          <w:t xml:space="preserve">ze </w:t>
        </w:r>
        <w:r w:rsidR="00242522">
          <w:t xml:space="preserve">conform beveiligingsbeleid </w:t>
        </w:r>
        <w:r w:rsidR="007162EF">
          <w:t xml:space="preserve">en richtlijnen </w:t>
        </w:r>
        <w:r w:rsidR="002069CE">
          <w:t>zijn ingerich</w:t>
        </w:r>
      </w:ins>
      <w:ins w:id="1610" w:author="Peter Jansen" w:date="2026-02-19T13:36:00Z" w16du:dateUtc="2026-02-19T12:36:00Z">
        <w:r w:rsidR="00AE0A04">
          <w:t xml:space="preserve">t en dat </w:t>
        </w:r>
      </w:ins>
      <w:ins w:id="1611" w:author="Peter Jansen" w:date="2026-02-19T13:37:00Z" w16du:dateUtc="2026-02-19T12:37:00Z">
        <w:r w:rsidR="00A847D0">
          <w:t xml:space="preserve">inrichting van een nieuwe omgeving </w:t>
        </w:r>
      </w:ins>
      <w:ins w:id="1612" w:author="Peter Jansen" w:date="2026-02-19T13:38:00Z" w16du:dateUtc="2026-02-19T12:38:00Z">
        <w:r w:rsidR="00387BDD">
          <w:t>(</w:t>
        </w:r>
        <w:r w:rsidR="00B25CEE">
          <w:t xml:space="preserve">lees </w:t>
        </w:r>
        <w:proofErr w:type="spellStart"/>
        <w:r w:rsidR="00B25CEE">
          <w:t>Azure</w:t>
        </w:r>
        <w:proofErr w:type="spellEnd"/>
        <w:r w:rsidR="00B25CEE">
          <w:t xml:space="preserve"> Subscription)</w:t>
        </w:r>
      </w:ins>
      <w:ins w:id="1613" w:author="Peter Jansen" w:date="2026-02-19T13:37:00Z" w16du:dateUtc="2026-02-19T12:37:00Z">
        <w:r w:rsidR="00A847D0">
          <w:t xml:space="preserve"> door infrastructuurbeheer</w:t>
        </w:r>
      </w:ins>
      <w:ins w:id="1614" w:author="Peter Jansen" w:date="2026-02-19T13:38:00Z" w16du:dateUtc="2026-02-19T12:38:00Z">
        <w:r w:rsidR="00B25CEE">
          <w:t xml:space="preserve"> voldoe</w:t>
        </w:r>
        <w:r w:rsidR="005472E7">
          <w:t xml:space="preserve">t </w:t>
        </w:r>
      </w:ins>
      <w:ins w:id="1615" w:author="Peter Jansen" w:date="2026-02-19T13:39:00Z" w16du:dateUtc="2026-02-19T12:39:00Z">
        <w:r w:rsidR="005472E7">
          <w:t>aan de gestelde eisen</w:t>
        </w:r>
        <w:r w:rsidR="00834E05">
          <w:t xml:space="preserve"> en dat alle vereiste </w:t>
        </w:r>
        <w:proofErr w:type="spellStart"/>
        <w:r w:rsidR="008F4EE5">
          <w:t>policies</w:t>
        </w:r>
        <w:proofErr w:type="spellEnd"/>
        <w:r w:rsidR="008F4EE5">
          <w:t xml:space="preserve"> en </w:t>
        </w:r>
        <w:proofErr w:type="spellStart"/>
        <w:r w:rsidR="008F4EE5">
          <w:t>guardrails</w:t>
        </w:r>
      </w:ins>
      <w:proofErr w:type="spellEnd"/>
      <w:ins w:id="1616" w:author="Peter Jansen" w:date="2026-02-19T13:42:00Z" w16du:dateUtc="2026-02-19T12:42:00Z">
        <w:r w:rsidR="00907314">
          <w:t xml:space="preserve"> en</w:t>
        </w:r>
      </w:ins>
      <w:ins w:id="1617" w:author="Peter Jansen" w:date="2026-02-19T13:39:00Z" w16du:dateUtc="2026-02-19T12:39:00Z">
        <w:r w:rsidR="00F4784F">
          <w:t xml:space="preserve"> </w:t>
        </w:r>
      </w:ins>
      <w:ins w:id="1618" w:author="Peter Jansen" w:date="2026-02-19T13:40:00Z" w16du:dateUtc="2026-02-19T12:40:00Z">
        <w:r w:rsidR="0010751D">
          <w:t>infrast</w:t>
        </w:r>
        <w:r w:rsidR="00B81EFB">
          <w:t xml:space="preserve">ructuur zoals netwerken, firewalls, </w:t>
        </w:r>
      </w:ins>
      <w:ins w:id="1619" w:author="Peter Jansen" w:date="2026-02-19T13:41:00Z" w16du:dateUtc="2026-02-19T12:41:00Z">
        <w:r w:rsidR="00481B1D">
          <w:t>SIEM</w:t>
        </w:r>
      </w:ins>
      <w:ins w:id="1620" w:author="Peter Jansen" w:date="2026-02-19T13:42:00Z" w16du:dateUtc="2026-02-19T12:42:00Z">
        <w:r w:rsidR="00EC7B0C">
          <w:t xml:space="preserve"> etc</w:t>
        </w:r>
        <w:r w:rsidR="00DD2352">
          <w:t xml:space="preserve">. </w:t>
        </w:r>
        <w:r w:rsidR="003924B7">
          <w:t>zijn ingericht</w:t>
        </w:r>
        <w:r w:rsidR="00C6723F">
          <w:t xml:space="preserve"> en geconfigu</w:t>
        </w:r>
      </w:ins>
      <w:ins w:id="1621" w:author="Peter Jansen" w:date="2026-02-19T13:43:00Z" w16du:dateUtc="2026-02-19T12:43:00Z">
        <w:r w:rsidR="00C6723F">
          <w:t>reerd</w:t>
        </w:r>
        <w:r w:rsidR="008D190E">
          <w:t xml:space="preserve">, en dat </w:t>
        </w:r>
      </w:ins>
      <w:ins w:id="1622" w:author="Peter Jansen" w:date="2026-02-19T13:44:00Z" w16du:dateUtc="2026-02-19T12:44:00Z">
        <w:r w:rsidR="007B54D9">
          <w:t>daarmee de uitgerolde nieuwe ETL</w:t>
        </w:r>
      </w:ins>
      <w:ins w:id="1623" w:author="Peter Jansen" w:date="2026-02-19T13:45:00Z" w16du:dateUtc="2026-02-19T12:45:00Z">
        <w:r w:rsidR="00A51010">
          <w:t>-</w:t>
        </w:r>
      </w:ins>
      <w:ins w:id="1624" w:author="Peter Jansen" w:date="2026-02-19T13:44:00Z" w16du:dateUtc="2026-02-19T12:44:00Z">
        <w:r w:rsidR="007B54D9">
          <w:t xml:space="preserve">straat </w:t>
        </w:r>
      </w:ins>
      <w:ins w:id="1625" w:author="Peter Jansen" w:date="2026-02-19T13:45:00Z" w16du:dateUtc="2026-02-19T12:45:00Z">
        <w:r w:rsidR="007B54D9">
          <w:t xml:space="preserve">ook alleen door </w:t>
        </w:r>
        <w:r w:rsidR="00461791">
          <w:t>geautoriseerde DHD medewerkers</w:t>
        </w:r>
        <w:r w:rsidR="00E90DAB">
          <w:t xml:space="preserve"> vanuit het DHD netwerk benaderd </w:t>
        </w:r>
        <w:r w:rsidR="00A51010">
          <w:t>kan wo</w:t>
        </w:r>
      </w:ins>
      <w:ins w:id="1626" w:author="Peter Jansen" w:date="2026-02-19T13:46:00Z" w16du:dateUtc="2026-02-19T12:46:00Z">
        <w:r w:rsidR="00A51010">
          <w:t>rden.</w:t>
        </w:r>
      </w:ins>
    </w:p>
    <w:p w14:paraId="47A33B21" w14:textId="40827CE4" w:rsidR="005472E7" w:rsidRDefault="00287306" w:rsidP="008A396E">
      <w:pPr>
        <w:pStyle w:val="Lijstalinea"/>
        <w:numPr>
          <w:ilvl w:val="0"/>
          <w:numId w:val="66"/>
        </w:numPr>
        <w:rPr>
          <w:ins w:id="1627" w:author="Peter Jansen" w:date="2026-02-17T12:05:00Z" w16du:dateUtc="2026-02-17T11:05:00Z"/>
        </w:rPr>
      </w:pPr>
      <w:ins w:id="1628" w:author="Peter Jansen" w:date="2026-02-19T13:48:00Z" w16du:dateUtc="2026-02-19T12:48:00Z">
        <w:r>
          <w:t xml:space="preserve">DHD gebruikt al </w:t>
        </w:r>
        <w:proofErr w:type="spellStart"/>
        <w:r>
          <w:t>Azure</w:t>
        </w:r>
        <w:proofErr w:type="spellEnd"/>
        <w:r>
          <w:t xml:space="preserve"> </w:t>
        </w:r>
        <w:proofErr w:type="spellStart"/>
        <w:r>
          <w:t>DevOps</w:t>
        </w:r>
        <w:proofErr w:type="spellEnd"/>
        <w:r>
          <w:t xml:space="preserve"> voor het beheer</w:t>
        </w:r>
        <w:r w:rsidR="00524F33">
          <w:t xml:space="preserve"> van broncode</w:t>
        </w:r>
        <w:r w:rsidR="000A5BE9">
          <w:t xml:space="preserve">, </w:t>
        </w:r>
      </w:ins>
      <w:proofErr w:type="spellStart"/>
      <w:ins w:id="1629" w:author="Peter Jansen" w:date="2026-02-19T13:49:00Z" w16du:dateUtc="2026-02-19T12:49:00Z">
        <w:r w:rsidR="007C22A4">
          <w:t>backlog</w:t>
        </w:r>
        <w:proofErr w:type="spellEnd"/>
        <w:r w:rsidR="007C22A4">
          <w:t xml:space="preserve"> beheer </w:t>
        </w:r>
        <w:r w:rsidR="00EC4A93">
          <w:t>en  CI/CD</w:t>
        </w:r>
      </w:ins>
      <w:ins w:id="1630" w:author="Peter Jansen" w:date="2026-02-19T13:48:00Z" w16du:dateUtc="2026-02-19T12:48:00Z">
        <w:r>
          <w:t xml:space="preserve">. Uitgangspunt is dat deze conform beveiligingsbeleid en richtlijnen zijn ingericht en dat inrichting van een </w:t>
        </w:r>
      </w:ins>
      <w:ins w:id="1631" w:author="Peter Jansen" w:date="2026-02-19T13:50:00Z" w16du:dateUtc="2026-02-19T12:50:00Z">
        <w:r w:rsidR="00F572DD">
          <w:t>nieuwproject</w:t>
        </w:r>
      </w:ins>
      <w:ins w:id="1632" w:author="Peter Jansen" w:date="2026-02-19T13:48:00Z" w16du:dateUtc="2026-02-19T12:48:00Z">
        <w:r>
          <w:t xml:space="preserve"> door infrastructuurbeheer voldoet aan de gestelde eisen en dat alle vereiste </w:t>
        </w:r>
        <w:proofErr w:type="spellStart"/>
        <w:r>
          <w:t>policies</w:t>
        </w:r>
        <w:proofErr w:type="spellEnd"/>
        <w:r>
          <w:t xml:space="preserve"> zijn ingericht en geconfigureerd, en dat daarmee de </w:t>
        </w:r>
      </w:ins>
      <w:ins w:id="1633" w:author="Peter Jansen" w:date="2026-02-19T13:50:00Z" w16du:dateUtc="2026-02-19T12:50:00Z">
        <w:r w:rsidR="00E004B0">
          <w:t>broncode</w:t>
        </w:r>
        <w:r w:rsidR="00515B85">
          <w:t xml:space="preserve">, CI/CD </w:t>
        </w:r>
        <w:proofErr w:type="spellStart"/>
        <w:r w:rsidR="00515B85">
          <w:t>pipelines</w:t>
        </w:r>
        <w:proofErr w:type="spellEnd"/>
        <w:r w:rsidR="00E004B0">
          <w:t xml:space="preserve"> </w:t>
        </w:r>
      </w:ins>
      <w:ins w:id="1634" w:author="Peter Jansen" w:date="2026-02-19T13:51:00Z" w16du:dateUtc="2026-02-19T12:51:00Z">
        <w:r w:rsidR="008A396E">
          <w:t xml:space="preserve">en </w:t>
        </w:r>
        <w:proofErr w:type="spellStart"/>
        <w:r w:rsidR="008A396E">
          <w:t>backlog</w:t>
        </w:r>
        <w:proofErr w:type="spellEnd"/>
        <w:r w:rsidR="008A396E">
          <w:t xml:space="preserve"> voor de</w:t>
        </w:r>
      </w:ins>
      <w:ins w:id="1635" w:author="Peter Jansen" w:date="2026-02-19T13:48:00Z" w16du:dateUtc="2026-02-19T12:48:00Z">
        <w:r>
          <w:t xml:space="preserve"> nieuwe ETL-straat ook alleen door geautoriseerde DHD medewerkers benaderd </w:t>
        </w:r>
      </w:ins>
      <w:ins w:id="1636" w:author="Peter Jansen" w:date="2026-02-19T13:51:00Z" w16du:dateUtc="2026-02-19T12:51:00Z">
        <w:r w:rsidR="008A396E">
          <w:t xml:space="preserve">en bewerkt </w:t>
        </w:r>
      </w:ins>
      <w:ins w:id="1637" w:author="Peter Jansen" w:date="2026-02-19T13:48:00Z" w16du:dateUtc="2026-02-19T12:48:00Z">
        <w:r>
          <w:t>kan worden.</w:t>
        </w:r>
      </w:ins>
    </w:p>
    <w:p w14:paraId="1A05EFC4" w14:textId="77777777" w:rsidR="00230F1A" w:rsidRDefault="00230F1A" w:rsidP="00230F1A">
      <w:pPr>
        <w:pStyle w:val="Lijstalinea"/>
        <w:rPr>
          <w:ins w:id="1638" w:author="Peter Jansen" w:date="2026-02-17T12:05:00Z" w16du:dateUtc="2026-02-17T11:05:00Z"/>
        </w:rPr>
      </w:pPr>
    </w:p>
    <w:p w14:paraId="70CBF530" w14:textId="0F69D5E5" w:rsidR="00230F1A" w:rsidRDefault="2CED6D8F" w:rsidP="00230F1A">
      <w:pPr>
        <w:pStyle w:val="Lijstalinea"/>
        <w:numPr>
          <w:ilvl w:val="0"/>
          <w:numId w:val="61"/>
        </w:numPr>
        <w:rPr>
          <w:ins w:id="1639" w:author="Peter Jansen" w:date="2026-02-17T12:05:00Z" w16du:dateUtc="2026-02-17T11:05:00Z"/>
        </w:rPr>
      </w:pPr>
      <w:ins w:id="1640" w:author="Ronald Vollebregt" w:date="2026-02-19T13:19:00Z">
        <w:del w:id="1641" w:author="Peter Jansen" w:date="2026-02-19T14:28:00Z" w16du:dateUtc="2026-02-19T13:28:00Z">
          <w:r>
            <w:delText xml:space="preserve">Denk </w:delText>
          </w:r>
        </w:del>
      </w:ins>
      <w:ins w:id="1642" w:author="Peter Jansen" w:date="2026-02-17T12:05:00Z">
        <w:r w:rsidR="00230F1A">
          <w:t>De</w:t>
        </w:r>
      </w:ins>
      <w:commentRangeStart w:id="1643"/>
      <w:commentRangeStart w:id="1644"/>
      <w:commentRangeStart w:id="1645"/>
      <w:commentRangeStart w:id="1646"/>
      <w:ins w:id="1647" w:author="Peter Jansen" w:date="2026-02-17T12:05:00Z" w16du:dateUtc="2026-02-17T11:05:00Z">
        <w:r w:rsidR="00230F1A">
          <w:t xml:space="preserve"> ontvangstraat moet ondersteuning bieden voor veilige authenticatie en toegangscontrole, evenals auditlogging voor monitoring en compliance. </w:t>
        </w:r>
      </w:ins>
    </w:p>
    <w:p w14:paraId="5B8A1B1C" w14:textId="7DAA6741" w:rsidR="00230F1A" w:rsidRDefault="00230F1A" w:rsidP="008D6FC5">
      <w:pPr>
        <w:pStyle w:val="Lijstalinea"/>
        <w:numPr>
          <w:ilvl w:val="0"/>
          <w:numId w:val="66"/>
        </w:numPr>
        <w:rPr>
          <w:ins w:id="1648" w:author="Peter Jansen" w:date="2026-02-17T12:05:00Z" w16du:dateUtc="2026-02-17T11:05:00Z"/>
        </w:rPr>
      </w:pPr>
      <w:ins w:id="1649" w:author="Peter Jansen" w:date="2026-02-17T12:05:00Z" w16du:dateUtc="2026-02-17T11:05:00Z">
        <w:r>
          <w:t>Dagster+ voorziet hierin</w:t>
        </w:r>
      </w:ins>
      <w:ins w:id="1650" w:author="Peter Jansen" w:date="2026-03-05T11:32:00Z" w16du:dateUtc="2026-03-05T10:32:00Z">
        <w:r w:rsidR="00FF5758">
          <w:t>.</w:t>
        </w:r>
        <w:r w:rsidR="008D6FC5">
          <w:t xml:space="preserve"> </w:t>
        </w:r>
      </w:ins>
      <w:ins w:id="1651" w:author="Peter Jansen" w:date="2026-02-17T12:05:00Z" w16du:dateUtc="2026-02-17T11:05:00Z">
        <w:r>
          <w:t xml:space="preserve">Dagster OSS heeft extra voorziening </w:t>
        </w:r>
      </w:ins>
      <w:ins w:id="1652" w:author="Peter Jansen" w:date="2026-02-19T13:52:00Z" w16du:dateUtc="2026-02-19T12:52:00Z">
        <w:r w:rsidR="00E11384">
          <w:t xml:space="preserve">voor de </w:t>
        </w:r>
      </w:ins>
      <w:ins w:id="1653" w:author="Peter Jansen" w:date="2026-02-19T14:04:00Z" w16du:dateUtc="2026-02-19T13:04:00Z">
        <w:r w:rsidR="006C5075">
          <w:t>Dagster UI web interface</w:t>
        </w:r>
      </w:ins>
      <w:ins w:id="1654" w:author="Peter Jansen" w:date="2026-02-19T13:52:00Z" w16du:dateUtc="2026-02-19T12:52:00Z">
        <w:r w:rsidR="00F269D7">
          <w:t xml:space="preserve"> </w:t>
        </w:r>
      </w:ins>
      <w:ins w:id="1655" w:author="Peter Jansen" w:date="2026-02-17T12:05:00Z" w16du:dateUtc="2026-02-17T11:05:00Z">
        <w:r>
          <w:t xml:space="preserve">nodig zoals </w:t>
        </w:r>
        <w:r>
          <w:fldChar w:fldCharType="begin"/>
        </w:r>
        <w:r>
          <w:instrText>HYPERLINK "https://github.com/maltzsama/dagster-authkit"</w:instrText>
        </w:r>
        <w:r>
          <w:fldChar w:fldCharType="separate"/>
        </w:r>
        <w:r w:rsidRPr="00451408">
          <w:rPr>
            <w:rStyle w:val="Hyperlink"/>
          </w:rPr>
          <w:t>https://github.com/maltzsama/dagster-authkit</w:t>
        </w:r>
        <w:r>
          <w:fldChar w:fldCharType="end"/>
        </w:r>
        <w:r>
          <w:t xml:space="preserve"> </w:t>
        </w:r>
      </w:ins>
      <w:ins w:id="1656" w:author="Peter Jansen" w:date="2026-02-19T14:20:00Z" w16du:dateUtc="2026-02-19T13:20:00Z">
        <w:r w:rsidR="0012075C">
          <w:t xml:space="preserve">voor RBAC en </w:t>
        </w:r>
      </w:ins>
      <w:proofErr w:type="spellStart"/>
      <w:ins w:id="1657" w:author="Peter Jansen" w:date="2026-02-19T14:27:00Z" w16du:dateUtc="2026-02-19T13:27:00Z">
        <w:r w:rsidR="004A11DD">
          <w:t>Azure</w:t>
        </w:r>
        <w:proofErr w:type="spellEnd"/>
        <w:r w:rsidR="004A11DD">
          <w:t xml:space="preserve"> </w:t>
        </w:r>
      </w:ins>
      <w:proofErr w:type="spellStart"/>
      <w:ins w:id="1658" w:author="Peter Jansen" w:date="2026-02-19T14:20:00Z" w16du:dateUtc="2026-02-19T13:20:00Z">
        <w:r w:rsidR="0012075C">
          <w:t>Entra</w:t>
        </w:r>
      </w:ins>
      <w:ins w:id="1659" w:author="Peter Jansen" w:date="2026-02-19T14:27:00Z" w16du:dateUtc="2026-02-19T13:27:00Z">
        <w:r w:rsidR="004A11DD">
          <w:t>Id</w:t>
        </w:r>
      </w:ins>
      <w:proofErr w:type="spellEnd"/>
      <w:ins w:id="1660" w:author="Peter Jansen" w:date="2026-02-19T14:20:00Z" w16du:dateUtc="2026-02-19T13:20:00Z">
        <w:r w:rsidR="0012075C">
          <w:t xml:space="preserve"> </w:t>
        </w:r>
        <w:r w:rsidR="00606938">
          <w:t>integratie.</w:t>
        </w:r>
      </w:ins>
      <w:ins w:id="1661" w:author="Peter Jansen" w:date="2026-02-19T14:19:00Z" w16du:dateUtc="2026-02-19T13:19:00Z">
        <w:r w:rsidR="00FF5734">
          <w:t xml:space="preserve"> </w:t>
        </w:r>
      </w:ins>
      <w:commentRangeEnd w:id="1643"/>
      <w:del w:id="1662" w:author="Peter Jansen" w:date="2026-02-19T14:21:00Z" w16du:dateUtc="2026-02-19T13:21:00Z">
        <w:r>
          <w:rPr>
            <w:rStyle w:val="Verwijzingopmerking"/>
            <w:sz w:val="22"/>
            <w:szCs w:val="20"/>
          </w:rPr>
          <w:commentReference w:id="1643"/>
        </w:r>
        <w:commentRangeEnd w:id="1644"/>
        <w:r>
          <w:rPr>
            <w:rStyle w:val="Verwijzingopmerking"/>
            <w:sz w:val="22"/>
            <w:szCs w:val="20"/>
          </w:rPr>
          <w:commentReference w:id="1644"/>
        </w:r>
        <w:commentRangeEnd w:id="1645"/>
        <w:r>
          <w:rPr>
            <w:rStyle w:val="Verwijzingopmerking"/>
            <w:sz w:val="22"/>
            <w:szCs w:val="20"/>
          </w:rPr>
          <w:commentReference w:id="1645"/>
        </w:r>
        <w:commentRangeEnd w:id="1646"/>
        <w:r>
          <w:rPr>
            <w:rStyle w:val="Verwijzingopmerking"/>
            <w:sz w:val="22"/>
            <w:szCs w:val="20"/>
          </w:rPr>
          <w:commentReference w:id="1646"/>
        </w:r>
      </w:del>
      <w:ins w:id="1664" w:author="Peter Jansen" w:date="2026-02-19T14:21:00Z" w16du:dateUtc="2026-02-19T13:21:00Z">
        <w:r w:rsidR="00410031">
          <w:t xml:space="preserve">Is uitgebreide RBAC niet noodzakelijk </w:t>
        </w:r>
      </w:ins>
      <w:ins w:id="1665" w:author="Peter Jansen" w:date="2026-02-19T14:22:00Z" w16du:dateUtc="2026-02-19T13:22:00Z">
        <w:r w:rsidR="002552BE">
          <w:t>(</w:t>
        </w:r>
      </w:ins>
      <w:ins w:id="1666" w:author="Peter Jansen" w:date="2026-02-19T14:21:00Z" w16du:dateUtc="2026-02-19T13:21:00Z">
        <w:r w:rsidR="00410031">
          <w:t xml:space="preserve">of </w:t>
        </w:r>
      </w:ins>
      <w:ins w:id="1667" w:author="Peter Jansen" w:date="2026-02-19T14:22:00Z" w16du:dateUtc="2026-02-19T13:22:00Z">
        <w:r w:rsidR="002552BE">
          <w:t>wordt ingevuld</w:t>
        </w:r>
      </w:ins>
      <w:ins w:id="1668" w:author="Peter Jansen" w:date="2026-02-19T14:21:00Z" w16du:dateUtc="2026-02-19T13:21:00Z">
        <w:r w:rsidR="00B533ED">
          <w:t xml:space="preserve"> door </w:t>
        </w:r>
      </w:ins>
      <w:ins w:id="1669" w:author="Peter Jansen" w:date="2026-02-19T14:22:00Z" w16du:dateUtc="2026-02-19T13:22:00Z">
        <w:r w:rsidR="002552BE">
          <w:t xml:space="preserve">onderstaande optie) </w:t>
        </w:r>
      </w:ins>
      <w:ins w:id="1670" w:author="Peter Jansen" w:date="2026-02-19T14:23:00Z" w16du:dateUtc="2026-02-19T13:23:00Z">
        <w:r w:rsidR="00071B84">
          <w:t xml:space="preserve">dan </w:t>
        </w:r>
      </w:ins>
      <w:ins w:id="1671" w:author="Peter Jansen" w:date="2026-02-19T14:22:00Z" w16du:dateUtc="2026-02-19T13:22:00Z">
        <w:r w:rsidR="002552BE">
          <w:t>kan</w:t>
        </w:r>
      </w:ins>
      <w:ins w:id="1672" w:author="Peter Jansen" w:date="2026-02-19T13:55:00Z" w16du:dateUtc="2026-02-19T12:55:00Z">
        <w:r w:rsidR="0061696E">
          <w:t xml:space="preserve"> gebruik</w:t>
        </w:r>
      </w:ins>
      <w:ins w:id="1673" w:author="Peter Jansen" w:date="2026-02-19T14:22:00Z" w16du:dateUtc="2026-02-19T13:22:00Z">
        <w:r w:rsidR="002552BE">
          <w:t xml:space="preserve"> gemaakt w</w:t>
        </w:r>
      </w:ins>
      <w:ins w:id="1674" w:author="Peter Jansen" w:date="2026-02-19T14:23:00Z" w16du:dateUtc="2026-02-19T13:23:00Z">
        <w:r w:rsidR="002552BE">
          <w:t>orden</w:t>
        </w:r>
      </w:ins>
      <w:ins w:id="1675" w:author="Peter Jansen" w:date="2026-02-19T13:55:00Z" w16du:dateUtc="2026-02-19T12:55:00Z">
        <w:r w:rsidR="0061696E">
          <w:t xml:space="preserve"> van </w:t>
        </w:r>
      </w:ins>
      <w:ins w:id="1676" w:author="Peter Jansen" w:date="2026-02-19T13:56:00Z" w16du:dateUtc="2026-02-19T12:56:00Z">
        <w:r w:rsidR="00CE02D3">
          <w:t>de</w:t>
        </w:r>
      </w:ins>
      <w:ins w:id="1677" w:author="Peter Jansen" w:date="2026-02-19T13:55:00Z" w16du:dateUtc="2026-02-19T12:55:00Z">
        <w:r w:rsidR="0061696E">
          <w:t xml:space="preserve"> </w:t>
        </w:r>
        <w:proofErr w:type="spellStart"/>
        <w:r w:rsidR="0061696E">
          <w:t>Azure</w:t>
        </w:r>
        <w:proofErr w:type="spellEnd"/>
        <w:r w:rsidR="0061696E">
          <w:t xml:space="preserve"> geïntegreerde voorziening </w:t>
        </w:r>
      </w:ins>
      <w:proofErr w:type="spellStart"/>
      <w:ins w:id="1678" w:author="Peter Jansen" w:date="2026-02-19T13:56:00Z" w16du:dateUtc="2026-02-19T12:56:00Z">
        <w:r w:rsidR="00057190">
          <w:t>Entra</w:t>
        </w:r>
        <w:proofErr w:type="spellEnd"/>
        <w:r w:rsidR="00057190">
          <w:t xml:space="preserve"> </w:t>
        </w:r>
        <w:r w:rsidR="00FC39DF">
          <w:t>Appli</w:t>
        </w:r>
        <w:r w:rsidR="00CE02D3">
          <w:t xml:space="preserve">cation </w:t>
        </w:r>
        <w:r w:rsidR="00F63ED3">
          <w:t>Proxy.</w:t>
        </w:r>
      </w:ins>
    </w:p>
    <w:p w14:paraId="159D7322" w14:textId="4A42AEE7" w:rsidR="00EA54AB" w:rsidRDefault="00EA54AB" w:rsidP="00EA54AB">
      <w:pPr>
        <w:pStyle w:val="Lijstalinea"/>
        <w:numPr>
          <w:ilvl w:val="0"/>
          <w:numId w:val="66"/>
        </w:numPr>
        <w:rPr>
          <w:ins w:id="1679" w:author="Peter Jansen" w:date="2026-02-19T13:56:00Z" w16du:dateUtc="2026-02-19T12:56:00Z"/>
        </w:rPr>
      </w:pPr>
      <w:ins w:id="1680" w:author="Peter Jansen" w:date="2026-02-19T13:59:00Z" w16du:dateUtc="2026-02-19T12:59:00Z">
        <w:r>
          <w:t xml:space="preserve">Door </w:t>
        </w:r>
      </w:ins>
      <w:ins w:id="1681" w:author="Peter Jansen" w:date="2026-02-19T14:00:00Z" w16du:dateUtc="2026-02-19T13:00:00Z">
        <w:r w:rsidR="001C0144">
          <w:t>het toepassen</w:t>
        </w:r>
      </w:ins>
      <w:ins w:id="1682" w:author="Peter Jansen" w:date="2026-02-19T14:06:00Z" w16du:dateUtc="2026-02-19T13:06:00Z">
        <w:r w:rsidR="004F7429">
          <w:t xml:space="preserve"> </w:t>
        </w:r>
      </w:ins>
      <w:ins w:id="1683" w:author="Peter Jansen" w:date="2026-02-19T14:03:00Z" w16du:dateUtc="2026-02-19T13:03:00Z">
        <w:r w:rsidR="0001393D">
          <w:t>van</w:t>
        </w:r>
      </w:ins>
      <w:ins w:id="1684" w:author="Peter Jansen" w:date="2026-02-19T14:00:00Z" w16du:dateUtc="2026-02-19T13:00:00Z">
        <w:r w:rsidR="001C0144">
          <w:t xml:space="preserve"> </w:t>
        </w:r>
        <w:proofErr w:type="spellStart"/>
        <w:r w:rsidR="00C4645E">
          <w:t>Azure</w:t>
        </w:r>
        <w:proofErr w:type="spellEnd"/>
        <w:r w:rsidR="00C4645E">
          <w:t xml:space="preserve"> </w:t>
        </w:r>
      </w:ins>
      <w:ins w:id="1685" w:author="Peter Jansen" w:date="2026-02-19T14:02:00Z" w16du:dateUtc="2026-02-19T13:02:00Z">
        <w:r w:rsidR="005D3FA6">
          <w:t>geïntegreerde</w:t>
        </w:r>
      </w:ins>
      <w:ins w:id="1686" w:author="Peter Jansen" w:date="2026-02-19T14:00:00Z" w16du:dateUtc="2026-02-19T13:00:00Z">
        <w:r w:rsidR="00C4645E">
          <w:t xml:space="preserve"> </w:t>
        </w:r>
        <w:proofErr w:type="spellStart"/>
        <w:r w:rsidR="00C4645E">
          <w:t>schedul</w:t>
        </w:r>
      </w:ins>
      <w:ins w:id="1687" w:author="Peter Jansen" w:date="2026-02-19T14:02:00Z" w16du:dateUtc="2026-02-19T13:02:00Z">
        <w:r w:rsidR="005340F2">
          <w:t>e</w:t>
        </w:r>
      </w:ins>
      <w:ins w:id="1688" w:author="Peter Jansen" w:date="2026-02-19T14:00:00Z" w16du:dateUtc="2026-02-19T13:00:00Z">
        <w:r w:rsidR="00A83CE3">
          <w:t>rs</w:t>
        </w:r>
        <w:proofErr w:type="spellEnd"/>
        <w:r w:rsidR="00A83CE3">
          <w:t xml:space="preserve"> </w:t>
        </w:r>
      </w:ins>
      <w:ins w:id="1689" w:author="Peter Jansen" w:date="2026-02-19T14:07:00Z" w16du:dateUtc="2026-02-19T13:07:00Z">
        <w:r w:rsidR="00BE5EDC">
          <w:t>(</w:t>
        </w:r>
      </w:ins>
      <w:ins w:id="1690" w:author="Peter Jansen" w:date="2026-02-19T14:12:00Z" w16du:dateUtc="2026-02-19T13:12:00Z">
        <w:r w:rsidR="004B3462">
          <w:t>bijv.</w:t>
        </w:r>
        <w:r w:rsidR="00D105EC">
          <w:t xml:space="preserve"> </w:t>
        </w:r>
      </w:ins>
      <w:ins w:id="1691" w:author="Peter Jansen" w:date="2026-02-19T14:07:00Z" w16du:dateUtc="2026-02-19T13:07:00Z">
        <w:r w:rsidR="00BE5EDC">
          <w:t>Logic/</w:t>
        </w:r>
        <w:proofErr w:type="spellStart"/>
        <w:r w:rsidR="00BE5EDC">
          <w:t>Function</w:t>
        </w:r>
        <w:proofErr w:type="spellEnd"/>
        <w:r w:rsidR="00BE5EDC">
          <w:t xml:space="preserve"> apps)</w:t>
        </w:r>
      </w:ins>
      <w:ins w:id="1692" w:author="Peter Jansen" w:date="2026-02-19T14:00:00Z" w16du:dateUtc="2026-02-19T13:00:00Z">
        <w:r w:rsidR="00A83CE3">
          <w:t xml:space="preserve"> </w:t>
        </w:r>
      </w:ins>
      <w:ins w:id="1693" w:author="Peter Jansen" w:date="2026-02-19T14:02:00Z" w16du:dateUtc="2026-02-19T13:02:00Z">
        <w:r w:rsidR="005340F2">
          <w:t>en/</w:t>
        </w:r>
      </w:ins>
      <w:ins w:id="1694" w:author="Peter Jansen" w:date="2026-02-19T14:00:00Z" w16du:dateUtc="2026-02-19T13:00:00Z">
        <w:r w:rsidR="00A83CE3">
          <w:t xml:space="preserve">of het </w:t>
        </w:r>
      </w:ins>
      <w:ins w:id="1695" w:author="Peter Jansen" w:date="2026-02-19T14:02:00Z" w16du:dateUtc="2026-02-19T13:02:00Z">
        <w:r w:rsidR="005340F2">
          <w:t>toepassen</w:t>
        </w:r>
      </w:ins>
      <w:ins w:id="1696" w:author="Peter Jansen" w:date="2026-02-19T14:03:00Z" w16du:dateUtc="2026-02-19T13:03:00Z">
        <w:r w:rsidR="005340F2">
          <w:t xml:space="preserve"> van </w:t>
        </w:r>
        <w:proofErr w:type="spellStart"/>
        <w:r w:rsidR="005340F2">
          <w:t>GitOps</w:t>
        </w:r>
        <w:proofErr w:type="spellEnd"/>
        <w:r w:rsidR="005340F2">
          <w:t xml:space="preserve"> principes</w:t>
        </w:r>
      </w:ins>
      <w:ins w:id="1697" w:author="Peter Jansen" w:date="2026-02-19T13:59:00Z" w16du:dateUtc="2026-02-19T12:59:00Z">
        <w:r w:rsidRPr="001D358A">
          <w:t xml:space="preserve"> </w:t>
        </w:r>
      </w:ins>
      <w:ins w:id="1698" w:author="Peter Jansen" w:date="2026-02-19T14:03:00Z" w16du:dateUtc="2026-02-19T13:03:00Z">
        <w:r w:rsidR="005340F2">
          <w:t>voor</w:t>
        </w:r>
      </w:ins>
      <w:ins w:id="1699" w:author="Peter Jansen" w:date="2026-02-19T13:59:00Z" w16du:dateUtc="2026-02-19T12:59:00Z">
        <w:r>
          <w:t xml:space="preserve"> </w:t>
        </w:r>
        <w:r w:rsidRPr="001D358A">
          <w:t xml:space="preserve">het </w:t>
        </w:r>
      </w:ins>
      <w:ins w:id="1700" w:author="Peter Jansen" w:date="2026-02-19T14:03:00Z" w16du:dateUtc="2026-02-19T13:03:00Z">
        <w:r w:rsidR="005340F2">
          <w:t>starten</w:t>
        </w:r>
      </w:ins>
      <w:ins w:id="1701" w:author="Peter Jansen" w:date="2026-02-19T13:59:00Z" w16du:dateUtc="2026-02-19T12:59:00Z">
        <w:r w:rsidRPr="001D358A">
          <w:t xml:space="preserve"> en aanpassen van </w:t>
        </w:r>
        <w:proofErr w:type="spellStart"/>
        <w:r w:rsidRPr="001D358A">
          <w:t>workflows</w:t>
        </w:r>
        <w:proofErr w:type="spellEnd"/>
        <w:r w:rsidRPr="001D358A">
          <w:t xml:space="preserve"> </w:t>
        </w:r>
      </w:ins>
      <w:ins w:id="1702" w:author="Peter Jansen" w:date="2026-02-19T14:08:00Z" w16du:dateUtc="2026-02-19T13:08:00Z">
        <w:r w:rsidR="0090378E">
          <w:t>is slechts</w:t>
        </w:r>
      </w:ins>
      <w:ins w:id="1703" w:author="Peter Jansen" w:date="2026-02-19T14:07:00Z" w16du:dateUtc="2026-02-19T13:07:00Z">
        <w:r w:rsidR="00542811">
          <w:t xml:space="preserve"> </w:t>
        </w:r>
      </w:ins>
      <w:ins w:id="1704" w:author="Peter Jansen" w:date="2026-02-19T14:08:00Z" w16du:dateUtc="2026-02-19T13:08:00Z">
        <w:r w:rsidR="004D3697">
          <w:t>beper</w:t>
        </w:r>
      </w:ins>
      <w:ins w:id="1705" w:author="Peter Jansen" w:date="2026-02-19T14:09:00Z" w16du:dateUtc="2026-02-19T13:09:00Z">
        <w:r w:rsidR="004D3697">
          <w:t xml:space="preserve">kte gebruikersinteractie noodzakelijk en kan </w:t>
        </w:r>
        <w:r w:rsidR="00255920" w:rsidRPr="001D358A">
          <w:t xml:space="preserve">Dagster UI als </w:t>
        </w:r>
        <w:proofErr w:type="spellStart"/>
        <w:r w:rsidR="00255920" w:rsidRPr="001D358A">
          <w:t>read</w:t>
        </w:r>
        <w:r w:rsidR="00255920">
          <w:t>-</w:t>
        </w:r>
        <w:r w:rsidR="00255920" w:rsidRPr="001D358A">
          <w:t>only</w:t>
        </w:r>
        <w:proofErr w:type="spellEnd"/>
        <w:r w:rsidR="00255920">
          <w:t xml:space="preserve"> worden geconfigureerd. </w:t>
        </w:r>
      </w:ins>
      <w:ins w:id="1706" w:author="Peter Jansen" w:date="2026-02-19T14:10:00Z" w16du:dateUtc="2026-02-19T13:10:00Z">
        <w:r w:rsidR="00537AAF">
          <w:t xml:space="preserve">Toegangsbeheer voor data engineers, informatie analisten en functioneel beheerders gebeurd dan effectief door de </w:t>
        </w:r>
        <w:proofErr w:type="spellStart"/>
        <w:r w:rsidR="00537AAF">
          <w:t>Azure</w:t>
        </w:r>
        <w:proofErr w:type="spellEnd"/>
        <w:r w:rsidR="00537AAF">
          <w:t xml:space="preserve"> infrastructuur en </w:t>
        </w:r>
      </w:ins>
      <w:proofErr w:type="spellStart"/>
      <w:ins w:id="1707" w:author="Peter Jansen" w:date="2026-02-19T14:11:00Z" w16du:dateUtc="2026-02-19T13:11:00Z">
        <w:r w:rsidR="005E3E49">
          <w:t>Azure</w:t>
        </w:r>
        <w:proofErr w:type="spellEnd"/>
        <w:r w:rsidR="005E3E49">
          <w:t xml:space="preserve"> </w:t>
        </w:r>
        <w:proofErr w:type="spellStart"/>
        <w:r w:rsidR="005E3E49">
          <w:t>DevOps</w:t>
        </w:r>
        <w:proofErr w:type="spellEnd"/>
        <w:r w:rsidR="005E3E49">
          <w:t xml:space="preserve"> autorisaties</w:t>
        </w:r>
      </w:ins>
      <w:ins w:id="1708" w:author="Peter Jansen" w:date="2026-02-19T14:14:00Z" w16du:dateUtc="2026-02-19T13:14:00Z">
        <w:r w:rsidR="00DB4005">
          <w:t xml:space="preserve">. </w:t>
        </w:r>
      </w:ins>
      <w:ins w:id="1709" w:author="Peter Jansen" w:date="2026-02-19T14:15:00Z" w16du:dateUtc="2026-02-19T13:15:00Z">
        <w:r w:rsidR="000075BF">
          <w:t>De wer</w:t>
        </w:r>
        <w:r w:rsidR="001652E4">
          <w:t>kwijze</w:t>
        </w:r>
        <w:r w:rsidR="005C6F0B">
          <w:t xml:space="preserve"> </w:t>
        </w:r>
        <w:r w:rsidR="009A66E8">
          <w:t>houdt in</w:t>
        </w:r>
        <w:r w:rsidR="005C6F0B">
          <w:t xml:space="preserve"> </w:t>
        </w:r>
        <w:r w:rsidR="009A66E8">
          <w:t>dat</w:t>
        </w:r>
      </w:ins>
      <w:ins w:id="1710" w:author="Peter Jansen" w:date="2026-02-19T14:13:00Z" w16du:dateUtc="2026-02-19T13:13:00Z">
        <w:r w:rsidR="00071342">
          <w:t xml:space="preserve"> alle aanpassingen via de door </w:t>
        </w:r>
        <w:proofErr w:type="spellStart"/>
        <w:r w:rsidR="00071342">
          <w:t>Az</w:t>
        </w:r>
        <w:r w:rsidR="00C72F23">
          <w:t>ure</w:t>
        </w:r>
        <w:proofErr w:type="spellEnd"/>
        <w:r w:rsidR="00C72F23">
          <w:t xml:space="preserve"> </w:t>
        </w:r>
        <w:proofErr w:type="spellStart"/>
        <w:r w:rsidR="00C72F23">
          <w:t>DevOps</w:t>
        </w:r>
        <w:proofErr w:type="spellEnd"/>
        <w:r w:rsidR="00C72F23">
          <w:t xml:space="preserve"> beheerde git </w:t>
        </w:r>
        <w:proofErr w:type="spellStart"/>
        <w:r w:rsidR="00C72F23">
          <w:t>repos</w:t>
        </w:r>
        <w:r w:rsidR="006152CB">
          <w:t>itories</w:t>
        </w:r>
        <w:proofErr w:type="spellEnd"/>
        <w:r w:rsidR="006152CB">
          <w:t xml:space="preserve"> gaan</w:t>
        </w:r>
        <w:r w:rsidR="00FE1907">
          <w:t>. Bijkomend voordeel is dat dan ook st</w:t>
        </w:r>
      </w:ins>
      <w:ins w:id="1711" w:author="Peter Jansen" w:date="2026-02-19T14:14:00Z" w16du:dateUtc="2026-02-19T13:14:00Z">
        <w:r w:rsidR="00FE1907">
          <w:t xml:space="preserve">andaard 4-ogen controle op </w:t>
        </w:r>
        <w:r w:rsidR="00161E34">
          <w:t>aanpassingen zijn af te dwingen.</w:t>
        </w:r>
      </w:ins>
    </w:p>
    <w:p w14:paraId="3121FF8F" w14:textId="0269C823" w:rsidR="00861942" w:rsidRDefault="00F24E42" w:rsidP="00230F1A">
      <w:pPr>
        <w:pStyle w:val="Lijstalinea"/>
        <w:numPr>
          <w:ilvl w:val="0"/>
          <w:numId w:val="66"/>
        </w:numPr>
        <w:rPr>
          <w:ins w:id="1712" w:author="Peter Jansen" w:date="2026-02-17T12:05:00Z" w16du:dateUtc="2026-02-17T11:05:00Z"/>
        </w:rPr>
      </w:pPr>
      <w:proofErr w:type="spellStart"/>
      <w:ins w:id="1713" w:author="Peter Jansen" w:date="2026-02-19T13:57:00Z" w16du:dateUtc="2026-02-19T12:57:00Z">
        <w:r>
          <w:t>Credentials</w:t>
        </w:r>
        <w:proofErr w:type="spellEnd"/>
        <w:r>
          <w:t xml:space="preserve"> zullen in een apart </w:t>
        </w:r>
        <w:proofErr w:type="spellStart"/>
        <w:r>
          <w:t>Key</w:t>
        </w:r>
        <w:proofErr w:type="spellEnd"/>
        <w:r>
          <w:t xml:space="preserve"> </w:t>
        </w:r>
      </w:ins>
      <w:ins w:id="1714" w:author="Peter Jansen" w:date="2026-02-19T14:04:00Z" w16du:dateUtc="2026-02-19T13:04:00Z">
        <w:r w:rsidR="006C5075">
          <w:t>S</w:t>
        </w:r>
      </w:ins>
      <w:ins w:id="1715" w:author="Peter Jansen" w:date="2026-02-19T13:57:00Z" w16du:dateUtc="2026-02-19T12:57:00Z">
        <w:r>
          <w:t xml:space="preserve">tore zoals </w:t>
        </w:r>
        <w:proofErr w:type="spellStart"/>
        <w:r>
          <w:t>Azure</w:t>
        </w:r>
        <w:proofErr w:type="spellEnd"/>
        <w:r>
          <w:t xml:space="preserve"> </w:t>
        </w:r>
        <w:proofErr w:type="spellStart"/>
        <w:r>
          <w:t>Keyvault</w:t>
        </w:r>
        <w:proofErr w:type="spellEnd"/>
        <w:r>
          <w:t xml:space="preserve"> moeten </w:t>
        </w:r>
      </w:ins>
      <w:ins w:id="1716" w:author="Peter Jansen" w:date="2026-02-19T14:04:00Z" w16du:dateUtc="2026-02-19T13:04:00Z">
        <w:r w:rsidR="006C5075">
          <w:t>worden</w:t>
        </w:r>
      </w:ins>
      <w:ins w:id="1717" w:author="Peter Jansen" w:date="2026-02-19T13:57:00Z" w16du:dateUtc="2026-02-19T12:57:00Z">
        <w:r>
          <w:t xml:space="preserve"> bewaard</w:t>
        </w:r>
      </w:ins>
      <w:ins w:id="1718" w:author="Peter Jansen" w:date="2026-02-19T14:04:00Z" w16du:dateUtc="2026-02-19T13:04:00Z">
        <w:r w:rsidR="006C5075">
          <w:t>.</w:t>
        </w:r>
      </w:ins>
      <w:ins w:id="1719" w:author="Peter Jansen" w:date="2026-02-19T13:57:00Z" w16du:dateUtc="2026-02-19T12:57:00Z">
        <w:r>
          <w:t xml:space="preserve"> </w:t>
        </w:r>
      </w:ins>
      <w:ins w:id="1720" w:author="Peter Jansen" w:date="2026-02-19T14:04:00Z" w16du:dateUtc="2026-02-19T13:04:00Z">
        <w:r w:rsidR="006C5075">
          <w:t>D</w:t>
        </w:r>
      </w:ins>
      <w:ins w:id="1721" w:author="Peter Jansen" w:date="2026-02-19T13:57:00Z" w16du:dateUtc="2026-02-19T12:57:00Z">
        <w:r w:rsidR="00482868">
          <w:t xml:space="preserve">oor gebruik te maken van </w:t>
        </w:r>
        <w:proofErr w:type="spellStart"/>
        <w:r w:rsidR="00482868">
          <w:t>managed</w:t>
        </w:r>
        <w:proofErr w:type="spellEnd"/>
        <w:r w:rsidR="00482868">
          <w:t xml:space="preserve"> </w:t>
        </w:r>
        <w:proofErr w:type="spellStart"/>
        <w:r w:rsidR="00482868">
          <w:t>identities</w:t>
        </w:r>
        <w:proofErr w:type="spellEnd"/>
        <w:r w:rsidR="00482868">
          <w:t xml:space="preserve"> kan va</w:t>
        </w:r>
      </w:ins>
      <w:ins w:id="1722" w:author="Peter Jansen" w:date="2026-02-19T13:58:00Z" w16du:dateUtc="2026-02-19T12:58:00Z">
        <w:r w:rsidR="00482868">
          <w:t xml:space="preserve">nuit het AKS cluster of andere </w:t>
        </w:r>
        <w:proofErr w:type="spellStart"/>
        <w:r w:rsidR="00482868">
          <w:t>compute</w:t>
        </w:r>
        <w:proofErr w:type="spellEnd"/>
        <w:r w:rsidR="00482868">
          <w:t xml:space="preserve"> dienst hier veilig gebruik van</w:t>
        </w:r>
        <w:r w:rsidR="00710FC2">
          <w:t xml:space="preserve"> </w:t>
        </w:r>
        <w:r w:rsidR="000F392F">
          <w:t xml:space="preserve">worden </w:t>
        </w:r>
        <w:r w:rsidR="00710FC2">
          <w:t>gemaakt.</w:t>
        </w:r>
      </w:ins>
    </w:p>
    <w:p w14:paraId="5C3EF7EF" w14:textId="77777777" w:rsidR="00230F1A" w:rsidRDefault="00230F1A" w:rsidP="00230F1A">
      <w:pPr>
        <w:pStyle w:val="Lijstalinea"/>
        <w:rPr>
          <w:ins w:id="1723" w:author="Peter Jansen" w:date="2026-02-17T12:05:00Z" w16du:dateUtc="2026-02-17T11:05:00Z"/>
        </w:rPr>
      </w:pPr>
    </w:p>
    <w:p w14:paraId="76BA61D7" w14:textId="77777777" w:rsidR="00230F1A" w:rsidRDefault="00230F1A" w:rsidP="00230F1A">
      <w:pPr>
        <w:pStyle w:val="Lijstalinea"/>
        <w:numPr>
          <w:ilvl w:val="0"/>
          <w:numId w:val="61"/>
        </w:numPr>
        <w:rPr>
          <w:ins w:id="1724" w:author="Peter Jansen" w:date="2026-02-17T12:05:00Z" w16du:dateUtc="2026-02-17T11:05:00Z"/>
        </w:rPr>
      </w:pPr>
      <w:ins w:id="1725" w:author="Peter Jansen" w:date="2026-02-17T12:05:00Z" w16du:dateUtc="2026-02-17T11:05:00Z">
        <w:r>
          <w:t xml:space="preserve">Daarnaast is het belangrijk dat gevoelige gegevens tijdens transformatie tijdelijk in geheugen worden verwerkt, zonder persistente opslag, en dat eventuele </w:t>
        </w:r>
        <w:proofErr w:type="spellStart"/>
        <w:r>
          <w:t>logging</w:t>
        </w:r>
        <w:proofErr w:type="spellEnd"/>
        <w:r>
          <w:t xml:space="preserve"> geen vertrouwelijke informatie bevat.</w:t>
        </w:r>
      </w:ins>
    </w:p>
    <w:p w14:paraId="67486306" w14:textId="7C81416C" w:rsidR="00230F1A" w:rsidRDefault="008F68B0" w:rsidP="00230F1A">
      <w:pPr>
        <w:pStyle w:val="Lijstalinea"/>
        <w:numPr>
          <w:ilvl w:val="0"/>
          <w:numId w:val="66"/>
        </w:numPr>
        <w:rPr>
          <w:ins w:id="1726" w:author="Peter Jansen" w:date="2026-02-17T12:05:00Z" w16du:dateUtc="2026-02-17T11:05:00Z"/>
        </w:rPr>
      </w:pPr>
      <w:r>
        <w:t xml:space="preserve">Aandachtspunt </w:t>
      </w:r>
      <w:r w:rsidR="00C2399A">
        <w:t>bij i</w:t>
      </w:r>
      <w:ins w:id="1727" w:author="Peter Jansen" w:date="2026-02-17T12:05:00Z" w16du:dateUtc="2026-02-17T11:05:00Z">
        <w:r w:rsidR="00230F1A">
          <w:t xml:space="preserve">nfrastructuur inrichting en ETL-Straat </w:t>
        </w:r>
      </w:ins>
      <w:ins w:id="1728" w:author="Peter Jansen" w:date="2026-02-19T10:10:00Z" w16du:dateUtc="2026-02-19T09:10:00Z">
        <w:r w:rsidR="00AA17B0">
          <w:t>inrichting</w:t>
        </w:r>
      </w:ins>
      <w:r w:rsidR="00C2399A">
        <w:t>.</w:t>
      </w:r>
    </w:p>
    <w:p w14:paraId="5F0BC900" w14:textId="77777777" w:rsidR="00230F1A" w:rsidRDefault="00230F1A" w:rsidP="00230F1A">
      <w:pPr>
        <w:rPr>
          <w:ins w:id="1729" w:author="Peter Jansen" w:date="2026-02-17T12:05:00Z" w16du:dateUtc="2026-02-17T11:05:00Z"/>
        </w:rPr>
      </w:pPr>
    </w:p>
    <w:p w14:paraId="622AED73" w14:textId="77777777" w:rsidR="00230F1A" w:rsidRDefault="00230F1A" w:rsidP="00230F1A">
      <w:pPr>
        <w:pStyle w:val="Lijstalinea"/>
        <w:numPr>
          <w:ilvl w:val="0"/>
          <w:numId w:val="65"/>
        </w:numPr>
        <w:rPr>
          <w:ins w:id="1730" w:author="Peter Jansen" w:date="2026-02-17T12:05:00Z" w16du:dateUtc="2026-02-17T11:05:00Z"/>
        </w:rPr>
      </w:pPr>
      <w:ins w:id="1731" w:author="Peter Jansen" w:date="2026-02-17T12:05:00Z" w16du:dateUtc="2026-02-17T11:05:00Z">
        <w:r w:rsidRPr="00FA7ECF">
          <w:t xml:space="preserve">Diensten die de leverancier levert dienen óf in de </w:t>
        </w:r>
        <w:proofErr w:type="spellStart"/>
        <w:r w:rsidRPr="00FA7ECF">
          <w:t>Azure</w:t>
        </w:r>
        <w:proofErr w:type="spellEnd"/>
        <w:r w:rsidRPr="00FA7ECF">
          <w:t>-omgeving van DHD te worden gehost of in een omgeving die binnen de Europese Economische Ruimte (EER) valt.</w:t>
        </w:r>
      </w:ins>
    </w:p>
    <w:p w14:paraId="37F9CDA9" w14:textId="211F709C" w:rsidR="00D373D9" w:rsidRDefault="00230F1A" w:rsidP="00230F1A">
      <w:pPr>
        <w:pStyle w:val="Lijstalinea"/>
        <w:numPr>
          <w:ilvl w:val="0"/>
          <w:numId w:val="66"/>
        </w:numPr>
        <w:rPr>
          <w:ins w:id="1732" w:author="Peter Jansen" w:date="2026-02-24T09:53:00Z" w16du:dateUtc="2026-02-24T08:53:00Z"/>
        </w:rPr>
      </w:pPr>
      <w:ins w:id="1733" w:author="Peter Jansen" w:date="2026-02-17T12:05:00Z" w16du:dateUtc="2026-02-17T11:05:00Z">
        <w:r>
          <w:lastRenderedPageBreak/>
          <w:t xml:space="preserve">Dagster+ kent deze propositie: </w:t>
        </w:r>
        <w:r>
          <w:fldChar w:fldCharType="begin"/>
        </w:r>
        <w:r>
          <w:instrText>HYPERLINK "https://docs.dagster.io/deployment/dagster-plus/dagster-plus-eu"</w:instrText>
        </w:r>
        <w:r>
          <w:fldChar w:fldCharType="separate"/>
        </w:r>
        <w:r w:rsidRPr="00451408">
          <w:rPr>
            <w:rStyle w:val="Hyperlink"/>
          </w:rPr>
          <w:t>https://docs.dagster.io/deployment/dagster-plus/dagster-plus-eu</w:t>
        </w:r>
        <w:r>
          <w:fldChar w:fldCharType="end"/>
        </w:r>
      </w:ins>
      <w:ins w:id="1734" w:author="Peter Jansen" w:date="2026-02-24T09:55:00Z" w16du:dateUtc="2026-02-24T08:55:00Z">
        <w:r w:rsidR="009E3199">
          <w:t>:</w:t>
        </w:r>
      </w:ins>
    </w:p>
    <w:p w14:paraId="3EC7C04D" w14:textId="45EF094E" w:rsidR="00FF06CE" w:rsidRDefault="00654F8B">
      <w:pPr>
        <w:pStyle w:val="Lijstalinea"/>
        <w:ind w:left="1080"/>
        <w:rPr>
          <w:ins w:id="1735" w:author="Peter Jansen" w:date="2026-02-19T14:01:00Z" w16du:dateUtc="2026-02-19T13:01:00Z"/>
        </w:rPr>
        <w:pPrChange w:id="1736" w:author="Peter Jansen" w:date="2026-02-24T09:53:00Z" w16du:dateUtc="2026-02-24T08:53:00Z">
          <w:pPr>
            <w:pStyle w:val="Lijstalinea"/>
            <w:numPr>
              <w:numId w:val="66"/>
            </w:numPr>
            <w:ind w:left="1080" w:hanging="360"/>
          </w:pPr>
        </w:pPrChange>
      </w:pPr>
      <w:ins w:id="1737" w:author="Peter Jansen" w:date="2026-02-24T09:54:00Z" w16du:dateUtc="2026-02-24T08:54:00Z">
        <w:r>
          <w:rPr>
            <w:noProof/>
          </w:rPr>
          <mc:AlternateContent>
            <mc:Choice Requires="wps">
              <w:drawing>
                <wp:inline distT="0" distB="0" distL="0" distR="0" wp14:anchorId="7E44C235" wp14:editId="0693F876">
                  <wp:extent cx="4601496" cy="2674374"/>
                  <wp:effectExtent l="0" t="0" r="27940" b="12065"/>
                  <wp:docPr id="1926783847" name="Text Box 1"/>
                  <wp:cNvGraphicFramePr/>
                  <a:graphic xmlns:a="http://schemas.openxmlformats.org/drawingml/2006/main">
                    <a:graphicData uri="http://schemas.microsoft.com/office/word/2010/wordprocessingShape">
                      <wps:wsp>
                        <wps:cNvSpPr txBox="1"/>
                        <wps:spPr bwMode="auto">
                          <a:xfrm>
                            <a:off x="0" y="0"/>
                            <a:ext cx="4601496" cy="2674374"/>
                          </a:xfrm>
                          <a:prstGeom prst="rect">
                            <a:avLst/>
                          </a:prstGeom>
                          <a:ln>
                            <a:headEnd/>
                            <a:tailEnd/>
                          </a:ln>
                        </wps:spPr>
                        <wps:style>
                          <a:lnRef idx="1">
                            <a:schemeClr val="accent2"/>
                          </a:lnRef>
                          <a:fillRef idx="2">
                            <a:schemeClr val="accent2"/>
                          </a:fillRef>
                          <a:effectRef idx="1">
                            <a:schemeClr val="accent2"/>
                          </a:effectRef>
                          <a:fontRef idx="minor">
                            <a:schemeClr val="dk1"/>
                          </a:fontRef>
                        </wps:style>
                        <wps:txbx>
                          <w:txbxContent>
                            <w:p w14:paraId="3281954C" w14:textId="77777777" w:rsidR="00654F8B" w:rsidRPr="003201F5" w:rsidRDefault="00654F8B" w:rsidP="00654F8B">
                              <w:pPr>
                                <w:numPr>
                                  <w:ilvl w:val="0"/>
                                  <w:numId w:val="2"/>
                                </w:numPr>
                                <w:tabs>
                                  <w:tab w:val="num" w:pos="360"/>
                                </w:tabs>
                                <w:rPr>
                                  <w:ins w:id="1738" w:author="Peter Jansen" w:date="2026-02-24T09:54:00Z"/>
                                  <w:b/>
                                  <w:bCs/>
                                  <w:i/>
                                  <w:iCs/>
                                  <w:rPrChange w:id="1739" w:author="Peter Jansen" w:date="2026-02-24T09:55:00Z" w16du:dateUtc="2026-02-24T08:55:00Z">
                                    <w:rPr>
                                      <w:ins w:id="1740" w:author="Peter Jansen" w:date="2026-02-24T09:54:00Z"/>
                                      <w:b/>
                                      <w:bCs/>
                                    </w:rPr>
                                  </w:rPrChange>
                                </w:rPr>
                              </w:pPr>
                              <w:ins w:id="1741" w:author="Peter Jansen" w:date="2026-02-24T09:54:00Z">
                                <w:r w:rsidRPr="003201F5">
                                  <w:rPr>
                                    <w:b/>
                                    <w:bCs/>
                                    <w:i/>
                                    <w:iCs/>
                                    <w:rPrChange w:id="1742" w:author="Peter Jansen" w:date="2026-02-24T09:55:00Z" w16du:dateUtc="2026-02-24T08:55:00Z">
                                      <w:rPr>
                                        <w:b/>
                                        <w:bCs/>
                                      </w:rPr>
                                    </w:rPrChange>
                                  </w:rPr>
                                  <w:t>Dagster+ EU Hybrid architecture</w:t>
                                </w:r>
                              </w:ins>
                            </w:p>
                            <w:p w14:paraId="30495289" w14:textId="77777777" w:rsidR="00654F8B" w:rsidRPr="003201F5" w:rsidRDefault="00654F8B" w:rsidP="00654F8B">
                              <w:pPr>
                                <w:rPr>
                                  <w:ins w:id="1743" w:author="Peter Jansen" w:date="2026-02-24T09:54:00Z"/>
                                  <w:i/>
                                  <w:iCs/>
                                  <w:rPrChange w:id="1744" w:author="Peter Jansen" w:date="2026-02-24T09:55:00Z" w16du:dateUtc="2026-02-24T08:55:00Z">
                                    <w:rPr>
                                      <w:ins w:id="1745" w:author="Peter Jansen" w:date="2026-02-24T09:54:00Z"/>
                                    </w:rPr>
                                  </w:rPrChange>
                                </w:rPr>
                              </w:pPr>
                              <w:ins w:id="1746" w:author="Peter Jansen" w:date="2026-02-24T09:54:00Z">
                                <w:r w:rsidRPr="003201F5">
                                  <w:rPr>
                                    <w:i/>
                                    <w:iCs/>
                                    <w:lang w:val="en-US"/>
                                    <w:rPrChange w:id="1747" w:author="Peter Jansen" w:date="2026-02-24T09:55:00Z" w16du:dateUtc="2026-02-24T08:55:00Z">
                                      <w:rPr/>
                                    </w:rPrChange>
                                  </w:rPr>
                                  <w:t xml:space="preserve">Hybrid EU deployments are placed in the eu-north-1 region. </w:t>
                                </w:r>
                                <w:r w:rsidRPr="003201F5">
                                  <w:rPr>
                                    <w:i/>
                                    <w:iCs/>
                                    <w:rPrChange w:id="1748" w:author="Peter Jansen" w:date="2026-02-24T09:55:00Z" w16du:dateUtc="2026-02-24T08:55:00Z">
                                      <w:rPr/>
                                    </w:rPrChange>
                                  </w:rPr>
                                  <w:t>In this architecture:</w:t>
                                </w:r>
                              </w:ins>
                            </w:p>
                            <w:p w14:paraId="07F02804" w14:textId="77777777" w:rsidR="00654F8B" w:rsidRPr="003201F5" w:rsidRDefault="00654F8B" w:rsidP="00654F8B">
                              <w:pPr>
                                <w:numPr>
                                  <w:ilvl w:val="0"/>
                                  <w:numId w:val="198"/>
                                </w:numPr>
                                <w:rPr>
                                  <w:ins w:id="1749" w:author="Peter Jansen" w:date="2026-02-24T09:54:00Z"/>
                                  <w:i/>
                                  <w:iCs/>
                                  <w:lang w:val="en-US"/>
                                  <w:rPrChange w:id="1750" w:author="Peter Jansen" w:date="2026-02-24T09:55:00Z" w16du:dateUtc="2026-02-24T08:55:00Z">
                                    <w:rPr>
                                      <w:ins w:id="1751" w:author="Peter Jansen" w:date="2026-02-24T09:54:00Z"/>
                                    </w:rPr>
                                  </w:rPrChange>
                                </w:rPr>
                              </w:pPr>
                              <w:ins w:id="1752" w:author="Peter Jansen" w:date="2026-02-24T09:54:00Z">
                                <w:r w:rsidRPr="003201F5">
                                  <w:rPr>
                                    <w:i/>
                                    <w:iCs/>
                                    <w:lang w:val="en-US"/>
                                    <w:rPrChange w:id="1753" w:author="Peter Jansen" w:date="2026-02-24T09:55:00Z" w16du:dateUtc="2026-02-24T08:55:00Z">
                                      <w:rPr/>
                                    </w:rPrChange>
                                  </w:rPr>
                                  <w:t>The Dagster+ control plane runs in EU data centers.</w:t>
                                </w:r>
                              </w:ins>
                            </w:p>
                            <w:p w14:paraId="233BD78E" w14:textId="77777777" w:rsidR="00654F8B" w:rsidRPr="003201F5" w:rsidRDefault="00654F8B" w:rsidP="00654F8B">
                              <w:pPr>
                                <w:numPr>
                                  <w:ilvl w:val="0"/>
                                  <w:numId w:val="198"/>
                                </w:numPr>
                                <w:rPr>
                                  <w:ins w:id="1754" w:author="Peter Jansen" w:date="2026-02-24T09:54:00Z"/>
                                  <w:i/>
                                  <w:iCs/>
                                  <w:lang w:val="en-US"/>
                                  <w:rPrChange w:id="1755" w:author="Peter Jansen" w:date="2026-02-24T09:55:00Z" w16du:dateUtc="2026-02-24T08:55:00Z">
                                    <w:rPr>
                                      <w:ins w:id="1756" w:author="Peter Jansen" w:date="2026-02-24T09:54:00Z"/>
                                    </w:rPr>
                                  </w:rPrChange>
                                </w:rPr>
                              </w:pPr>
                              <w:ins w:id="1757" w:author="Peter Jansen" w:date="2026-02-24T09:54:00Z">
                                <w:r w:rsidRPr="003201F5">
                                  <w:rPr>
                                    <w:i/>
                                    <w:iCs/>
                                    <w:lang w:val="en-US"/>
                                    <w:rPrChange w:id="1758" w:author="Peter Jansen" w:date="2026-02-24T09:55:00Z" w16du:dateUtc="2026-02-24T08:55:00Z">
                                      <w:rPr/>
                                    </w:rPrChange>
                                  </w:rPr>
                                  <w:t>Your agent and compute infrastructure remain in your own environment.</w:t>
                                </w:r>
                              </w:ins>
                            </w:p>
                            <w:p w14:paraId="49C91B9B" w14:textId="77777777" w:rsidR="00654F8B" w:rsidRPr="003201F5" w:rsidRDefault="00654F8B" w:rsidP="00654F8B">
                              <w:pPr>
                                <w:numPr>
                                  <w:ilvl w:val="0"/>
                                  <w:numId w:val="198"/>
                                </w:numPr>
                                <w:rPr>
                                  <w:ins w:id="1759" w:author="Peter Jansen" w:date="2026-02-24T09:54:00Z" w16du:dateUtc="2026-02-24T08:54:00Z"/>
                                  <w:i/>
                                  <w:iCs/>
                                  <w:lang w:val="en-US"/>
                                  <w:rPrChange w:id="1760" w:author="Peter Jansen" w:date="2026-02-24T09:55:00Z" w16du:dateUtc="2026-02-24T08:55:00Z">
                                    <w:rPr>
                                      <w:ins w:id="1761" w:author="Peter Jansen" w:date="2026-02-24T09:54:00Z" w16du:dateUtc="2026-02-24T08:54:00Z"/>
                                      <w:lang w:val="en-US"/>
                                    </w:rPr>
                                  </w:rPrChange>
                                </w:rPr>
                              </w:pPr>
                              <w:ins w:id="1762" w:author="Peter Jansen" w:date="2026-02-24T09:54:00Z">
                                <w:r w:rsidRPr="003201F5">
                                  <w:rPr>
                                    <w:i/>
                                    <w:iCs/>
                                    <w:lang w:val="en-US"/>
                                    <w:rPrChange w:id="1763" w:author="Peter Jansen" w:date="2026-02-24T09:55:00Z" w16du:dateUtc="2026-02-24T08:55:00Z">
                                      <w:rPr/>
                                    </w:rPrChange>
                                  </w:rPr>
                                  <w:t>Your actual data never leaves your infrastructure. Only orchestration metadata flows to Dagster+.</w:t>
                                </w:r>
                              </w:ins>
                            </w:p>
                            <w:p w14:paraId="161D22BC" w14:textId="77777777" w:rsidR="00654F8B" w:rsidRPr="003201F5" w:rsidRDefault="00654F8B">
                              <w:pPr>
                                <w:ind w:left="720"/>
                                <w:rPr>
                                  <w:ins w:id="1764" w:author="Peter Jansen" w:date="2026-02-24T09:54:00Z"/>
                                  <w:i/>
                                  <w:iCs/>
                                  <w:lang w:val="en-US"/>
                                  <w:rPrChange w:id="1765" w:author="Peter Jansen" w:date="2026-02-24T09:55:00Z" w16du:dateUtc="2026-02-24T08:55:00Z">
                                    <w:rPr>
                                      <w:ins w:id="1766" w:author="Peter Jansen" w:date="2026-02-24T09:54:00Z"/>
                                    </w:rPr>
                                  </w:rPrChange>
                                </w:rPr>
                                <w:pPrChange w:id="1767" w:author="Peter Jansen" w:date="2026-02-24T09:54:00Z" w16du:dateUtc="2026-02-24T08:54:00Z">
                                  <w:pPr>
                                    <w:numPr>
                                      <w:numId w:val="198"/>
                                    </w:numPr>
                                    <w:tabs>
                                      <w:tab w:val="num" w:pos="720"/>
                                    </w:tabs>
                                    <w:ind w:left="720" w:hanging="360"/>
                                  </w:pPr>
                                </w:pPrChange>
                              </w:pPr>
                            </w:p>
                            <w:p w14:paraId="4334EBEA" w14:textId="77777777" w:rsidR="00654F8B" w:rsidRPr="003201F5" w:rsidRDefault="00654F8B" w:rsidP="00654F8B">
                              <w:pPr>
                                <w:numPr>
                                  <w:ilvl w:val="0"/>
                                  <w:numId w:val="2"/>
                                </w:numPr>
                                <w:tabs>
                                  <w:tab w:val="num" w:pos="360"/>
                                </w:tabs>
                                <w:rPr>
                                  <w:ins w:id="1768" w:author="Peter Jansen" w:date="2026-02-24T09:54:00Z"/>
                                  <w:b/>
                                  <w:bCs/>
                                  <w:i/>
                                  <w:iCs/>
                                  <w:rPrChange w:id="1769" w:author="Peter Jansen" w:date="2026-02-24T09:55:00Z" w16du:dateUtc="2026-02-24T08:55:00Z">
                                    <w:rPr>
                                      <w:ins w:id="1770" w:author="Peter Jansen" w:date="2026-02-24T09:54:00Z"/>
                                      <w:b/>
                                      <w:bCs/>
                                    </w:rPr>
                                  </w:rPrChange>
                                </w:rPr>
                              </w:pPr>
                              <w:ins w:id="1771" w:author="Peter Jansen" w:date="2026-02-24T09:54:00Z">
                                <w:r w:rsidRPr="003201F5">
                                  <w:rPr>
                                    <w:b/>
                                    <w:bCs/>
                                    <w:i/>
                                    <w:iCs/>
                                    <w:rPrChange w:id="1772" w:author="Peter Jansen" w:date="2026-02-24T09:55:00Z" w16du:dateUtc="2026-02-24T08:55:00Z">
                                      <w:rPr>
                                        <w:b/>
                                        <w:bCs/>
                                      </w:rPr>
                                    </w:rPrChange>
                                  </w:rPr>
                                  <w:t>Dagster+ EU Serverless architecture</w:t>
                                </w:r>
                              </w:ins>
                            </w:p>
                            <w:p w14:paraId="604B4B58" w14:textId="77777777" w:rsidR="00654F8B" w:rsidRPr="003201F5" w:rsidRDefault="00654F8B" w:rsidP="00654F8B">
                              <w:pPr>
                                <w:rPr>
                                  <w:ins w:id="1773" w:author="Peter Jansen" w:date="2026-02-24T09:54:00Z"/>
                                  <w:i/>
                                  <w:iCs/>
                                  <w:lang w:val="en-US"/>
                                  <w:rPrChange w:id="1774" w:author="Peter Jansen" w:date="2026-02-24T09:55:00Z" w16du:dateUtc="2026-02-24T08:55:00Z">
                                    <w:rPr>
                                      <w:ins w:id="1775" w:author="Peter Jansen" w:date="2026-02-24T09:54:00Z"/>
                                    </w:rPr>
                                  </w:rPrChange>
                                </w:rPr>
                              </w:pPr>
                              <w:ins w:id="1776" w:author="Peter Jansen" w:date="2026-02-24T09:54:00Z">
                                <w:r w:rsidRPr="003201F5">
                                  <w:rPr>
                                    <w:i/>
                                    <w:iCs/>
                                    <w:lang w:val="en-US"/>
                                    <w:rPrChange w:id="1777" w:author="Peter Jansen" w:date="2026-02-24T09:55:00Z" w16du:dateUtc="2026-02-24T08:55:00Z">
                                      <w:rPr/>
                                    </w:rPrChange>
                                  </w:rPr>
                                  <w:t>Serverless EU deployments are placed in the eu-north-1 region. In this architecture, your control plane and metadata reside in EU data centers and all your orchestration runs on managed infrastructure within the EU.</w:t>
                                </w:r>
                              </w:ins>
                            </w:p>
                            <w:p w14:paraId="0D916C7E" w14:textId="77777777" w:rsidR="00654F8B" w:rsidRPr="00654F8B" w:rsidRDefault="00654F8B">
                              <w:pPr>
                                <w:rPr>
                                  <w:lang w:val="en-US"/>
                                  <w:rPrChange w:id="1778" w:author="Peter Jansen" w:date="2026-02-24T09:54:00Z" w16du:dateUtc="2026-02-24T08:54:00Z">
                                    <w:rPr/>
                                  </w:rPrChang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E44C235" id="Text Box 1" o:spid="_x0000_s1156" type="#_x0000_t202" style="width:362.3pt;height:2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" fillcolor="#b0d8f2 [2165]" strokecolor="#89c6ec [3205]" strokeweight=".5pt">
                  <v:fill color2="#9fd0ef [2613]" rotate="t" colors="0 #cae5f7;.5 #bbddf4;1 #b0d9f5" focus="100%" type="gradient">
                    <o:fill v:ext="view" type="gradientUnscaled"/>
                  </v:fill>
                  <v:textbox>
                    <w:txbxContent>
                      <w:p w14:paraId="3281954C" w14:textId="77777777" w:rsidR="00654F8B" w:rsidRPr="003201F5" w:rsidRDefault="00654F8B" w:rsidP="00654F8B">
                        <w:pPr>
                          <w:numPr>
                            <w:ilvl w:val="0"/>
                            <w:numId w:val="2"/>
                          </w:numPr>
                          <w:tabs>
                            <w:tab w:val="num" w:pos="360"/>
                          </w:tabs>
                          <w:rPr>
                            <w:ins w:id="1760" w:author="Peter Jansen" w:date="2026-02-24T09:54:00Z"/>
                            <w:b/>
                            <w:bCs/>
                            <w:i/>
                            <w:iCs/>
                            <w:rPrChange w:id="1761" w:author="Peter Jansen" w:date="2026-02-24T09:55:00Z" w16du:dateUtc="2026-02-24T08:55:00Z">
                              <w:rPr>
                                <w:ins w:id="1762" w:author="Peter Jansen" w:date="2026-02-24T09:54:00Z"/>
                                <w:b/>
                                <w:bCs/>
                              </w:rPr>
                            </w:rPrChange>
                          </w:rPr>
                        </w:pPr>
                        <w:ins w:id="1763" w:author="Peter Jansen" w:date="2026-02-24T09:54:00Z">
                          <w:r w:rsidRPr="003201F5">
                            <w:rPr>
                              <w:b/>
                              <w:bCs/>
                              <w:i/>
                              <w:iCs/>
                              <w:rPrChange w:id="1764" w:author="Peter Jansen" w:date="2026-02-24T09:55:00Z" w16du:dateUtc="2026-02-24T08:55:00Z">
                                <w:rPr>
                                  <w:b/>
                                  <w:bCs/>
                                </w:rPr>
                              </w:rPrChange>
                            </w:rPr>
                            <w:t>Dagster+ EU Hybrid architecture</w:t>
                          </w:r>
                        </w:ins>
                      </w:p>
                      <w:p w14:paraId="30495289" w14:textId="77777777" w:rsidR="00654F8B" w:rsidRPr="003201F5" w:rsidRDefault="00654F8B" w:rsidP="00654F8B">
                        <w:pPr>
                          <w:rPr>
                            <w:ins w:id="1765" w:author="Peter Jansen" w:date="2026-02-24T09:54:00Z"/>
                            <w:i/>
                            <w:iCs/>
                            <w:rPrChange w:id="1766" w:author="Peter Jansen" w:date="2026-02-24T09:55:00Z" w16du:dateUtc="2026-02-24T08:55:00Z">
                              <w:rPr>
                                <w:ins w:id="1767" w:author="Peter Jansen" w:date="2026-02-24T09:54:00Z"/>
                              </w:rPr>
                            </w:rPrChange>
                          </w:rPr>
                        </w:pPr>
                        <w:ins w:id="1768" w:author="Peter Jansen" w:date="2026-02-24T09:54:00Z">
                          <w:r w:rsidRPr="003201F5">
                            <w:rPr>
                              <w:i/>
                              <w:iCs/>
                              <w:lang w:val="en-US"/>
                              <w:rPrChange w:id="1769" w:author="Peter Jansen" w:date="2026-02-24T09:55:00Z" w16du:dateUtc="2026-02-24T08:55:00Z">
                                <w:rPr/>
                              </w:rPrChange>
                            </w:rPr>
                            <w:t xml:space="preserve">Hybrid EU deployments are placed in the eu-north-1 region. </w:t>
                          </w:r>
                          <w:r w:rsidRPr="003201F5">
                            <w:rPr>
                              <w:i/>
                              <w:iCs/>
                              <w:rPrChange w:id="1770" w:author="Peter Jansen" w:date="2026-02-24T09:55:00Z" w16du:dateUtc="2026-02-24T08:55:00Z">
                                <w:rPr/>
                              </w:rPrChange>
                            </w:rPr>
                            <w:t>In this architecture:</w:t>
                          </w:r>
                        </w:ins>
                      </w:p>
                      <w:p w14:paraId="07F02804" w14:textId="77777777" w:rsidR="00654F8B" w:rsidRPr="003201F5" w:rsidRDefault="00654F8B" w:rsidP="00654F8B">
                        <w:pPr>
                          <w:numPr>
                            <w:ilvl w:val="0"/>
                            <w:numId w:val="198"/>
                          </w:numPr>
                          <w:rPr>
                            <w:ins w:id="1771" w:author="Peter Jansen" w:date="2026-02-24T09:54:00Z"/>
                            <w:i/>
                            <w:iCs/>
                            <w:lang w:val="en-US"/>
                            <w:rPrChange w:id="1772" w:author="Peter Jansen" w:date="2026-02-24T09:55:00Z" w16du:dateUtc="2026-02-24T08:55:00Z">
                              <w:rPr>
                                <w:ins w:id="1773" w:author="Peter Jansen" w:date="2026-02-24T09:54:00Z"/>
                              </w:rPr>
                            </w:rPrChange>
                          </w:rPr>
                        </w:pPr>
                        <w:ins w:id="1774" w:author="Peter Jansen" w:date="2026-02-24T09:54:00Z">
                          <w:r w:rsidRPr="003201F5">
                            <w:rPr>
                              <w:i/>
                              <w:iCs/>
                              <w:lang w:val="en-US"/>
                              <w:rPrChange w:id="1775" w:author="Peter Jansen" w:date="2026-02-24T09:55:00Z" w16du:dateUtc="2026-02-24T08:55:00Z">
                                <w:rPr/>
                              </w:rPrChange>
                            </w:rPr>
                            <w:t>The Dagster+ control plane runs in EU data centers.</w:t>
                          </w:r>
                        </w:ins>
                      </w:p>
                      <w:p w14:paraId="233BD78E" w14:textId="77777777" w:rsidR="00654F8B" w:rsidRPr="003201F5" w:rsidRDefault="00654F8B" w:rsidP="00654F8B">
                        <w:pPr>
                          <w:numPr>
                            <w:ilvl w:val="0"/>
                            <w:numId w:val="198"/>
                          </w:numPr>
                          <w:rPr>
                            <w:ins w:id="1776" w:author="Peter Jansen" w:date="2026-02-24T09:54:00Z"/>
                            <w:i/>
                            <w:iCs/>
                            <w:lang w:val="en-US"/>
                            <w:rPrChange w:id="1777" w:author="Peter Jansen" w:date="2026-02-24T09:55:00Z" w16du:dateUtc="2026-02-24T08:55:00Z">
                              <w:rPr>
                                <w:ins w:id="1778" w:author="Peter Jansen" w:date="2026-02-24T09:54:00Z"/>
                              </w:rPr>
                            </w:rPrChange>
                          </w:rPr>
                        </w:pPr>
                        <w:ins w:id="1779" w:author="Peter Jansen" w:date="2026-02-24T09:54:00Z">
                          <w:r w:rsidRPr="003201F5">
                            <w:rPr>
                              <w:i/>
                              <w:iCs/>
                              <w:lang w:val="en-US"/>
                              <w:rPrChange w:id="1780" w:author="Peter Jansen" w:date="2026-02-24T09:55:00Z" w16du:dateUtc="2026-02-24T08:55:00Z">
                                <w:rPr/>
                              </w:rPrChange>
                            </w:rPr>
                            <w:t>Your agent and compute infrastructure remain in your own environment.</w:t>
                          </w:r>
                        </w:ins>
                      </w:p>
                      <w:p w14:paraId="49C91B9B" w14:textId="77777777" w:rsidR="00654F8B" w:rsidRPr="003201F5" w:rsidRDefault="00654F8B" w:rsidP="00654F8B">
                        <w:pPr>
                          <w:numPr>
                            <w:ilvl w:val="0"/>
                            <w:numId w:val="198"/>
                          </w:numPr>
                          <w:rPr>
                            <w:ins w:id="1781" w:author="Peter Jansen" w:date="2026-02-24T09:54:00Z" w16du:dateUtc="2026-02-24T08:54:00Z"/>
                            <w:i/>
                            <w:iCs/>
                            <w:lang w:val="en-US"/>
                            <w:rPrChange w:id="1782" w:author="Peter Jansen" w:date="2026-02-24T09:55:00Z" w16du:dateUtc="2026-02-24T08:55:00Z">
                              <w:rPr>
                                <w:ins w:id="1783" w:author="Peter Jansen" w:date="2026-02-24T09:54:00Z" w16du:dateUtc="2026-02-24T08:54:00Z"/>
                                <w:lang w:val="en-US"/>
                              </w:rPr>
                            </w:rPrChange>
                          </w:rPr>
                        </w:pPr>
                        <w:ins w:id="1784" w:author="Peter Jansen" w:date="2026-02-24T09:54:00Z">
                          <w:r w:rsidRPr="003201F5">
                            <w:rPr>
                              <w:i/>
                              <w:iCs/>
                              <w:lang w:val="en-US"/>
                              <w:rPrChange w:id="1785" w:author="Peter Jansen" w:date="2026-02-24T09:55:00Z" w16du:dateUtc="2026-02-24T08:55:00Z">
                                <w:rPr/>
                              </w:rPrChange>
                            </w:rPr>
                            <w:t>Your actual data never leaves your infrastructure. Only orchestration metadata flows to Dagster+.</w:t>
                          </w:r>
                        </w:ins>
                      </w:p>
                      <w:p w14:paraId="161D22BC" w14:textId="77777777" w:rsidR="00654F8B" w:rsidRPr="003201F5" w:rsidRDefault="00654F8B">
                        <w:pPr>
                          <w:ind w:left="720"/>
                          <w:rPr>
                            <w:ins w:id="1786" w:author="Peter Jansen" w:date="2026-02-24T09:54:00Z"/>
                            <w:i/>
                            <w:iCs/>
                            <w:lang w:val="en-US"/>
                            <w:rPrChange w:id="1787" w:author="Peter Jansen" w:date="2026-02-24T09:55:00Z" w16du:dateUtc="2026-02-24T08:55:00Z">
                              <w:rPr>
                                <w:ins w:id="1788" w:author="Peter Jansen" w:date="2026-02-24T09:54:00Z"/>
                              </w:rPr>
                            </w:rPrChange>
                          </w:rPr>
                          <w:pPrChange w:id="1789" w:author="Peter Jansen" w:date="2026-02-24T09:54:00Z" w16du:dateUtc="2026-02-24T08:54:00Z">
                            <w:pPr>
                              <w:numPr>
                                <w:numId w:val="198"/>
                              </w:numPr>
                              <w:tabs>
                                <w:tab w:val="num" w:pos="720"/>
                              </w:tabs>
                              <w:ind w:left="720" w:hanging="360"/>
                            </w:pPr>
                          </w:pPrChange>
                        </w:pPr>
                      </w:p>
                      <w:p w14:paraId="4334EBEA" w14:textId="77777777" w:rsidR="00654F8B" w:rsidRPr="003201F5" w:rsidRDefault="00654F8B" w:rsidP="00654F8B">
                        <w:pPr>
                          <w:numPr>
                            <w:ilvl w:val="0"/>
                            <w:numId w:val="2"/>
                          </w:numPr>
                          <w:tabs>
                            <w:tab w:val="num" w:pos="360"/>
                          </w:tabs>
                          <w:rPr>
                            <w:ins w:id="1790" w:author="Peter Jansen" w:date="2026-02-24T09:54:00Z"/>
                            <w:b/>
                            <w:bCs/>
                            <w:i/>
                            <w:iCs/>
                            <w:rPrChange w:id="1791" w:author="Peter Jansen" w:date="2026-02-24T09:55:00Z" w16du:dateUtc="2026-02-24T08:55:00Z">
                              <w:rPr>
                                <w:ins w:id="1792" w:author="Peter Jansen" w:date="2026-02-24T09:54:00Z"/>
                                <w:b/>
                                <w:bCs/>
                              </w:rPr>
                            </w:rPrChange>
                          </w:rPr>
                        </w:pPr>
                        <w:ins w:id="1793" w:author="Peter Jansen" w:date="2026-02-24T09:54:00Z">
                          <w:r w:rsidRPr="003201F5">
                            <w:rPr>
                              <w:b/>
                              <w:bCs/>
                              <w:i/>
                              <w:iCs/>
                              <w:rPrChange w:id="1794" w:author="Peter Jansen" w:date="2026-02-24T09:55:00Z" w16du:dateUtc="2026-02-24T08:55:00Z">
                                <w:rPr>
                                  <w:b/>
                                  <w:bCs/>
                                </w:rPr>
                              </w:rPrChange>
                            </w:rPr>
                            <w:t>Dagster+ EU Serverless architecture</w:t>
                          </w:r>
                        </w:ins>
                      </w:p>
                      <w:p w14:paraId="604B4B58" w14:textId="77777777" w:rsidR="00654F8B" w:rsidRPr="003201F5" w:rsidRDefault="00654F8B" w:rsidP="00654F8B">
                        <w:pPr>
                          <w:rPr>
                            <w:ins w:id="1795" w:author="Peter Jansen" w:date="2026-02-24T09:54:00Z"/>
                            <w:i/>
                            <w:iCs/>
                            <w:lang w:val="en-US"/>
                            <w:rPrChange w:id="1796" w:author="Peter Jansen" w:date="2026-02-24T09:55:00Z" w16du:dateUtc="2026-02-24T08:55:00Z">
                              <w:rPr>
                                <w:ins w:id="1797" w:author="Peter Jansen" w:date="2026-02-24T09:54:00Z"/>
                              </w:rPr>
                            </w:rPrChange>
                          </w:rPr>
                        </w:pPr>
                        <w:ins w:id="1798" w:author="Peter Jansen" w:date="2026-02-24T09:54:00Z">
                          <w:r w:rsidRPr="003201F5">
                            <w:rPr>
                              <w:i/>
                              <w:iCs/>
                              <w:lang w:val="en-US"/>
                              <w:rPrChange w:id="1799" w:author="Peter Jansen" w:date="2026-02-24T09:55:00Z" w16du:dateUtc="2026-02-24T08:55:00Z">
                                <w:rPr/>
                              </w:rPrChange>
                            </w:rPr>
                            <w:t>Serverless EU deployments are placed in the eu-north-1 region. In this architecture, your control plane and metadata reside in EU data centers and all your orchestration runs on managed infrastructure within the EU.</w:t>
                          </w:r>
                        </w:ins>
                      </w:p>
                      <w:p w14:paraId="0D916C7E" w14:textId="77777777" w:rsidR="00654F8B" w:rsidRPr="00654F8B" w:rsidRDefault="00654F8B">
                        <w:pPr>
                          <w:rPr>
                            <w:lang w:val="en-US"/>
                            <w:rPrChange w:id="1800" w:author="Peter Jansen" w:date="2026-02-24T09:54:00Z" w16du:dateUtc="2026-02-24T08:54:00Z">
                              <w:rPr/>
                            </w:rPrChange>
                          </w:rPr>
                        </w:pPr>
                      </w:p>
                    </w:txbxContent>
                  </v:textbox>
                  <w10:anchorlock/>
                </v:shape>
              </w:pict>
            </mc:Fallback>
          </mc:AlternateContent>
        </w:r>
      </w:ins>
    </w:p>
    <w:p w14:paraId="23E43690" w14:textId="72FB9115" w:rsidR="00230F1A" w:rsidRDefault="00230F1A" w:rsidP="00230F1A">
      <w:pPr>
        <w:pStyle w:val="Lijstalinea"/>
        <w:numPr>
          <w:ilvl w:val="0"/>
          <w:numId w:val="66"/>
        </w:numPr>
        <w:rPr>
          <w:ins w:id="1779" w:author="Peter Jansen" w:date="2026-02-17T12:05:00Z" w16du:dateUtc="2026-02-17T11:05:00Z"/>
        </w:rPr>
      </w:pPr>
      <w:ins w:id="1780" w:author="Peter Jansen" w:date="2026-02-17T12:05:00Z" w16du:dateUtc="2026-02-17T11:05:00Z">
        <w:r>
          <w:t xml:space="preserve">Dagster OSS kan volledig in eigen DHD </w:t>
        </w:r>
        <w:proofErr w:type="spellStart"/>
        <w:r>
          <w:t>Azure</w:t>
        </w:r>
        <w:proofErr w:type="spellEnd"/>
        <w:r>
          <w:t xml:space="preserve"> omgeving worden ingericht.</w:t>
        </w:r>
      </w:ins>
    </w:p>
    <w:p w14:paraId="5EC50FCB" w14:textId="77777777" w:rsidR="009B15EB" w:rsidRDefault="009B15EB">
      <w:pPr>
        <w:pStyle w:val="Lijstalinea"/>
        <w:rPr>
          <w:ins w:id="1781" w:author="Peter Jansen" w:date="2026-02-17T12:05:00Z" w16du:dateUtc="2026-02-17T11:05:00Z"/>
        </w:rPr>
        <w:pPrChange w:id="1782" w:author="Peter Jansen" w:date="2026-02-19T12:56:00Z" w16du:dateUtc="2026-02-19T11:56:00Z">
          <w:pPr>
            <w:pStyle w:val="Lijstalinea"/>
            <w:numPr>
              <w:numId w:val="66"/>
            </w:numPr>
            <w:ind w:left="1080" w:hanging="360"/>
          </w:pPr>
        </w:pPrChange>
      </w:pPr>
    </w:p>
    <w:p w14:paraId="7169D06B" w14:textId="32A31493" w:rsidR="00FB4E81" w:rsidRDefault="00FB4E81" w:rsidP="00FB4E81">
      <w:pPr>
        <w:pStyle w:val="Kop3"/>
        <w:rPr>
          <w:ins w:id="1783" w:author="Peter Jansen" w:date="2026-03-03T09:29:00Z" w16du:dateUtc="2026-03-03T08:29:00Z"/>
          <w:lang w:val="en-US"/>
        </w:rPr>
      </w:pPr>
      <w:bookmarkStart w:id="1784" w:name="_Toc225262613"/>
      <w:ins w:id="1785" w:author="Peter Jansen" w:date="2026-02-19T14:25:00Z" w16du:dateUtc="2026-02-19T13:25:00Z">
        <w:r>
          <w:rPr>
            <w:lang w:val="en-US"/>
          </w:rPr>
          <w:t xml:space="preserve">IAM scenario met </w:t>
        </w:r>
        <w:r w:rsidRPr="00561D27">
          <w:rPr>
            <w:lang w:val="en-US"/>
          </w:rPr>
          <w:t xml:space="preserve">Azure Entra Application Proxy </w:t>
        </w:r>
      </w:ins>
      <w:ins w:id="1786" w:author="Peter Jansen" w:date="2026-03-03T09:30:00Z" w16du:dateUtc="2026-03-03T08:30:00Z">
        <w:r w:rsidR="00DA1477">
          <w:rPr>
            <w:lang w:val="en-US"/>
          </w:rPr>
          <w:t>(</w:t>
        </w:r>
        <w:r w:rsidR="00DA1477">
          <w:t>Voorkeur vanuit ITO Acceptatiecriteria.)</w:t>
        </w:r>
      </w:ins>
      <w:bookmarkEnd w:id="1784"/>
    </w:p>
    <w:p w14:paraId="054DE48F" w14:textId="77777777" w:rsidR="00FB4E81" w:rsidRPr="00C25198" w:rsidRDefault="00FB4E81">
      <w:pPr>
        <w:spacing w:line="254" w:lineRule="auto"/>
        <w:rPr>
          <w:ins w:id="1787" w:author="Peter Jansen" w:date="2026-02-19T14:25:00Z" w16du:dateUtc="2026-02-19T13:25:00Z"/>
          <w:rFonts w:eastAsia="Times New Roman"/>
        </w:rPr>
        <w:pPrChange w:id="1788" w:author="Peter Jansen" w:date="2026-03-03T09:31:00Z" w16du:dateUtc="2026-03-03T08:31:00Z">
          <w:pPr>
            <w:pStyle w:val="Lijstalinea"/>
            <w:numPr>
              <w:numId w:val="152"/>
            </w:numPr>
            <w:tabs>
              <w:tab w:val="num" w:pos="0"/>
              <w:tab w:val="num" w:pos="720"/>
            </w:tabs>
            <w:spacing w:line="254" w:lineRule="auto"/>
            <w:ind w:hanging="360"/>
            <w:contextualSpacing w:val="0"/>
          </w:pPr>
        </w:pPrChange>
      </w:pPr>
      <w:ins w:id="1789" w:author="Peter Jansen" w:date="2026-02-19T14:25:00Z" w16du:dateUtc="2026-02-19T13:25:00Z">
        <w:r w:rsidRPr="00C25198">
          <w:rPr>
            <w:rFonts w:eastAsia="Times New Roman"/>
          </w:rPr>
          <w:t xml:space="preserve">Maak gebruik van </w:t>
        </w:r>
        <w:proofErr w:type="spellStart"/>
        <w:r w:rsidRPr="00C25198">
          <w:rPr>
            <w:rFonts w:eastAsia="Times New Roman"/>
          </w:rPr>
          <w:t>Azure</w:t>
        </w:r>
        <w:proofErr w:type="spellEnd"/>
        <w:r w:rsidRPr="00C25198">
          <w:rPr>
            <w:rFonts w:eastAsia="Times New Roman"/>
          </w:rPr>
          <w:t xml:space="preserve"> </w:t>
        </w:r>
        <w:proofErr w:type="spellStart"/>
        <w:r w:rsidRPr="00C25198">
          <w:rPr>
            <w:rFonts w:eastAsia="Times New Roman"/>
          </w:rPr>
          <w:t>Entra</w:t>
        </w:r>
        <w:proofErr w:type="spellEnd"/>
        <w:r w:rsidRPr="00C25198">
          <w:rPr>
            <w:rFonts w:eastAsia="Times New Roman"/>
          </w:rPr>
          <w:t xml:space="preserve"> Application Proxy om externe toegang tot Dagster OSS te ontsluiten via </w:t>
        </w:r>
        <w:proofErr w:type="spellStart"/>
        <w:r w:rsidRPr="00C25198">
          <w:rPr>
            <w:rFonts w:eastAsia="Times New Roman"/>
          </w:rPr>
          <w:t>Azure</w:t>
        </w:r>
        <w:proofErr w:type="spellEnd"/>
        <w:r w:rsidRPr="00C25198">
          <w:rPr>
            <w:rFonts w:eastAsia="Times New Roman"/>
          </w:rPr>
          <w:t xml:space="preserve"> AD authenticatie. De proxy fungeert als een beveiligde brug tussen externe gebruikers en de interne Dagster-omgeving, zonder dat poorten direct naar buiten open hoeven te staan. </w:t>
        </w:r>
      </w:ins>
    </w:p>
    <w:p w14:paraId="42E9145B" w14:textId="77777777" w:rsidR="001A380E" w:rsidRDefault="001A380E" w:rsidP="001A380E">
      <w:pPr>
        <w:spacing w:line="254" w:lineRule="auto"/>
        <w:rPr>
          <w:ins w:id="1790" w:author="Peter Jansen" w:date="2026-03-03T09:31:00Z" w16du:dateUtc="2026-03-03T08:31:00Z"/>
          <w:rFonts w:eastAsia="Times New Roman"/>
        </w:rPr>
      </w:pPr>
    </w:p>
    <w:p w14:paraId="1BD5FF69" w14:textId="77777777" w:rsidR="00FB4E81" w:rsidRPr="00C25198" w:rsidRDefault="00FB4E81">
      <w:pPr>
        <w:spacing w:line="254" w:lineRule="auto"/>
        <w:rPr>
          <w:ins w:id="1791" w:author="Peter Jansen" w:date="2026-02-19T14:25:00Z" w16du:dateUtc="2026-02-19T13:25:00Z"/>
          <w:rFonts w:eastAsia="Times New Roman"/>
        </w:rPr>
        <w:pPrChange w:id="1792" w:author="Peter Jansen" w:date="2026-03-03T09:31:00Z" w16du:dateUtc="2026-03-03T08:31:00Z">
          <w:pPr>
            <w:pStyle w:val="Lijstalinea"/>
            <w:numPr>
              <w:numId w:val="152"/>
            </w:numPr>
            <w:tabs>
              <w:tab w:val="num" w:pos="0"/>
              <w:tab w:val="num" w:pos="720"/>
            </w:tabs>
            <w:spacing w:line="254" w:lineRule="auto"/>
            <w:ind w:hanging="360"/>
            <w:contextualSpacing w:val="0"/>
          </w:pPr>
        </w:pPrChange>
      </w:pPr>
      <w:ins w:id="1793" w:author="Peter Jansen" w:date="2026-02-19T14:25:00Z" w16du:dateUtc="2026-02-19T13:25:00Z">
        <w:r w:rsidRPr="00C25198">
          <w:rPr>
            <w:rFonts w:eastAsia="Times New Roman"/>
          </w:rPr>
          <w:t xml:space="preserve">Gebruikers </w:t>
        </w:r>
        <w:proofErr w:type="spellStart"/>
        <w:r w:rsidRPr="00C25198">
          <w:rPr>
            <w:rFonts w:eastAsia="Times New Roman"/>
          </w:rPr>
          <w:t>authenticeren</w:t>
        </w:r>
        <w:proofErr w:type="spellEnd"/>
        <w:r w:rsidRPr="00C25198">
          <w:rPr>
            <w:rFonts w:eastAsia="Times New Roman"/>
          </w:rPr>
          <w:t xml:space="preserve"> met hun </w:t>
        </w:r>
        <w:proofErr w:type="spellStart"/>
        <w:r w:rsidRPr="00C25198">
          <w:rPr>
            <w:rFonts w:eastAsia="Times New Roman"/>
          </w:rPr>
          <w:t>Azure</w:t>
        </w:r>
        <w:proofErr w:type="spellEnd"/>
        <w:r w:rsidRPr="00C25198">
          <w:rPr>
            <w:rFonts w:eastAsia="Times New Roman"/>
          </w:rPr>
          <w:t xml:space="preserve"> AD-account, waarna de proxy single </w:t>
        </w:r>
        <w:proofErr w:type="spellStart"/>
        <w:r w:rsidRPr="00C25198">
          <w:rPr>
            <w:rFonts w:eastAsia="Times New Roman"/>
          </w:rPr>
          <w:t>sign</w:t>
        </w:r>
        <w:proofErr w:type="spellEnd"/>
        <w:r w:rsidRPr="00C25198">
          <w:rPr>
            <w:rFonts w:eastAsia="Times New Roman"/>
          </w:rPr>
          <w:t xml:space="preserve">-on (SSO) afhandelt en toegang verleent tot Dagster, eventueel op basis van roltoewijzing binnen </w:t>
        </w:r>
        <w:proofErr w:type="spellStart"/>
        <w:r w:rsidRPr="00C25198">
          <w:rPr>
            <w:rFonts w:eastAsia="Times New Roman"/>
          </w:rPr>
          <w:t>Azure</w:t>
        </w:r>
        <w:proofErr w:type="spellEnd"/>
        <w:r w:rsidRPr="00C25198">
          <w:rPr>
            <w:rFonts w:eastAsia="Times New Roman"/>
          </w:rPr>
          <w:t xml:space="preserve"> AD. </w:t>
        </w:r>
      </w:ins>
    </w:p>
    <w:p w14:paraId="7BB42C51" w14:textId="77777777" w:rsidR="00FB4E81" w:rsidRPr="00C25198" w:rsidRDefault="00FB4E81">
      <w:pPr>
        <w:spacing w:line="254" w:lineRule="auto"/>
        <w:rPr>
          <w:ins w:id="1794" w:author="Peter Jansen" w:date="2026-02-19T14:25:00Z" w16du:dateUtc="2026-02-19T13:25:00Z"/>
          <w:rFonts w:eastAsia="Times New Roman"/>
        </w:rPr>
        <w:pPrChange w:id="1795" w:author="Peter Jansen" w:date="2026-03-03T09:31:00Z" w16du:dateUtc="2026-03-03T08:31:00Z">
          <w:pPr>
            <w:pStyle w:val="Lijstalinea"/>
            <w:numPr>
              <w:numId w:val="152"/>
            </w:numPr>
            <w:tabs>
              <w:tab w:val="num" w:pos="0"/>
              <w:tab w:val="num" w:pos="720"/>
            </w:tabs>
            <w:spacing w:line="254" w:lineRule="auto"/>
            <w:ind w:hanging="360"/>
            <w:contextualSpacing w:val="0"/>
          </w:pPr>
        </w:pPrChange>
      </w:pPr>
      <w:ins w:id="1796" w:author="Peter Jansen" w:date="2026-02-19T14:25:00Z" w16du:dateUtc="2026-02-19T13:25:00Z">
        <w:r w:rsidRPr="00C25198">
          <w:rPr>
            <w:rFonts w:eastAsia="Times New Roman"/>
          </w:rPr>
          <w:t xml:space="preserve">Voor fijnmazige autorisatie kunnen claims of groepen uit het </w:t>
        </w:r>
        <w:proofErr w:type="spellStart"/>
        <w:r w:rsidRPr="00C25198">
          <w:rPr>
            <w:rFonts w:eastAsia="Times New Roman"/>
          </w:rPr>
          <w:t>Azure</w:t>
        </w:r>
        <w:proofErr w:type="spellEnd"/>
        <w:r w:rsidRPr="00C25198">
          <w:rPr>
            <w:rFonts w:eastAsia="Times New Roman"/>
          </w:rPr>
          <w:t xml:space="preserve"> AD-token worden gebruikt, mits de applicatie deze kan interpreteren. Controleer of Dagster OSS deze claims direct ondersteunt, want native </w:t>
        </w:r>
        <w:proofErr w:type="spellStart"/>
        <w:r w:rsidRPr="00C25198">
          <w:rPr>
            <w:rFonts w:eastAsia="Times New Roman"/>
          </w:rPr>
          <w:t>role-based</w:t>
        </w:r>
        <w:proofErr w:type="spellEnd"/>
        <w:r w:rsidRPr="00C25198">
          <w:rPr>
            <w:rFonts w:eastAsia="Times New Roman"/>
          </w:rPr>
          <w:t xml:space="preserve"> access is beperkt. </w:t>
        </w:r>
      </w:ins>
    </w:p>
    <w:p w14:paraId="54269E00" w14:textId="77777777" w:rsidR="001A380E" w:rsidRDefault="001A380E" w:rsidP="00FB4E81">
      <w:pPr>
        <w:pStyle w:val="Lijstalinea"/>
        <w:spacing w:line="254" w:lineRule="auto"/>
        <w:ind w:left="0"/>
        <w:rPr>
          <w:ins w:id="1797" w:author="Peter Jansen" w:date="2026-03-03T09:31:00Z" w16du:dateUtc="2026-03-03T08:31:00Z"/>
        </w:rPr>
      </w:pPr>
    </w:p>
    <w:p w14:paraId="4A152313" w14:textId="6E943D97" w:rsidR="00FB4E81" w:rsidRDefault="00FB4E81" w:rsidP="00FB4E81">
      <w:pPr>
        <w:pStyle w:val="Lijstalinea"/>
        <w:spacing w:line="254" w:lineRule="auto"/>
        <w:ind w:left="0"/>
        <w:rPr>
          <w:ins w:id="1798" w:author="Peter Jansen" w:date="2026-02-19T14:25:00Z" w16du:dateUtc="2026-02-19T13:25:00Z"/>
          <w:rFonts w:eastAsiaTheme="minorEastAsia"/>
        </w:rPr>
      </w:pPr>
      <w:ins w:id="1799" w:author="Peter Jansen" w:date="2026-02-19T14:25:00Z" w16du:dateUtc="2026-02-19T13:25:00Z">
        <w:r w:rsidRPr="00561D27">
          <w:t xml:space="preserve">Deze aanpak met </w:t>
        </w:r>
        <w:proofErr w:type="spellStart"/>
        <w:r w:rsidRPr="00561D27">
          <w:t>Azure</w:t>
        </w:r>
        <w:proofErr w:type="spellEnd"/>
        <w:r w:rsidRPr="00561D27">
          <w:t xml:space="preserve"> </w:t>
        </w:r>
        <w:proofErr w:type="spellStart"/>
        <w:r w:rsidRPr="00561D27">
          <w:t>Entra</w:t>
        </w:r>
      </w:ins>
      <w:ins w:id="1800" w:author="Peter Jansen" w:date="2026-02-19T14:26:00Z" w16du:dateUtc="2026-02-19T13:26:00Z">
        <w:r w:rsidR="007F7C9F">
          <w:t>Id</w:t>
        </w:r>
      </w:ins>
      <w:proofErr w:type="spellEnd"/>
      <w:ins w:id="1801" w:author="Peter Jansen" w:date="2026-02-19T14:25:00Z" w16du:dateUtc="2026-02-19T13:25:00Z">
        <w:r w:rsidRPr="00561D27">
          <w:t xml:space="preserve"> Application Proxy sluit naadloos aan bij </w:t>
        </w:r>
        <w:proofErr w:type="spellStart"/>
        <w:r w:rsidRPr="00561D27">
          <w:t>cloud</w:t>
        </w:r>
        <w:proofErr w:type="spellEnd"/>
        <w:r w:rsidRPr="00561D27">
          <w:t xml:space="preserve">-native security best </w:t>
        </w:r>
        <w:proofErr w:type="spellStart"/>
        <w:r w:rsidRPr="00561D27">
          <w:t>practices</w:t>
        </w:r>
        <w:proofErr w:type="spellEnd"/>
        <w:r w:rsidRPr="00561D27">
          <w:t xml:space="preserve"> en wordt breed geaccepteerd bij organisaties die al Microsoft 365 of </w:t>
        </w:r>
        <w:proofErr w:type="spellStart"/>
        <w:r w:rsidRPr="00561D27">
          <w:t>Azure</w:t>
        </w:r>
        <w:proofErr w:type="spellEnd"/>
        <w:r w:rsidRPr="00561D27">
          <w:t xml:space="preserve"> AD inzetten. Het is een toekomstbestendige oplossing die goed past binnen streng gereguleerde sectoren. </w:t>
        </w:r>
      </w:ins>
    </w:p>
    <w:p w14:paraId="38AD2023" w14:textId="0E8D06F2" w:rsidR="00FB4E81" w:rsidRDefault="00FB4E81">
      <w:pPr>
        <w:pStyle w:val="Lijstalinea"/>
        <w:rPr>
          <w:ins w:id="1802" w:author="Peter Jansen" w:date="2026-02-17T12:05:00Z" w16du:dateUtc="2026-02-17T11:05:00Z"/>
        </w:rPr>
        <w:pPrChange w:id="1803" w:author="Peter Jansen" w:date="2026-02-19T12:56:00Z" w16du:dateUtc="2026-02-19T11:56:00Z">
          <w:pPr>
            <w:pStyle w:val="Lijstalinea"/>
            <w:numPr>
              <w:numId w:val="66"/>
            </w:numPr>
            <w:ind w:left="1080" w:hanging="360"/>
          </w:pPr>
        </w:pPrChange>
      </w:pPr>
    </w:p>
    <w:p w14:paraId="0AEE4325" w14:textId="565CFC35" w:rsidR="000B4C45" w:rsidRDefault="000B4C45" w:rsidP="000B4C45">
      <w:pPr>
        <w:pStyle w:val="Kop3"/>
        <w:rPr>
          <w:ins w:id="1804" w:author="Peter Jansen" w:date="2026-02-19T12:56:00Z" w16du:dateUtc="2026-02-19T11:56:00Z"/>
        </w:rPr>
      </w:pPr>
      <w:bookmarkStart w:id="1805" w:name="_Toc225262614"/>
      <w:commentRangeStart w:id="1806"/>
      <w:commentRangeStart w:id="1807"/>
      <w:ins w:id="1808" w:author="Peter Jansen" w:date="2026-02-19T12:56:00Z" w16du:dateUtc="2026-02-19T11:56:00Z">
        <w:r>
          <w:t xml:space="preserve">IAM Scenario </w:t>
        </w:r>
      </w:ins>
      <w:commentRangeEnd w:id="1806"/>
      <w:r w:rsidR="0068197E">
        <w:rPr>
          <w:rStyle w:val="Verwijzingopmerking"/>
          <w:sz w:val="22"/>
          <w:szCs w:val="20"/>
        </w:rPr>
        <w:commentReference w:id="1806"/>
      </w:r>
      <w:commentRangeEnd w:id="1807"/>
      <w:r>
        <w:rPr>
          <w:rStyle w:val="Verwijzingopmerking"/>
          <w:sz w:val="22"/>
          <w:szCs w:val="20"/>
        </w:rPr>
        <w:commentReference w:id="1807"/>
      </w:r>
      <w:ins w:id="1809" w:author="Peter Jansen" w:date="2026-02-19T12:56:00Z" w16du:dateUtc="2026-02-19T11:56:00Z">
        <w:r>
          <w:t xml:space="preserve">met </w:t>
        </w:r>
        <w:proofErr w:type="spellStart"/>
        <w:r>
          <w:t>Zitadel</w:t>
        </w:r>
      </w:ins>
      <w:proofErr w:type="spellEnd"/>
      <w:ins w:id="1810" w:author="Peter Jansen" w:date="2026-03-03T09:31:00Z" w16du:dateUtc="2026-03-03T08:31:00Z">
        <w:r w:rsidR="001A380E">
          <w:t xml:space="preserve"> (OSS alternatief)</w:t>
        </w:r>
      </w:ins>
      <w:bookmarkEnd w:id="1805"/>
    </w:p>
    <w:p w14:paraId="71929E3B" w14:textId="77777777" w:rsidR="000B4C45" w:rsidRDefault="000B4C45" w:rsidP="000B4C45">
      <w:pPr>
        <w:rPr>
          <w:ins w:id="1811" w:author="Peter Jansen" w:date="2026-02-19T12:56:00Z" w16du:dateUtc="2026-02-19T11:56:00Z"/>
        </w:rPr>
      </w:pPr>
      <w:ins w:id="1812" w:author="Peter Jansen" w:date="2026-02-19T12:56:00Z" w16du:dateUtc="2026-02-19T11:56:00Z">
        <w:r w:rsidRPr="00BE6319">
          <w:t xml:space="preserve">Het integreren van </w:t>
        </w:r>
        <w:proofErr w:type="spellStart"/>
        <w:r w:rsidRPr="00BE6319">
          <w:t>Zitadel</w:t>
        </w:r>
        <w:proofErr w:type="spellEnd"/>
        <w:r w:rsidRPr="00BE6319">
          <w:t xml:space="preserve"> (IAM) met Dagster OSS (Open Source Software) voor authenticatie is mogelijk, maar vereist maatwerk. Dagster OSS beschikt namelijk niet standaard over een ingebouwde OIDC/OAuth2-loginpagina zoals Dagster Cloud (Dagster+). </w:t>
        </w:r>
      </w:ins>
    </w:p>
    <w:p w14:paraId="20CD3BB1" w14:textId="77777777" w:rsidR="000B4C45" w:rsidRPr="00BE6319" w:rsidRDefault="000B4C45" w:rsidP="000B4C45">
      <w:pPr>
        <w:rPr>
          <w:ins w:id="1813" w:author="Peter Jansen" w:date="2026-02-19T12:56:00Z" w16du:dateUtc="2026-02-19T11:56:00Z"/>
          <w:kern w:val="0"/>
          <w:szCs w:val="22"/>
          <w14:ligatures w14:val="none"/>
        </w:rPr>
      </w:pPr>
    </w:p>
    <w:p w14:paraId="7C77AB52" w14:textId="77777777" w:rsidR="000B4C45" w:rsidRPr="00BE6319" w:rsidRDefault="000B4C45" w:rsidP="000B4C45">
      <w:pPr>
        <w:rPr>
          <w:ins w:id="1814" w:author="Peter Jansen" w:date="2026-02-19T12:56:00Z" w16du:dateUtc="2026-02-19T11:56:00Z"/>
        </w:rPr>
      </w:pPr>
      <w:proofErr w:type="spellStart"/>
      <w:ins w:id="1815" w:author="Peter Jansen" w:date="2026-02-19T12:56:00Z" w16du:dateUtc="2026-02-19T11:56:00Z">
        <w:r w:rsidRPr="00BE6319">
          <w:t>Zitadel</w:t>
        </w:r>
        <w:proofErr w:type="spellEnd"/>
        <w:r w:rsidRPr="00BE6319">
          <w:t xml:space="preserve"> fungeert als de </w:t>
        </w:r>
        <w:proofErr w:type="spellStart"/>
        <w:r w:rsidRPr="00BE6319">
          <w:t>OpenID</w:t>
        </w:r>
        <w:proofErr w:type="spellEnd"/>
        <w:r w:rsidRPr="00BE6319">
          <w:t xml:space="preserve"> Connect (OIDC) provider, waarbij een reverse proxy of een aangepaste Dagster-configuratie wordt ingezet om authenticatie af te dwingen. </w:t>
        </w:r>
      </w:ins>
    </w:p>
    <w:p w14:paraId="15F46792" w14:textId="77777777" w:rsidR="000B4C45" w:rsidRPr="00BE6319" w:rsidRDefault="000B4C45" w:rsidP="000B4C45">
      <w:pPr>
        <w:rPr>
          <w:ins w:id="1816" w:author="Peter Jansen" w:date="2026-02-19T12:56:00Z" w16du:dateUtc="2026-02-19T11:56:00Z"/>
        </w:rPr>
      </w:pPr>
      <w:ins w:id="1817" w:author="Peter Jansen" w:date="2026-02-19T12:56:00Z" w16du:dateUtc="2026-02-19T11:56:00Z">
        <w:r w:rsidRPr="00BE6319">
          <w:t xml:space="preserve">Hieronder volgt een overzicht van hoe </w:t>
        </w:r>
        <w:proofErr w:type="spellStart"/>
        <w:r w:rsidRPr="00BE6319">
          <w:t>Zitadel</w:t>
        </w:r>
        <w:proofErr w:type="spellEnd"/>
        <w:r w:rsidRPr="00BE6319">
          <w:t xml:space="preserve"> IAM kan worden toegepast voor Dagster OSS: </w:t>
        </w:r>
      </w:ins>
    </w:p>
    <w:p w14:paraId="5C360C67" w14:textId="77777777" w:rsidR="000B4C45" w:rsidRDefault="000B4C45" w:rsidP="000B4C45">
      <w:pPr>
        <w:rPr>
          <w:ins w:id="1818" w:author="Peter Jansen" w:date="2026-02-19T12:56:00Z" w16du:dateUtc="2026-02-19T11:56:00Z"/>
          <w:rStyle w:val="Zwaar"/>
          <w:rFonts w:eastAsia="Times New Roman"/>
        </w:rPr>
      </w:pPr>
    </w:p>
    <w:p w14:paraId="2086A662" w14:textId="77777777" w:rsidR="000B4C45" w:rsidRPr="00561D27" w:rsidRDefault="000B4C45" w:rsidP="000B4C45">
      <w:pPr>
        <w:pStyle w:val="Lijstalinea"/>
        <w:numPr>
          <w:ilvl w:val="0"/>
          <w:numId w:val="100"/>
        </w:numPr>
        <w:rPr>
          <w:ins w:id="1819" w:author="Peter Jansen" w:date="2026-02-19T12:56:00Z" w16du:dateUtc="2026-02-19T11:56:00Z"/>
          <w:rFonts w:eastAsia="Times New Roman"/>
        </w:rPr>
      </w:pPr>
      <w:proofErr w:type="spellStart"/>
      <w:ins w:id="1820" w:author="Peter Jansen" w:date="2026-02-19T12:56:00Z" w16du:dateUtc="2026-02-19T11:56:00Z">
        <w:r w:rsidRPr="00561D27">
          <w:rPr>
            <w:rStyle w:val="Zwaar"/>
            <w:rFonts w:eastAsia="Times New Roman"/>
          </w:rPr>
          <w:t>Zitadel</w:t>
        </w:r>
        <w:proofErr w:type="spellEnd"/>
        <w:r w:rsidRPr="00561D27">
          <w:rPr>
            <w:rStyle w:val="Zwaar"/>
            <w:rFonts w:eastAsia="Times New Roman"/>
          </w:rPr>
          <w:t xml:space="preserve"> Configuratie (OIDC) </w:t>
        </w:r>
      </w:ins>
    </w:p>
    <w:p w14:paraId="68A9C4B5" w14:textId="77777777" w:rsidR="000B4C45" w:rsidRPr="00BE6319" w:rsidRDefault="000B4C45" w:rsidP="000B4C45">
      <w:pPr>
        <w:rPr>
          <w:ins w:id="1821" w:author="Peter Jansen" w:date="2026-02-19T12:56:00Z" w16du:dateUtc="2026-02-19T11:56:00Z"/>
          <w:rFonts w:eastAsiaTheme="minorEastAsia"/>
        </w:rPr>
      </w:pPr>
      <w:ins w:id="1822" w:author="Peter Jansen" w:date="2026-02-19T12:56:00Z" w16du:dateUtc="2026-02-19T11:56:00Z">
        <w:r w:rsidRPr="00BE6319">
          <w:lastRenderedPageBreak/>
          <w:t xml:space="preserve">Er dient een applicatie in </w:t>
        </w:r>
        <w:proofErr w:type="spellStart"/>
        <w:r w:rsidRPr="00BE6319">
          <w:t>Zitadel</w:t>
        </w:r>
        <w:proofErr w:type="spellEnd"/>
        <w:r w:rsidRPr="00BE6319">
          <w:t xml:space="preserve"> aangemaakt te worden om OIDC te kunnen gebruiken. </w:t>
        </w:r>
      </w:ins>
    </w:p>
    <w:p w14:paraId="53EC3C0E" w14:textId="77777777" w:rsidR="000B4C45" w:rsidRPr="00561D27" w:rsidRDefault="000B4C45" w:rsidP="000B4C45">
      <w:pPr>
        <w:pStyle w:val="Lijstalinea"/>
        <w:numPr>
          <w:ilvl w:val="0"/>
          <w:numId w:val="97"/>
        </w:numPr>
        <w:rPr>
          <w:ins w:id="1823" w:author="Peter Jansen" w:date="2026-02-19T12:56:00Z" w16du:dateUtc="2026-02-19T11:56:00Z"/>
          <w:rFonts w:eastAsia="Times New Roman"/>
          <w:lang w:val="en-US"/>
        </w:rPr>
      </w:pPr>
      <w:ins w:id="1824" w:author="Peter Jansen" w:date="2026-02-19T12:56:00Z" w16du:dateUtc="2026-02-19T11:56:00Z">
        <w:r w:rsidRPr="00561D27">
          <w:rPr>
            <w:rFonts w:eastAsia="Times New Roman"/>
            <w:lang w:val="en-US"/>
          </w:rPr>
          <w:t xml:space="preserve">Application Type: 'Web' </w:t>
        </w:r>
        <w:proofErr w:type="spellStart"/>
        <w:r w:rsidRPr="00561D27">
          <w:rPr>
            <w:rFonts w:eastAsia="Times New Roman"/>
            <w:lang w:val="en-US"/>
          </w:rPr>
          <w:t>kiezen</w:t>
        </w:r>
        <w:proofErr w:type="spellEnd"/>
        <w:r w:rsidRPr="00561D27">
          <w:rPr>
            <w:rFonts w:eastAsia="Times New Roman"/>
            <w:lang w:val="en-US"/>
          </w:rPr>
          <w:t xml:space="preserve"> (</w:t>
        </w:r>
        <w:proofErr w:type="spellStart"/>
        <w:r w:rsidRPr="00561D27">
          <w:rPr>
            <w:rFonts w:eastAsia="Times New Roman"/>
            <w:lang w:val="en-US"/>
          </w:rPr>
          <w:t>voor</w:t>
        </w:r>
        <w:proofErr w:type="spellEnd"/>
        <w:r w:rsidRPr="00561D27">
          <w:rPr>
            <w:rFonts w:eastAsia="Times New Roman"/>
            <w:lang w:val="en-US"/>
          </w:rPr>
          <w:t xml:space="preserve"> server-side flow). </w:t>
        </w:r>
      </w:ins>
    </w:p>
    <w:p w14:paraId="28C8B8EF" w14:textId="77777777" w:rsidR="000B4C45" w:rsidRPr="00561D27" w:rsidRDefault="000B4C45" w:rsidP="000B4C45">
      <w:pPr>
        <w:pStyle w:val="Lijstalinea"/>
        <w:numPr>
          <w:ilvl w:val="0"/>
          <w:numId w:val="97"/>
        </w:numPr>
        <w:rPr>
          <w:ins w:id="1825" w:author="Peter Jansen" w:date="2026-02-19T12:56:00Z" w16du:dateUtc="2026-02-19T11:56:00Z"/>
          <w:rFonts w:eastAsia="Times New Roman"/>
        </w:rPr>
      </w:pPr>
      <w:proofErr w:type="spellStart"/>
      <w:ins w:id="1826" w:author="Peter Jansen" w:date="2026-02-19T12:56:00Z" w16du:dateUtc="2026-02-19T11:56:00Z">
        <w:r w:rsidRPr="00561D27">
          <w:rPr>
            <w:rFonts w:eastAsia="Times New Roman"/>
          </w:rPr>
          <w:t>Redirect</w:t>
        </w:r>
        <w:proofErr w:type="spellEnd"/>
        <w:r w:rsidRPr="00561D27">
          <w:rPr>
            <w:rFonts w:eastAsia="Times New Roman"/>
          </w:rPr>
          <w:t xml:space="preserve"> URI: Instellen op de URL van de Dagster webserver (bijvoorbeeld http://localhost:3000/auth/callback of de URL achter de proxy). </w:t>
        </w:r>
      </w:ins>
    </w:p>
    <w:p w14:paraId="376B661E" w14:textId="77777777" w:rsidR="000B4C45" w:rsidRPr="00561D27" w:rsidRDefault="000B4C45" w:rsidP="000B4C45">
      <w:pPr>
        <w:pStyle w:val="Lijstalinea"/>
        <w:numPr>
          <w:ilvl w:val="0"/>
          <w:numId w:val="97"/>
        </w:numPr>
        <w:rPr>
          <w:ins w:id="1827" w:author="Peter Jansen" w:date="2026-02-19T12:56:00Z" w16du:dateUtc="2026-02-19T11:56:00Z"/>
          <w:rFonts w:eastAsia="Times New Roman"/>
          <w:lang w:val="en-US"/>
        </w:rPr>
      </w:pPr>
      <w:ins w:id="1828" w:author="Peter Jansen" w:date="2026-02-19T12:56:00Z" w16du:dateUtc="2026-02-19T11:56:00Z">
        <w:r w:rsidRPr="00561D27">
          <w:rPr>
            <w:rFonts w:eastAsia="Times New Roman"/>
            <w:lang w:val="en-US"/>
          </w:rPr>
          <w:t>Auth Method: 'Basic' of 'Post' (</w:t>
        </w:r>
        <w:proofErr w:type="spellStart"/>
        <w:r w:rsidRPr="00561D27">
          <w:rPr>
            <w:rFonts w:eastAsia="Times New Roman"/>
            <w:lang w:val="en-US"/>
          </w:rPr>
          <w:t>meestal</w:t>
        </w:r>
        <w:proofErr w:type="spellEnd"/>
        <w:r w:rsidRPr="00561D27">
          <w:rPr>
            <w:rFonts w:eastAsia="Times New Roman"/>
            <w:lang w:val="en-US"/>
          </w:rPr>
          <w:t xml:space="preserve"> Basic </w:t>
        </w:r>
        <w:proofErr w:type="spellStart"/>
        <w:r w:rsidRPr="00561D27">
          <w:rPr>
            <w:rFonts w:eastAsia="Times New Roman"/>
            <w:lang w:val="en-US"/>
          </w:rPr>
          <w:t>voor</w:t>
        </w:r>
        <w:proofErr w:type="spellEnd"/>
        <w:r w:rsidRPr="00561D27">
          <w:rPr>
            <w:rFonts w:eastAsia="Times New Roman"/>
            <w:lang w:val="en-US"/>
          </w:rPr>
          <w:t xml:space="preserve"> server-side). </w:t>
        </w:r>
      </w:ins>
    </w:p>
    <w:p w14:paraId="2E3956B4" w14:textId="77777777" w:rsidR="000B4C45" w:rsidRDefault="000B4C45" w:rsidP="000B4C45">
      <w:pPr>
        <w:pStyle w:val="Lijstalinea"/>
        <w:numPr>
          <w:ilvl w:val="0"/>
          <w:numId w:val="97"/>
        </w:numPr>
        <w:rPr>
          <w:ins w:id="1829" w:author="Peter Jansen" w:date="2026-02-19T12:56:00Z" w16du:dateUtc="2026-02-19T11:56:00Z"/>
          <w:rFonts w:eastAsia="Times New Roman"/>
        </w:rPr>
      </w:pPr>
      <w:ins w:id="1830" w:author="Peter Jansen" w:date="2026-02-19T12:56:00Z" w16du:dateUtc="2026-02-19T11:56:00Z">
        <w:r w:rsidRPr="00561D27">
          <w:rPr>
            <w:rFonts w:eastAsia="Times New Roman"/>
          </w:rPr>
          <w:t xml:space="preserve">ID Token </w:t>
        </w:r>
        <w:proofErr w:type="spellStart"/>
        <w:r w:rsidRPr="00561D27">
          <w:rPr>
            <w:rFonts w:eastAsia="Times New Roman"/>
          </w:rPr>
          <w:t>Roles</w:t>
        </w:r>
        <w:proofErr w:type="spellEnd"/>
        <w:r w:rsidRPr="00561D27">
          <w:rPr>
            <w:rFonts w:eastAsia="Times New Roman"/>
          </w:rPr>
          <w:t xml:space="preserve">: </w:t>
        </w:r>
        <w:proofErr w:type="spellStart"/>
        <w:r w:rsidRPr="00561D27">
          <w:rPr>
            <w:rFonts w:eastAsia="Times New Roman"/>
          </w:rPr>
          <w:t>Zitadel</w:t>
        </w:r>
        <w:proofErr w:type="spellEnd"/>
        <w:r w:rsidRPr="00561D27">
          <w:rPr>
            <w:rFonts w:eastAsia="Times New Roman"/>
          </w:rPr>
          <w:t xml:space="preserve"> configureren zodat gebruikersrollen in het ID-token worden opgenomen indien dit nodig is voor autorisatie. </w:t>
        </w:r>
      </w:ins>
    </w:p>
    <w:p w14:paraId="68C00E01" w14:textId="77777777" w:rsidR="000B4C45" w:rsidRPr="00561D27" w:rsidRDefault="000B4C45" w:rsidP="000B4C45">
      <w:pPr>
        <w:pStyle w:val="Lijstalinea"/>
        <w:rPr>
          <w:ins w:id="1831" w:author="Peter Jansen" w:date="2026-02-19T12:56:00Z" w16du:dateUtc="2026-02-19T11:56:00Z"/>
          <w:rFonts w:eastAsia="Times New Roman"/>
        </w:rPr>
      </w:pPr>
    </w:p>
    <w:p w14:paraId="2AE63BAB" w14:textId="77777777" w:rsidR="000B4C45" w:rsidRPr="00561D27" w:rsidRDefault="000B4C45" w:rsidP="000B4C45">
      <w:pPr>
        <w:pStyle w:val="Lijstalinea"/>
        <w:numPr>
          <w:ilvl w:val="0"/>
          <w:numId w:val="100"/>
        </w:numPr>
        <w:rPr>
          <w:ins w:id="1832" w:author="Peter Jansen" w:date="2026-02-19T12:56:00Z" w16du:dateUtc="2026-02-19T11:56:00Z"/>
          <w:rFonts w:eastAsia="Times New Roman"/>
        </w:rPr>
      </w:pPr>
      <w:ins w:id="1833" w:author="Peter Jansen" w:date="2026-02-19T12:56:00Z" w16du:dateUtc="2026-02-19T11:56:00Z">
        <w:r w:rsidRPr="00561D27">
          <w:rPr>
            <w:rStyle w:val="Zwaar"/>
            <w:rFonts w:eastAsia="Times New Roman"/>
          </w:rPr>
          <w:t xml:space="preserve">Authenticatie in Dagster OSS Implementeren </w:t>
        </w:r>
      </w:ins>
    </w:p>
    <w:p w14:paraId="5D8BD9E6" w14:textId="77777777" w:rsidR="000B4C45" w:rsidRDefault="000B4C45" w:rsidP="000B4C45">
      <w:pPr>
        <w:rPr>
          <w:ins w:id="1834" w:author="Peter Jansen" w:date="2026-02-19T12:56:00Z" w16du:dateUtc="2026-02-19T11:56:00Z"/>
        </w:rPr>
      </w:pPr>
      <w:ins w:id="1835" w:author="Peter Jansen" w:date="2026-02-19T12:56:00Z" w16du:dateUtc="2026-02-19T11:56:00Z">
        <w:r w:rsidRPr="00BE6319">
          <w:t xml:space="preserve">Aangezien Dagster OSS geen native OIDC-knop heeft, zijn er twee hoofdmethodes: </w:t>
        </w:r>
      </w:ins>
    </w:p>
    <w:p w14:paraId="59333108" w14:textId="77777777" w:rsidR="000B4C45" w:rsidRPr="00BE6319" w:rsidRDefault="000B4C45" w:rsidP="000B4C45">
      <w:pPr>
        <w:rPr>
          <w:ins w:id="1836" w:author="Peter Jansen" w:date="2026-02-19T12:56:00Z" w16du:dateUtc="2026-02-19T11:56:00Z"/>
          <w:rFonts w:eastAsiaTheme="minorEastAsia"/>
        </w:rPr>
      </w:pPr>
    </w:p>
    <w:p w14:paraId="1BECF000" w14:textId="77777777" w:rsidR="000B4C45" w:rsidRPr="00561D27" w:rsidRDefault="000B4C45" w:rsidP="000B4C45">
      <w:pPr>
        <w:rPr>
          <w:ins w:id="1837" w:author="Peter Jansen" w:date="2026-02-19T12:56:00Z" w16du:dateUtc="2026-02-19T11:56:00Z"/>
          <w:u w:val="single"/>
        </w:rPr>
      </w:pPr>
      <w:ins w:id="1838" w:author="Peter Jansen" w:date="2026-02-19T12:56:00Z" w16du:dateUtc="2026-02-19T11:56:00Z">
        <w:r w:rsidRPr="00561D27">
          <w:rPr>
            <w:u w:val="single"/>
          </w:rPr>
          <w:t xml:space="preserve">Optie A: OAuth2 Proxy (Aanbevolen) </w:t>
        </w:r>
      </w:ins>
    </w:p>
    <w:p w14:paraId="6BBFFFA5" w14:textId="77777777" w:rsidR="000B4C45" w:rsidRPr="00561D27" w:rsidRDefault="000B4C45" w:rsidP="000B4C45">
      <w:pPr>
        <w:pStyle w:val="Lijstalinea"/>
        <w:numPr>
          <w:ilvl w:val="0"/>
          <w:numId w:val="98"/>
        </w:numPr>
        <w:rPr>
          <w:ins w:id="1839" w:author="Peter Jansen" w:date="2026-02-19T12:56:00Z" w16du:dateUtc="2026-02-19T11:56:00Z"/>
          <w:rFonts w:eastAsia="Times New Roman"/>
        </w:rPr>
      </w:pPr>
      <w:ins w:id="1840" w:author="Peter Jansen" w:date="2026-02-19T12:56:00Z" w16du:dateUtc="2026-02-19T11:56:00Z">
        <w:r w:rsidRPr="00561D27">
          <w:rPr>
            <w:rFonts w:eastAsia="Times New Roman"/>
          </w:rPr>
          <w:t xml:space="preserve">Een reverse proxy zoals oauth2-proxy wordt voor de Dagster-webserver geplaatst. </w:t>
        </w:r>
      </w:ins>
    </w:p>
    <w:p w14:paraId="3FBF605E" w14:textId="77777777" w:rsidR="000B4C45" w:rsidRPr="00561D27" w:rsidRDefault="000B4C45" w:rsidP="000B4C45">
      <w:pPr>
        <w:pStyle w:val="Lijstalinea"/>
        <w:numPr>
          <w:ilvl w:val="0"/>
          <w:numId w:val="98"/>
        </w:numPr>
        <w:rPr>
          <w:ins w:id="1841" w:author="Peter Jansen" w:date="2026-02-19T12:56:00Z" w16du:dateUtc="2026-02-19T11:56:00Z"/>
          <w:rFonts w:eastAsia="Times New Roman"/>
        </w:rPr>
      </w:pPr>
      <w:ins w:id="1842" w:author="Peter Jansen" w:date="2026-02-19T12:56:00Z" w16du:dateUtc="2026-02-19T11:56:00Z">
        <w:r w:rsidRPr="00561D27">
          <w:rPr>
            <w:rFonts w:eastAsia="Times New Roman"/>
          </w:rPr>
          <w:t xml:space="preserve">De proxy handelt de interactie met </w:t>
        </w:r>
        <w:proofErr w:type="spellStart"/>
        <w:r w:rsidRPr="00561D27">
          <w:rPr>
            <w:rFonts w:eastAsia="Times New Roman"/>
          </w:rPr>
          <w:t>Zitadel</w:t>
        </w:r>
        <w:proofErr w:type="spellEnd"/>
        <w:r w:rsidRPr="00561D27">
          <w:rPr>
            <w:rFonts w:eastAsia="Times New Roman"/>
          </w:rPr>
          <w:t xml:space="preserve"> af. </w:t>
        </w:r>
      </w:ins>
    </w:p>
    <w:p w14:paraId="2BE0C0B4" w14:textId="77777777" w:rsidR="000B4C45" w:rsidRPr="00561D27" w:rsidRDefault="000B4C45" w:rsidP="000B4C45">
      <w:pPr>
        <w:pStyle w:val="Lijstalinea"/>
        <w:numPr>
          <w:ilvl w:val="0"/>
          <w:numId w:val="98"/>
        </w:numPr>
        <w:rPr>
          <w:ins w:id="1843" w:author="Peter Jansen" w:date="2026-02-19T12:56:00Z" w16du:dateUtc="2026-02-19T11:56:00Z"/>
          <w:rFonts w:eastAsia="Times New Roman"/>
        </w:rPr>
      </w:pPr>
      <w:ins w:id="1844" w:author="Peter Jansen" w:date="2026-02-19T12:56:00Z" w16du:dateUtc="2026-02-19T11:56:00Z">
        <w:r w:rsidRPr="00561D27">
          <w:rPr>
            <w:rFonts w:eastAsia="Times New Roman"/>
          </w:rPr>
          <w:t xml:space="preserve">De oauth2-proxy wordt geconfigureerd met de </w:t>
        </w:r>
        <w:proofErr w:type="spellStart"/>
        <w:r w:rsidRPr="00561D27">
          <w:rPr>
            <w:rFonts w:eastAsia="Times New Roman"/>
          </w:rPr>
          <w:t>Zitadel</w:t>
        </w:r>
        <w:proofErr w:type="spellEnd"/>
        <w:r w:rsidRPr="00561D27">
          <w:rPr>
            <w:rFonts w:eastAsia="Times New Roman"/>
          </w:rPr>
          <w:t xml:space="preserve"> Client ID, </w:t>
        </w:r>
        <w:proofErr w:type="spellStart"/>
        <w:r w:rsidRPr="00561D27">
          <w:rPr>
            <w:rFonts w:eastAsia="Times New Roman"/>
          </w:rPr>
          <w:t>Secret</w:t>
        </w:r>
        <w:proofErr w:type="spellEnd"/>
        <w:r w:rsidRPr="00561D27">
          <w:rPr>
            <w:rFonts w:eastAsia="Times New Roman"/>
          </w:rPr>
          <w:t>, en OIDC-eindpunten (</w:t>
        </w:r>
        <w:proofErr w:type="spellStart"/>
        <w:r w:rsidRPr="00561D27">
          <w:rPr>
            <w:rFonts w:eastAsia="Times New Roman"/>
          </w:rPr>
          <w:t>issuer</w:t>
        </w:r>
        <w:proofErr w:type="spellEnd"/>
        <w:r w:rsidRPr="00561D27">
          <w:rPr>
            <w:rFonts w:eastAsia="Times New Roman"/>
          </w:rPr>
          <w:t xml:space="preserve"> URL). </w:t>
        </w:r>
      </w:ins>
    </w:p>
    <w:p w14:paraId="684D88F6" w14:textId="77777777" w:rsidR="000B4C45" w:rsidRDefault="000B4C45" w:rsidP="000B4C45">
      <w:pPr>
        <w:pStyle w:val="Lijstalinea"/>
        <w:numPr>
          <w:ilvl w:val="0"/>
          <w:numId w:val="98"/>
        </w:numPr>
        <w:rPr>
          <w:ins w:id="1845" w:author="Peter Jansen" w:date="2026-02-19T12:56:00Z" w16du:dateUtc="2026-02-19T11:56:00Z"/>
          <w:rFonts w:eastAsia="Times New Roman"/>
        </w:rPr>
      </w:pPr>
      <w:ins w:id="1846" w:author="Peter Jansen" w:date="2026-02-19T12:56:00Z" w16du:dateUtc="2026-02-19T11:56:00Z">
        <w:r w:rsidRPr="00561D27">
          <w:rPr>
            <w:rFonts w:eastAsia="Times New Roman"/>
          </w:rPr>
          <w:t xml:space="preserve">Gebruikers loggen in via </w:t>
        </w:r>
        <w:proofErr w:type="spellStart"/>
        <w:r w:rsidRPr="00561D27">
          <w:rPr>
            <w:rFonts w:eastAsia="Times New Roman"/>
          </w:rPr>
          <w:t>Zitadel</w:t>
        </w:r>
        <w:proofErr w:type="spellEnd"/>
        <w:r w:rsidRPr="00561D27">
          <w:rPr>
            <w:rFonts w:eastAsia="Times New Roman"/>
          </w:rPr>
          <w:t xml:space="preserve"> voordat zij toegang krijgen tot de Dagster UI; de proxy stuurt de </w:t>
        </w:r>
        <w:proofErr w:type="spellStart"/>
        <w:r w:rsidRPr="00561D27">
          <w:rPr>
            <w:rFonts w:eastAsia="Times New Roman"/>
          </w:rPr>
          <w:t>geauthenticeerde</w:t>
        </w:r>
        <w:proofErr w:type="spellEnd"/>
        <w:r w:rsidRPr="00561D27">
          <w:rPr>
            <w:rFonts w:eastAsia="Times New Roman"/>
          </w:rPr>
          <w:t xml:space="preserve"> gebruiker door naar Dagster. </w:t>
        </w:r>
      </w:ins>
    </w:p>
    <w:p w14:paraId="018C41D4" w14:textId="77777777" w:rsidR="000B4C45" w:rsidRPr="00561D27" w:rsidRDefault="000B4C45" w:rsidP="000B4C45">
      <w:pPr>
        <w:pStyle w:val="Lijstalinea"/>
        <w:rPr>
          <w:ins w:id="1847" w:author="Peter Jansen" w:date="2026-02-19T12:56:00Z" w16du:dateUtc="2026-02-19T11:56:00Z"/>
          <w:rFonts w:eastAsia="Times New Roman"/>
        </w:rPr>
      </w:pPr>
    </w:p>
    <w:p w14:paraId="7CC60A2C" w14:textId="77777777" w:rsidR="000B4C45" w:rsidRPr="00561D27" w:rsidRDefault="000B4C45" w:rsidP="000B4C45">
      <w:pPr>
        <w:rPr>
          <w:ins w:id="1848" w:author="Peter Jansen" w:date="2026-02-19T12:56:00Z" w16du:dateUtc="2026-02-19T11:56:00Z"/>
          <w:rFonts w:eastAsiaTheme="minorEastAsia"/>
          <w:u w:val="single"/>
        </w:rPr>
      </w:pPr>
      <w:ins w:id="1849" w:author="Peter Jansen" w:date="2026-02-19T12:56:00Z" w16du:dateUtc="2026-02-19T11:56:00Z">
        <w:r w:rsidRPr="00561D27">
          <w:rPr>
            <w:u w:val="single"/>
          </w:rPr>
          <w:t xml:space="preserve">Optie B: Aangepaste Middleware/Code </w:t>
        </w:r>
      </w:ins>
    </w:p>
    <w:p w14:paraId="548147F9" w14:textId="77777777" w:rsidR="000B4C45" w:rsidRPr="00BE6319" w:rsidRDefault="000B4C45" w:rsidP="000B4C45">
      <w:pPr>
        <w:pStyle w:val="Lijstalinea"/>
        <w:numPr>
          <w:ilvl w:val="0"/>
          <w:numId w:val="99"/>
        </w:numPr>
        <w:rPr>
          <w:ins w:id="1850" w:author="Peter Jansen" w:date="2026-02-19T12:56:00Z" w16du:dateUtc="2026-02-19T11:56:00Z"/>
        </w:rPr>
      </w:pPr>
      <w:ins w:id="1851" w:author="Peter Jansen" w:date="2026-02-19T12:56:00Z" w16du:dateUtc="2026-02-19T11:56:00Z">
        <w:r w:rsidRPr="00BE6319">
          <w:t xml:space="preserve">Het bouwen van een aangepaste </w:t>
        </w:r>
        <w:proofErr w:type="spellStart"/>
        <w:r w:rsidRPr="00BE6319">
          <w:t>dagster</w:t>
        </w:r>
        <w:proofErr w:type="spellEnd"/>
        <w:r w:rsidRPr="00BE6319">
          <w:t xml:space="preserve">-webserver </w:t>
        </w:r>
        <w:proofErr w:type="spellStart"/>
        <w:r w:rsidRPr="00BE6319">
          <w:t>wrapper</w:t>
        </w:r>
        <w:proofErr w:type="spellEnd"/>
        <w:r w:rsidRPr="00BE6319">
          <w:t xml:space="preserve"> met authenticatie-middleware behoort tot de mogelijkheden. </w:t>
        </w:r>
      </w:ins>
    </w:p>
    <w:p w14:paraId="7EB308EC" w14:textId="77777777" w:rsidR="000B4C45" w:rsidRPr="00561D27" w:rsidRDefault="000B4C45" w:rsidP="000B4C45">
      <w:pPr>
        <w:pStyle w:val="Lijstalinea"/>
        <w:numPr>
          <w:ilvl w:val="0"/>
          <w:numId w:val="99"/>
        </w:numPr>
        <w:rPr>
          <w:ins w:id="1852" w:author="Peter Jansen" w:date="2026-02-19T12:56:00Z" w16du:dateUtc="2026-02-19T11:56:00Z"/>
          <w:rFonts w:eastAsia="Times New Roman"/>
        </w:rPr>
      </w:pPr>
      <w:ins w:id="1853" w:author="Peter Jansen" w:date="2026-02-19T12:56:00Z" w16du:dateUtc="2026-02-19T11:56:00Z">
        <w:r w:rsidRPr="00561D27">
          <w:rPr>
            <w:rFonts w:eastAsia="Times New Roman"/>
          </w:rPr>
          <w:t xml:space="preserve">De webapp directory van de </w:t>
        </w:r>
        <w:proofErr w:type="spellStart"/>
        <w:r w:rsidRPr="00561D27">
          <w:rPr>
            <w:rFonts w:eastAsia="Times New Roman"/>
          </w:rPr>
          <w:t>dagster</w:t>
        </w:r>
        <w:proofErr w:type="spellEnd"/>
        <w:r w:rsidRPr="00561D27">
          <w:rPr>
            <w:rFonts w:eastAsia="Times New Roman"/>
          </w:rPr>
          <w:t xml:space="preserve">-webserver kan hiervoor worden aangepast. </w:t>
        </w:r>
      </w:ins>
    </w:p>
    <w:p w14:paraId="356A5466" w14:textId="77777777" w:rsidR="000B4C45" w:rsidRPr="00561D27" w:rsidRDefault="000B4C45" w:rsidP="000B4C45">
      <w:pPr>
        <w:pStyle w:val="Lijstalinea"/>
        <w:numPr>
          <w:ilvl w:val="0"/>
          <w:numId w:val="99"/>
        </w:numPr>
        <w:rPr>
          <w:ins w:id="1854" w:author="Peter Jansen" w:date="2026-02-19T12:56:00Z" w16du:dateUtc="2026-02-19T11:56:00Z"/>
          <w:rFonts w:eastAsia="Times New Roman"/>
        </w:rPr>
      </w:pPr>
      <w:ins w:id="1855" w:author="Peter Jansen" w:date="2026-02-19T12:56:00Z" w16du:dateUtc="2026-02-19T11:56:00Z">
        <w:r w:rsidRPr="00561D27">
          <w:rPr>
            <w:rFonts w:eastAsia="Times New Roman"/>
          </w:rPr>
          <w:t xml:space="preserve">Een OAuth2-flow wordt geïmplementeerd die valideert tegen Zitadel. </w:t>
        </w:r>
      </w:ins>
    </w:p>
    <w:p w14:paraId="4B34A0E6" w14:textId="77777777" w:rsidR="000B4C45" w:rsidRPr="00BE6319" w:rsidRDefault="000B4C45" w:rsidP="000B4C45">
      <w:pPr>
        <w:rPr>
          <w:ins w:id="1856" w:author="Peter Jansen" w:date="2026-02-19T12:56:00Z" w16du:dateUtc="2026-02-19T11:56:00Z"/>
        </w:rPr>
      </w:pPr>
    </w:p>
    <w:p w14:paraId="3D0D7B36" w14:textId="77777777" w:rsidR="000B4C45" w:rsidRPr="00561D27" w:rsidRDefault="000B4C45" w:rsidP="000B4C45">
      <w:pPr>
        <w:pStyle w:val="Lijstalinea"/>
        <w:numPr>
          <w:ilvl w:val="0"/>
          <w:numId w:val="100"/>
        </w:numPr>
        <w:rPr>
          <w:ins w:id="1857" w:author="Peter Jansen" w:date="2026-02-19T12:56:00Z" w16du:dateUtc="2026-02-19T11:56:00Z"/>
          <w:rStyle w:val="Zwaar"/>
        </w:rPr>
      </w:pPr>
      <w:proofErr w:type="spellStart"/>
      <w:ins w:id="1858" w:author="Peter Jansen" w:date="2026-02-19T12:56:00Z" w16du:dateUtc="2026-02-19T11:56:00Z">
        <w:r w:rsidRPr="00561D27">
          <w:rPr>
            <w:rStyle w:val="Zwaar"/>
          </w:rPr>
          <w:t>Zitadel</w:t>
        </w:r>
        <w:proofErr w:type="spellEnd"/>
        <w:r w:rsidRPr="00561D27">
          <w:rPr>
            <w:rStyle w:val="Zwaar"/>
          </w:rPr>
          <w:t xml:space="preserve"> Actions voor Rollen (Optioneel)</w:t>
        </w:r>
      </w:ins>
    </w:p>
    <w:p w14:paraId="493C906C" w14:textId="77777777" w:rsidR="000B4C45" w:rsidRDefault="000B4C45" w:rsidP="000B4C45">
      <w:pPr>
        <w:rPr>
          <w:ins w:id="1859" w:author="Peter Jansen" w:date="2026-02-19T12:56:00Z" w16du:dateUtc="2026-02-19T11:56:00Z"/>
        </w:rPr>
      </w:pPr>
      <w:proofErr w:type="spellStart"/>
      <w:ins w:id="1860" w:author="Peter Jansen" w:date="2026-02-19T12:56:00Z" w16du:dateUtc="2026-02-19T11:56:00Z">
        <w:r w:rsidRPr="00BE6319">
          <w:t>Zitadel</w:t>
        </w:r>
        <w:proofErr w:type="spellEnd"/>
        <w:r w:rsidRPr="00BE6319">
          <w:t xml:space="preserve"> Actions</w:t>
        </w:r>
        <w:r>
          <w:t xml:space="preserve"> kan </w:t>
        </w:r>
        <w:r w:rsidRPr="00BE6319">
          <w:t>gebrui</w:t>
        </w:r>
        <w:r>
          <w:t>kt worden</w:t>
        </w:r>
        <w:r w:rsidRPr="00BE6319">
          <w:t xml:space="preserve"> om aangepaste claims of rollen toe te voegen aan het ID-token. </w:t>
        </w:r>
        <w:r>
          <w:rPr>
            <w:b/>
            <w:bCs/>
          </w:rPr>
          <w:t>Vraag alleen is of Dagster OSS dit ondersteund.</w:t>
        </w:r>
        <w:r w:rsidRPr="00BE6319">
          <w:t xml:space="preserve"> </w:t>
        </w:r>
      </w:ins>
    </w:p>
    <w:p w14:paraId="337D55DA" w14:textId="77777777" w:rsidR="000B4C45" w:rsidRDefault="000B4C45" w:rsidP="000B4C45">
      <w:pPr>
        <w:rPr>
          <w:ins w:id="1861" w:author="Peter Jansen" w:date="2026-02-19T12:56:00Z" w16du:dateUtc="2026-02-19T11:56:00Z"/>
        </w:rPr>
      </w:pPr>
    </w:p>
    <w:p w14:paraId="6A536522" w14:textId="5A675189" w:rsidR="000B4C45" w:rsidRDefault="000B4C45" w:rsidP="000B4C45">
      <w:pPr>
        <w:pStyle w:val="Kop3"/>
        <w:rPr>
          <w:ins w:id="1862" w:author="Peter Jansen" w:date="2026-02-19T12:56:00Z" w16du:dateUtc="2026-02-19T11:56:00Z"/>
        </w:rPr>
      </w:pPr>
      <w:bookmarkStart w:id="1863" w:name="_Toc225262615"/>
      <w:ins w:id="1864" w:author="Peter Jansen" w:date="2026-02-19T12:56:00Z" w16du:dateUtc="2026-02-19T11:56:00Z">
        <w:r>
          <w:t xml:space="preserve">IAM scenario met </w:t>
        </w:r>
        <w:proofErr w:type="spellStart"/>
        <w:r>
          <w:t>Keycloak</w:t>
        </w:r>
      </w:ins>
      <w:proofErr w:type="spellEnd"/>
      <w:ins w:id="1865" w:author="Peter Jansen" w:date="2026-03-03T09:31:00Z" w16du:dateUtc="2026-03-03T08:31:00Z">
        <w:r w:rsidR="001A380E">
          <w:t xml:space="preserve"> (OSS alternatief)</w:t>
        </w:r>
      </w:ins>
      <w:bookmarkEnd w:id="1863"/>
    </w:p>
    <w:p w14:paraId="1C5BBA7F" w14:textId="77777777" w:rsidR="000B4C45" w:rsidRPr="00F06065" w:rsidRDefault="000B4C45" w:rsidP="000B4C45">
      <w:pPr>
        <w:rPr>
          <w:ins w:id="1866" w:author="Peter Jansen" w:date="2026-02-19T12:56:00Z" w16du:dateUtc="2026-02-19T11:56:00Z"/>
          <w:kern w:val="0"/>
          <w:szCs w:val="22"/>
          <w14:ligatures w14:val="none"/>
        </w:rPr>
      </w:pPr>
      <w:ins w:id="1867" w:author="Peter Jansen" w:date="2026-02-19T12:56:00Z" w16du:dateUtc="2026-02-19T11:56:00Z">
        <w:r w:rsidRPr="00561D27">
          <w:t xml:space="preserve">Het integreren van </w:t>
        </w:r>
        <w:proofErr w:type="spellStart"/>
        <w:r w:rsidRPr="00561D27">
          <w:t>Keycloak</w:t>
        </w:r>
        <w:proofErr w:type="spellEnd"/>
        <w:r w:rsidRPr="00561D27">
          <w:t xml:space="preserve"> (IAM) met Dagster OSS (Open Source Software) voor authenticatie is eveneens goed mogelijk, maar vereist een specifieke inrichting. Net als bij </w:t>
        </w:r>
        <w:proofErr w:type="spellStart"/>
        <w:r w:rsidRPr="00561D27">
          <w:t>Zitadel</w:t>
        </w:r>
        <w:proofErr w:type="spellEnd"/>
        <w:r w:rsidRPr="00561D27">
          <w:t xml:space="preserve"> beschikt Dagster OSS niet standaard over een ingebouwde OIDC/OAuth2-loginpagina zoals Dagster Cloud (Dagster+). </w:t>
        </w:r>
      </w:ins>
    </w:p>
    <w:p w14:paraId="060E5842" w14:textId="77777777" w:rsidR="000B4C45" w:rsidRDefault="000B4C45" w:rsidP="000B4C45">
      <w:pPr>
        <w:rPr>
          <w:ins w:id="1868" w:author="Peter Jansen" w:date="2026-02-19T12:56:00Z" w16du:dateUtc="2026-02-19T11:56:00Z"/>
        </w:rPr>
      </w:pPr>
      <w:proofErr w:type="spellStart"/>
      <w:ins w:id="1869" w:author="Peter Jansen" w:date="2026-02-19T12:56:00Z" w16du:dateUtc="2026-02-19T11:56:00Z">
        <w:r w:rsidRPr="00561D27">
          <w:t>Keycloak</w:t>
        </w:r>
        <w:proofErr w:type="spellEnd"/>
        <w:r w:rsidRPr="00561D27">
          <w:t xml:space="preserve"> fungeert hierbij als de </w:t>
        </w:r>
        <w:proofErr w:type="spellStart"/>
        <w:r w:rsidRPr="00561D27">
          <w:t>OpenID</w:t>
        </w:r>
        <w:proofErr w:type="spellEnd"/>
        <w:r w:rsidRPr="00561D27">
          <w:t xml:space="preserve"> Connect (OIDC) provider, waarbij een reverse proxy of aangepaste Dagster-configuratie wordt ingezet om authenticatie af te dwingen. Hieronder volgt een overzicht van hoe </w:t>
        </w:r>
        <w:proofErr w:type="spellStart"/>
        <w:r w:rsidRPr="00561D27">
          <w:t>Keycloak</w:t>
        </w:r>
        <w:proofErr w:type="spellEnd"/>
        <w:r w:rsidRPr="00561D27">
          <w:t xml:space="preserve"> IAM kan worden toegepast voor Dagster OSS: </w:t>
        </w:r>
      </w:ins>
    </w:p>
    <w:p w14:paraId="6F5C7F57" w14:textId="77777777" w:rsidR="000B4C45" w:rsidRPr="00F06065" w:rsidRDefault="000B4C45" w:rsidP="000B4C45">
      <w:pPr>
        <w:rPr>
          <w:ins w:id="1870" w:author="Peter Jansen" w:date="2026-02-19T12:56:00Z" w16du:dateUtc="2026-02-19T11:56:00Z"/>
        </w:rPr>
      </w:pPr>
    </w:p>
    <w:p w14:paraId="4A8E229E" w14:textId="77777777" w:rsidR="000B4C45" w:rsidRPr="00561D27" w:rsidRDefault="000B4C45" w:rsidP="000B4C45">
      <w:pPr>
        <w:spacing w:line="256" w:lineRule="auto"/>
        <w:rPr>
          <w:ins w:id="1871" w:author="Peter Jansen" w:date="2026-02-19T12:56:00Z" w16du:dateUtc="2026-02-19T11:56:00Z"/>
          <w:rFonts w:eastAsia="Times New Roman"/>
        </w:rPr>
      </w:pPr>
      <w:ins w:id="1872" w:author="Peter Jansen" w:date="2026-02-19T12:56:00Z" w16du:dateUtc="2026-02-19T11:56:00Z">
        <w:r>
          <w:rPr>
            <w:rStyle w:val="Zwaar"/>
            <w:rFonts w:eastAsia="Times New Roman"/>
          </w:rPr>
          <w:t>1.</w:t>
        </w:r>
        <w:r>
          <w:rPr>
            <w:rStyle w:val="Zwaar"/>
            <w:rFonts w:eastAsia="Times New Roman"/>
          </w:rPr>
          <w:tab/>
        </w:r>
        <w:proofErr w:type="spellStart"/>
        <w:r w:rsidRPr="00561D27">
          <w:rPr>
            <w:rStyle w:val="Zwaar"/>
            <w:rFonts w:eastAsia="Times New Roman"/>
          </w:rPr>
          <w:t>Keycloak</w:t>
        </w:r>
        <w:proofErr w:type="spellEnd"/>
        <w:r w:rsidRPr="00561D27">
          <w:rPr>
            <w:rStyle w:val="Zwaar"/>
            <w:rFonts w:eastAsia="Times New Roman"/>
          </w:rPr>
          <w:t xml:space="preserve"> Configuratie (OIDC) </w:t>
        </w:r>
      </w:ins>
    </w:p>
    <w:p w14:paraId="49D2E489" w14:textId="77777777" w:rsidR="000B4C45" w:rsidRPr="00561D27" w:rsidRDefault="000B4C45" w:rsidP="000B4C45">
      <w:pPr>
        <w:pStyle w:val="Lijstalinea"/>
        <w:numPr>
          <w:ilvl w:val="0"/>
          <w:numId w:val="144"/>
        </w:numPr>
        <w:spacing w:line="256" w:lineRule="auto"/>
        <w:rPr>
          <w:ins w:id="1873" w:author="Peter Jansen" w:date="2026-02-19T12:56:00Z" w16du:dateUtc="2026-02-19T11:56:00Z"/>
          <w:rFonts w:eastAsia="Times New Roman"/>
        </w:rPr>
      </w:pPr>
      <w:ins w:id="1874" w:author="Peter Jansen" w:date="2026-02-19T12:56:00Z" w16du:dateUtc="2026-02-19T11:56:00Z">
        <w:r w:rsidRPr="00561D27">
          <w:rPr>
            <w:rFonts w:eastAsia="Times New Roman"/>
          </w:rPr>
          <w:t xml:space="preserve">Maak in </w:t>
        </w:r>
        <w:proofErr w:type="spellStart"/>
        <w:r w:rsidRPr="00561D27">
          <w:rPr>
            <w:rFonts w:eastAsia="Times New Roman"/>
          </w:rPr>
          <w:t>Keycloak</w:t>
        </w:r>
        <w:proofErr w:type="spellEnd"/>
        <w:r w:rsidRPr="00561D27">
          <w:rPr>
            <w:rFonts w:eastAsia="Times New Roman"/>
          </w:rPr>
          <w:t xml:space="preserve"> een nieuwe client aan voor Dagster OSS met als protocol OIDC. </w:t>
        </w:r>
      </w:ins>
    </w:p>
    <w:p w14:paraId="3A962D24" w14:textId="77777777" w:rsidR="000B4C45" w:rsidRPr="00561D27" w:rsidRDefault="000B4C45" w:rsidP="000B4C45">
      <w:pPr>
        <w:pStyle w:val="Lijstalinea"/>
        <w:numPr>
          <w:ilvl w:val="0"/>
          <w:numId w:val="144"/>
        </w:numPr>
        <w:spacing w:line="256" w:lineRule="auto"/>
        <w:rPr>
          <w:ins w:id="1875" w:author="Peter Jansen" w:date="2026-02-19T12:56:00Z" w16du:dateUtc="2026-02-19T11:56:00Z"/>
          <w:rFonts w:eastAsia="Times New Roman"/>
          <w:lang w:val="en-US"/>
        </w:rPr>
      </w:pPr>
      <w:ins w:id="1876" w:author="Peter Jansen" w:date="2026-02-19T12:56:00Z" w16du:dateUtc="2026-02-19T11:56:00Z">
        <w:r w:rsidRPr="00561D27">
          <w:rPr>
            <w:rFonts w:eastAsia="Times New Roman"/>
            <w:lang w:val="en-US"/>
          </w:rPr>
          <w:t xml:space="preserve">Application Type: 'confidential' (server-side flow). </w:t>
        </w:r>
      </w:ins>
    </w:p>
    <w:p w14:paraId="2E4EA1F5" w14:textId="77777777" w:rsidR="000B4C45" w:rsidRPr="00561D27" w:rsidRDefault="000B4C45" w:rsidP="000B4C45">
      <w:pPr>
        <w:pStyle w:val="Lijstalinea"/>
        <w:numPr>
          <w:ilvl w:val="0"/>
          <w:numId w:val="144"/>
        </w:numPr>
        <w:spacing w:line="256" w:lineRule="auto"/>
        <w:rPr>
          <w:ins w:id="1877" w:author="Peter Jansen" w:date="2026-02-19T12:56:00Z" w16du:dateUtc="2026-02-19T11:56:00Z"/>
          <w:rFonts w:eastAsia="Times New Roman"/>
        </w:rPr>
      </w:pPr>
      <w:proofErr w:type="spellStart"/>
      <w:ins w:id="1878" w:author="Peter Jansen" w:date="2026-02-19T12:56:00Z" w16du:dateUtc="2026-02-19T11:56:00Z">
        <w:r w:rsidRPr="00561D27">
          <w:rPr>
            <w:rFonts w:eastAsia="Times New Roman"/>
          </w:rPr>
          <w:t>Redirect</w:t>
        </w:r>
        <w:proofErr w:type="spellEnd"/>
        <w:r w:rsidRPr="00561D27">
          <w:rPr>
            <w:rFonts w:eastAsia="Times New Roman"/>
          </w:rPr>
          <w:t xml:space="preserve"> URI instellen op de URL van de Dagster webserver (bijv. http://localhost:3000/auth/callback of de URL achter de proxy). </w:t>
        </w:r>
      </w:ins>
    </w:p>
    <w:p w14:paraId="19A812B7" w14:textId="77777777" w:rsidR="000B4C45" w:rsidRPr="00561D27" w:rsidRDefault="000B4C45" w:rsidP="000B4C45">
      <w:pPr>
        <w:pStyle w:val="Lijstalinea"/>
        <w:numPr>
          <w:ilvl w:val="0"/>
          <w:numId w:val="144"/>
        </w:numPr>
        <w:spacing w:line="256" w:lineRule="auto"/>
        <w:rPr>
          <w:ins w:id="1879" w:author="Peter Jansen" w:date="2026-02-19T12:56:00Z" w16du:dateUtc="2026-02-19T11:56:00Z"/>
          <w:rFonts w:eastAsia="Times New Roman"/>
          <w:lang w:val="en-US"/>
        </w:rPr>
      </w:pPr>
      <w:ins w:id="1880" w:author="Peter Jansen" w:date="2026-02-19T12:56:00Z" w16du:dateUtc="2026-02-19T11:56:00Z">
        <w:r w:rsidRPr="00561D27">
          <w:rPr>
            <w:rFonts w:eastAsia="Times New Roman"/>
            <w:lang w:val="en-US"/>
          </w:rPr>
          <w:t xml:space="preserve">Stel “Standard Flow” (Authorization Code Flow) in en </w:t>
        </w:r>
        <w:proofErr w:type="spellStart"/>
        <w:r w:rsidRPr="00561D27">
          <w:rPr>
            <w:rFonts w:eastAsia="Times New Roman"/>
            <w:lang w:val="en-US"/>
          </w:rPr>
          <w:t>indien</w:t>
        </w:r>
        <w:proofErr w:type="spellEnd"/>
        <w:r w:rsidRPr="00561D27">
          <w:rPr>
            <w:rFonts w:eastAsia="Times New Roman"/>
            <w:lang w:val="en-US"/>
          </w:rPr>
          <w:t xml:space="preserve"> </w:t>
        </w:r>
        <w:proofErr w:type="spellStart"/>
        <w:r w:rsidRPr="00561D27">
          <w:rPr>
            <w:rFonts w:eastAsia="Times New Roman"/>
            <w:lang w:val="en-US"/>
          </w:rPr>
          <w:t>gewenst</w:t>
        </w:r>
        <w:proofErr w:type="spellEnd"/>
        <w:r w:rsidRPr="00561D27">
          <w:rPr>
            <w:rFonts w:eastAsia="Times New Roman"/>
            <w:lang w:val="en-US"/>
          </w:rPr>
          <w:t xml:space="preserve"> “Direct Access Grants”. </w:t>
        </w:r>
      </w:ins>
    </w:p>
    <w:p w14:paraId="5FE2C0BC" w14:textId="77777777" w:rsidR="000B4C45" w:rsidRDefault="000B4C45" w:rsidP="000B4C45">
      <w:pPr>
        <w:pStyle w:val="Lijstalinea"/>
        <w:numPr>
          <w:ilvl w:val="0"/>
          <w:numId w:val="144"/>
        </w:numPr>
        <w:spacing w:line="256" w:lineRule="auto"/>
        <w:rPr>
          <w:ins w:id="1881" w:author="Peter Jansen" w:date="2026-02-19T12:56:00Z" w16du:dateUtc="2026-02-19T11:56:00Z"/>
          <w:rFonts w:eastAsia="Times New Roman"/>
        </w:rPr>
      </w:pPr>
      <w:ins w:id="1882" w:author="Peter Jansen" w:date="2026-02-19T12:56:00Z" w16du:dateUtc="2026-02-19T11:56:00Z">
        <w:r w:rsidRPr="00561D27">
          <w:rPr>
            <w:rFonts w:eastAsia="Times New Roman"/>
          </w:rPr>
          <w:t xml:space="preserve">Voeg indien nodig rollen toe aan het ID-token via </w:t>
        </w:r>
        <w:proofErr w:type="spellStart"/>
        <w:r w:rsidRPr="00561D27">
          <w:rPr>
            <w:rFonts w:eastAsia="Times New Roman"/>
          </w:rPr>
          <w:t>Keycloak-mapping</w:t>
        </w:r>
        <w:proofErr w:type="spellEnd"/>
        <w:r w:rsidRPr="00561D27">
          <w:rPr>
            <w:rFonts w:eastAsia="Times New Roman"/>
          </w:rPr>
          <w:t xml:space="preserve">, zodat deze beschikbaar zijn voor autorisatie in Dagster. </w:t>
        </w:r>
      </w:ins>
    </w:p>
    <w:p w14:paraId="1908C65D" w14:textId="77777777" w:rsidR="000B4C45" w:rsidRPr="00561D27" w:rsidRDefault="000B4C45" w:rsidP="000B4C45">
      <w:pPr>
        <w:pStyle w:val="Lijstalinea"/>
        <w:spacing w:line="256" w:lineRule="auto"/>
        <w:ind w:left="1080"/>
        <w:rPr>
          <w:ins w:id="1883" w:author="Peter Jansen" w:date="2026-02-19T12:56:00Z" w16du:dateUtc="2026-02-19T11:56:00Z"/>
          <w:rFonts w:eastAsia="Times New Roman"/>
        </w:rPr>
      </w:pPr>
    </w:p>
    <w:p w14:paraId="00AE9E01" w14:textId="77777777" w:rsidR="000B4C45" w:rsidRPr="00561D27" w:rsidRDefault="000B4C45" w:rsidP="000B4C45">
      <w:pPr>
        <w:spacing w:line="256" w:lineRule="auto"/>
        <w:rPr>
          <w:ins w:id="1884" w:author="Peter Jansen" w:date="2026-02-19T12:56:00Z" w16du:dateUtc="2026-02-19T11:56:00Z"/>
          <w:rFonts w:eastAsia="Times New Roman"/>
        </w:rPr>
      </w:pPr>
      <w:ins w:id="1885" w:author="Peter Jansen" w:date="2026-02-19T12:56:00Z" w16du:dateUtc="2026-02-19T11:56:00Z">
        <w:r>
          <w:rPr>
            <w:rStyle w:val="Zwaar"/>
            <w:rFonts w:eastAsia="Times New Roman"/>
          </w:rPr>
          <w:t xml:space="preserve">2. </w:t>
        </w:r>
        <w:r w:rsidRPr="00561D27">
          <w:rPr>
            <w:rStyle w:val="Zwaar"/>
            <w:rFonts w:eastAsia="Times New Roman"/>
          </w:rPr>
          <w:t xml:space="preserve">Authenticatie in Dagster OSS implementeren </w:t>
        </w:r>
      </w:ins>
    </w:p>
    <w:p w14:paraId="45F03307" w14:textId="77777777" w:rsidR="000B4C45" w:rsidRDefault="000B4C45" w:rsidP="000B4C45">
      <w:pPr>
        <w:rPr>
          <w:ins w:id="1886" w:author="Peter Jansen" w:date="2026-02-19T12:56:00Z" w16du:dateUtc="2026-02-19T11:56:00Z"/>
        </w:rPr>
      </w:pPr>
      <w:ins w:id="1887" w:author="Peter Jansen" w:date="2026-02-19T12:56:00Z" w16du:dateUtc="2026-02-19T11:56:00Z">
        <w:r w:rsidRPr="00561D27">
          <w:t xml:space="preserve">Aangezien Dagster OSS geen native OIDC/OAuth2-support biedt, zijn er twee hoofdopties: </w:t>
        </w:r>
      </w:ins>
    </w:p>
    <w:p w14:paraId="2AE262E5" w14:textId="77777777" w:rsidR="000B4C45" w:rsidRPr="00F06065" w:rsidRDefault="000B4C45" w:rsidP="000B4C45">
      <w:pPr>
        <w:rPr>
          <w:ins w:id="1888" w:author="Peter Jansen" w:date="2026-02-19T12:56:00Z" w16du:dateUtc="2026-02-19T11:56:00Z"/>
          <w:rFonts w:eastAsiaTheme="minorEastAsia"/>
        </w:rPr>
      </w:pPr>
    </w:p>
    <w:p w14:paraId="49F8B7D8" w14:textId="77777777" w:rsidR="000B4C45" w:rsidRPr="00561D27" w:rsidRDefault="000B4C45" w:rsidP="000B4C45">
      <w:pPr>
        <w:rPr>
          <w:ins w:id="1889" w:author="Peter Jansen" w:date="2026-02-19T12:56:00Z" w16du:dateUtc="2026-02-19T11:56:00Z"/>
          <w:u w:val="single"/>
        </w:rPr>
      </w:pPr>
      <w:ins w:id="1890" w:author="Peter Jansen" w:date="2026-02-19T12:56:00Z" w16du:dateUtc="2026-02-19T11:56:00Z">
        <w:r w:rsidRPr="00561D27">
          <w:rPr>
            <w:u w:val="single"/>
          </w:rPr>
          <w:t xml:space="preserve">Optie A: OAuth2 Proxy (Aanbevolen) </w:t>
        </w:r>
      </w:ins>
    </w:p>
    <w:p w14:paraId="65B1AC56" w14:textId="77777777" w:rsidR="000B4C45" w:rsidRPr="00561D27" w:rsidRDefault="000B4C45" w:rsidP="000B4C45">
      <w:pPr>
        <w:pStyle w:val="Lijstalinea"/>
        <w:numPr>
          <w:ilvl w:val="0"/>
          <w:numId w:val="145"/>
        </w:numPr>
        <w:spacing w:line="256" w:lineRule="auto"/>
        <w:rPr>
          <w:ins w:id="1891" w:author="Peter Jansen" w:date="2026-02-19T12:56:00Z" w16du:dateUtc="2026-02-19T11:56:00Z"/>
          <w:rFonts w:eastAsia="Times New Roman"/>
        </w:rPr>
      </w:pPr>
      <w:ins w:id="1892" w:author="Peter Jansen" w:date="2026-02-19T12:56:00Z" w16du:dateUtc="2026-02-19T11:56:00Z">
        <w:r w:rsidRPr="00561D27">
          <w:rPr>
            <w:rFonts w:eastAsia="Times New Roman"/>
          </w:rPr>
          <w:t xml:space="preserve">Plaats een reverse proxy zoals oauth2-proxy vóór de Dagster-webserver. </w:t>
        </w:r>
      </w:ins>
    </w:p>
    <w:p w14:paraId="6C2D5B65" w14:textId="77777777" w:rsidR="000B4C45" w:rsidRPr="00561D27" w:rsidRDefault="000B4C45" w:rsidP="000B4C45">
      <w:pPr>
        <w:pStyle w:val="Lijstalinea"/>
        <w:numPr>
          <w:ilvl w:val="0"/>
          <w:numId w:val="145"/>
        </w:numPr>
        <w:spacing w:line="256" w:lineRule="auto"/>
        <w:rPr>
          <w:ins w:id="1893" w:author="Peter Jansen" w:date="2026-02-19T12:56:00Z" w16du:dateUtc="2026-02-19T11:56:00Z"/>
          <w:rFonts w:eastAsia="Times New Roman"/>
        </w:rPr>
      </w:pPr>
      <w:ins w:id="1894" w:author="Peter Jansen" w:date="2026-02-19T12:56:00Z" w16du:dateUtc="2026-02-19T11:56:00Z">
        <w:r w:rsidRPr="00561D27">
          <w:rPr>
            <w:rFonts w:eastAsia="Times New Roman"/>
          </w:rPr>
          <w:t xml:space="preserve">Configureer de proxy met de </w:t>
        </w:r>
        <w:proofErr w:type="spellStart"/>
        <w:r w:rsidRPr="00561D27">
          <w:rPr>
            <w:rFonts w:eastAsia="Times New Roman"/>
          </w:rPr>
          <w:t>Keycloak</w:t>
        </w:r>
        <w:proofErr w:type="spellEnd"/>
        <w:r w:rsidRPr="00561D27">
          <w:rPr>
            <w:rFonts w:eastAsia="Times New Roman"/>
          </w:rPr>
          <w:t xml:space="preserve"> Client ID, </w:t>
        </w:r>
        <w:proofErr w:type="spellStart"/>
        <w:r w:rsidRPr="00561D27">
          <w:rPr>
            <w:rFonts w:eastAsia="Times New Roman"/>
          </w:rPr>
          <w:t>Secret</w:t>
        </w:r>
        <w:proofErr w:type="spellEnd"/>
        <w:r w:rsidRPr="00561D27">
          <w:rPr>
            <w:rFonts w:eastAsia="Times New Roman"/>
          </w:rPr>
          <w:t xml:space="preserve"> en OIDC </w:t>
        </w:r>
        <w:proofErr w:type="spellStart"/>
        <w:r w:rsidRPr="00561D27">
          <w:rPr>
            <w:rFonts w:eastAsia="Times New Roman"/>
          </w:rPr>
          <w:t>discovery</w:t>
        </w:r>
        <w:proofErr w:type="spellEnd"/>
        <w:r w:rsidRPr="00561D27">
          <w:rPr>
            <w:rFonts w:eastAsia="Times New Roman"/>
          </w:rPr>
          <w:t>/</w:t>
        </w:r>
        <w:proofErr w:type="spellStart"/>
        <w:r w:rsidRPr="00561D27">
          <w:rPr>
            <w:rFonts w:eastAsia="Times New Roman"/>
          </w:rPr>
          <w:t>issuer</w:t>
        </w:r>
        <w:proofErr w:type="spellEnd"/>
        <w:r w:rsidRPr="00561D27">
          <w:rPr>
            <w:rFonts w:eastAsia="Times New Roman"/>
          </w:rPr>
          <w:t xml:space="preserve"> URL’s. </w:t>
        </w:r>
      </w:ins>
    </w:p>
    <w:p w14:paraId="23183112" w14:textId="77777777" w:rsidR="000B4C45" w:rsidRPr="00561D27" w:rsidRDefault="000B4C45" w:rsidP="000B4C45">
      <w:pPr>
        <w:pStyle w:val="Lijstalinea"/>
        <w:numPr>
          <w:ilvl w:val="0"/>
          <w:numId w:val="145"/>
        </w:numPr>
        <w:spacing w:line="256" w:lineRule="auto"/>
        <w:rPr>
          <w:ins w:id="1895" w:author="Peter Jansen" w:date="2026-02-19T12:56:00Z" w16du:dateUtc="2026-02-19T11:56:00Z"/>
          <w:rFonts w:eastAsia="Times New Roman"/>
        </w:rPr>
      </w:pPr>
      <w:ins w:id="1896" w:author="Peter Jansen" w:date="2026-02-19T12:56:00Z" w16du:dateUtc="2026-02-19T11:56:00Z">
        <w:r w:rsidRPr="00561D27">
          <w:rPr>
            <w:rFonts w:eastAsia="Times New Roman"/>
          </w:rPr>
          <w:t xml:space="preserve">De proxy handelt login, tokens en sessiebeheer af met </w:t>
        </w:r>
        <w:proofErr w:type="spellStart"/>
        <w:r w:rsidRPr="00561D27">
          <w:rPr>
            <w:rFonts w:eastAsia="Times New Roman"/>
          </w:rPr>
          <w:t>Keycloak</w:t>
        </w:r>
        <w:proofErr w:type="spellEnd"/>
        <w:r w:rsidRPr="00561D27">
          <w:rPr>
            <w:rFonts w:eastAsia="Times New Roman"/>
          </w:rPr>
          <w:t xml:space="preserve">. Gebruikers loggen dus altijd eerst in via </w:t>
        </w:r>
        <w:proofErr w:type="spellStart"/>
        <w:r w:rsidRPr="00561D27">
          <w:rPr>
            <w:rFonts w:eastAsia="Times New Roman"/>
          </w:rPr>
          <w:t>Keycloak</w:t>
        </w:r>
        <w:proofErr w:type="spellEnd"/>
        <w:r w:rsidRPr="00561D27">
          <w:rPr>
            <w:rFonts w:eastAsia="Times New Roman"/>
          </w:rPr>
          <w:t xml:space="preserve">. </w:t>
        </w:r>
      </w:ins>
    </w:p>
    <w:p w14:paraId="721F5148" w14:textId="77777777" w:rsidR="000B4C45" w:rsidRPr="00561D27" w:rsidRDefault="000B4C45" w:rsidP="000B4C45">
      <w:pPr>
        <w:pStyle w:val="Lijstalinea"/>
        <w:numPr>
          <w:ilvl w:val="0"/>
          <w:numId w:val="145"/>
        </w:numPr>
        <w:spacing w:line="256" w:lineRule="auto"/>
        <w:rPr>
          <w:ins w:id="1897" w:author="Peter Jansen" w:date="2026-02-19T12:56:00Z" w16du:dateUtc="2026-02-19T11:56:00Z"/>
          <w:rFonts w:eastAsia="Times New Roman"/>
        </w:rPr>
      </w:pPr>
      <w:ins w:id="1898" w:author="Peter Jansen" w:date="2026-02-19T12:56:00Z" w16du:dateUtc="2026-02-19T11:56:00Z">
        <w:r w:rsidRPr="00561D27">
          <w:rPr>
            <w:rFonts w:eastAsia="Times New Roman"/>
          </w:rPr>
          <w:t xml:space="preserve">Na succesvolle authenticatie geeft de proxy toegang tot Dagster OSS. </w:t>
        </w:r>
      </w:ins>
    </w:p>
    <w:p w14:paraId="367E3DE1" w14:textId="77777777" w:rsidR="000B4C45" w:rsidRPr="00561D27" w:rsidRDefault="000B4C45" w:rsidP="000B4C45">
      <w:pPr>
        <w:rPr>
          <w:ins w:id="1899" w:author="Peter Jansen" w:date="2026-02-19T12:56:00Z" w16du:dateUtc="2026-02-19T11:56:00Z"/>
          <w:rFonts w:eastAsiaTheme="minorEastAsia"/>
          <w:u w:val="single"/>
        </w:rPr>
      </w:pPr>
      <w:ins w:id="1900" w:author="Peter Jansen" w:date="2026-02-19T12:56:00Z" w16du:dateUtc="2026-02-19T11:56:00Z">
        <w:r w:rsidRPr="00561D27">
          <w:rPr>
            <w:u w:val="single"/>
          </w:rPr>
          <w:t xml:space="preserve">Optie B: Aangepaste Middleware / Code </w:t>
        </w:r>
      </w:ins>
    </w:p>
    <w:p w14:paraId="2418AAFF" w14:textId="77777777" w:rsidR="000B4C45" w:rsidRPr="00561D27" w:rsidRDefault="000B4C45" w:rsidP="000B4C45">
      <w:pPr>
        <w:pStyle w:val="Lijstalinea"/>
        <w:numPr>
          <w:ilvl w:val="0"/>
          <w:numId w:val="146"/>
        </w:numPr>
        <w:spacing w:line="256" w:lineRule="auto"/>
        <w:rPr>
          <w:ins w:id="1901" w:author="Peter Jansen" w:date="2026-02-19T12:56:00Z" w16du:dateUtc="2026-02-19T11:56:00Z"/>
          <w:rFonts w:eastAsia="Times New Roman"/>
        </w:rPr>
      </w:pPr>
      <w:ins w:id="1902" w:author="Peter Jansen" w:date="2026-02-19T12:56:00Z" w16du:dateUtc="2026-02-19T11:56:00Z">
        <w:r w:rsidRPr="00561D27">
          <w:rPr>
            <w:rFonts w:eastAsia="Times New Roman"/>
          </w:rPr>
          <w:t xml:space="preserve">Bouw een aangepaste </w:t>
        </w:r>
        <w:proofErr w:type="spellStart"/>
        <w:r w:rsidRPr="00561D27">
          <w:rPr>
            <w:rFonts w:eastAsia="Times New Roman"/>
          </w:rPr>
          <w:t>wrapper</w:t>
        </w:r>
        <w:proofErr w:type="spellEnd"/>
        <w:r w:rsidRPr="00561D27">
          <w:rPr>
            <w:rFonts w:eastAsia="Times New Roman"/>
          </w:rPr>
          <w:t xml:space="preserve"> om de </w:t>
        </w:r>
        <w:proofErr w:type="spellStart"/>
        <w:r w:rsidRPr="00561D27">
          <w:rPr>
            <w:rFonts w:eastAsia="Times New Roman"/>
          </w:rPr>
          <w:t>dagster</w:t>
        </w:r>
        <w:proofErr w:type="spellEnd"/>
        <w:r w:rsidRPr="00561D27">
          <w:rPr>
            <w:rFonts w:eastAsia="Times New Roman"/>
          </w:rPr>
          <w:t xml:space="preserve">-webserver heen, bijvoorbeeld door het toevoegen van een authenticatie-middleware in Python (bijvoorbeeld met </w:t>
        </w:r>
        <w:proofErr w:type="spellStart"/>
        <w:r w:rsidRPr="00561D27">
          <w:rPr>
            <w:rFonts w:eastAsia="Times New Roman"/>
          </w:rPr>
          <w:t>Flask</w:t>
        </w:r>
        <w:proofErr w:type="spellEnd"/>
        <w:r w:rsidRPr="00561D27">
          <w:rPr>
            <w:rFonts w:eastAsia="Times New Roman"/>
          </w:rPr>
          <w:t xml:space="preserve">, </w:t>
        </w:r>
        <w:proofErr w:type="spellStart"/>
        <w:r w:rsidRPr="00561D27">
          <w:rPr>
            <w:rFonts w:eastAsia="Times New Roman"/>
          </w:rPr>
          <w:t>FastAPI</w:t>
        </w:r>
        <w:proofErr w:type="spellEnd"/>
        <w:r w:rsidRPr="00561D27">
          <w:rPr>
            <w:rFonts w:eastAsia="Times New Roman"/>
          </w:rPr>
          <w:t xml:space="preserve"> of een WSGI-middleware). </w:t>
        </w:r>
      </w:ins>
    </w:p>
    <w:p w14:paraId="6164AC56" w14:textId="77777777" w:rsidR="000B4C45" w:rsidRPr="00561D27" w:rsidRDefault="000B4C45" w:rsidP="000B4C45">
      <w:pPr>
        <w:pStyle w:val="Lijstalinea"/>
        <w:numPr>
          <w:ilvl w:val="0"/>
          <w:numId w:val="146"/>
        </w:numPr>
        <w:spacing w:line="256" w:lineRule="auto"/>
        <w:rPr>
          <w:ins w:id="1903" w:author="Peter Jansen" w:date="2026-02-19T12:56:00Z" w16du:dateUtc="2026-02-19T11:56:00Z"/>
          <w:rFonts w:eastAsia="Times New Roman"/>
        </w:rPr>
      </w:pPr>
      <w:ins w:id="1904" w:author="Peter Jansen" w:date="2026-02-19T12:56:00Z" w16du:dateUtc="2026-02-19T11:56:00Z">
        <w:r w:rsidRPr="00561D27">
          <w:rPr>
            <w:rFonts w:eastAsia="Times New Roman"/>
          </w:rPr>
          <w:t xml:space="preserve">Laat deze middleware de OIDC-flow met </w:t>
        </w:r>
        <w:proofErr w:type="spellStart"/>
        <w:r w:rsidRPr="00561D27">
          <w:rPr>
            <w:rFonts w:eastAsia="Times New Roman"/>
          </w:rPr>
          <w:t>Keycloak</w:t>
        </w:r>
        <w:proofErr w:type="spellEnd"/>
        <w:r w:rsidRPr="00561D27">
          <w:rPr>
            <w:rFonts w:eastAsia="Times New Roman"/>
          </w:rPr>
          <w:t xml:space="preserve"> afhandelen en de gebruiker </w:t>
        </w:r>
        <w:proofErr w:type="spellStart"/>
        <w:r w:rsidRPr="00561D27">
          <w:rPr>
            <w:rFonts w:eastAsia="Times New Roman"/>
          </w:rPr>
          <w:t>authenticeren</w:t>
        </w:r>
        <w:proofErr w:type="spellEnd"/>
        <w:r w:rsidRPr="00561D27">
          <w:rPr>
            <w:rFonts w:eastAsia="Times New Roman"/>
          </w:rPr>
          <w:t xml:space="preserve"> voordat toegang tot Dagster wordt verleend. </w:t>
        </w:r>
      </w:ins>
    </w:p>
    <w:p w14:paraId="6E3445D1" w14:textId="77777777" w:rsidR="000B4C45" w:rsidRPr="00561D27" w:rsidRDefault="000B4C45" w:rsidP="000B4C45">
      <w:pPr>
        <w:pStyle w:val="Lijstalinea"/>
        <w:numPr>
          <w:ilvl w:val="0"/>
          <w:numId w:val="146"/>
        </w:numPr>
        <w:spacing w:line="256" w:lineRule="auto"/>
        <w:rPr>
          <w:ins w:id="1905" w:author="Peter Jansen" w:date="2026-02-19T12:56:00Z" w16du:dateUtc="2026-02-19T11:56:00Z"/>
          <w:rFonts w:eastAsia="Times New Roman"/>
        </w:rPr>
      </w:pPr>
      <w:ins w:id="1906" w:author="Peter Jansen" w:date="2026-02-19T12:56:00Z" w16du:dateUtc="2026-02-19T11:56:00Z">
        <w:r w:rsidRPr="00561D27">
          <w:rPr>
            <w:rFonts w:eastAsia="Times New Roman"/>
          </w:rPr>
          <w:t xml:space="preserve">Voor geavanceerde autorisatie kunnen rollen uit het </w:t>
        </w:r>
        <w:proofErr w:type="spellStart"/>
        <w:r w:rsidRPr="00561D27">
          <w:rPr>
            <w:rFonts w:eastAsia="Times New Roman"/>
          </w:rPr>
          <w:t>Keycloak</w:t>
        </w:r>
        <w:proofErr w:type="spellEnd"/>
        <w:r w:rsidRPr="00561D27">
          <w:rPr>
            <w:rFonts w:eastAsia="Times New Roman"/>
          </w:rPr>
          <w:t xml:space="preserve"> ID-token worden gelezen. </w:t>
        </w:r>
      </w:ins>
    </w:p>
    <w:p w14:paraId="66675650" w14:textId="77777777" w:rsidR="000B4C45" w:rsidRPr="00F06065" w:rsidRDefault="000B4C45" w:rsidP="000B4C45">
      <w:pPr>
        <w:pStyle w:val="Lijstalinea"/>
        <w:spacing w:line="256" w:lineRule="auto"/>
        <w:ind w:left="1440"/>
        <w:contextualSpacing w:val="0"/>
        <w:rPr>
          <w:ins w:id="1907" w:author="Peter Jansen" w:date="2026-02-19T12:56:00Z" w16du:dateUtc="2026-02-19T11:56:00Z"/>
          <w:rFonts w:eastAsia="Times New Roman"/>
        </w:rPr>
      </w:pPr>
    </w:p>
    <w:p w14:paraId="256730C7" w14:textId="77777777" w:rsidR="000B4C45" w:rsidRPr="00561D27" w:rsidRDefault="000B4C45" w:rsidP="000B4C45">
      <w:pPr>
        <w:spacing w:line="256" w:lineRule="auto"/>
        <w:rPr>
          <w:ins w:id="1908" w:author="Peter Jansen" w:date="2026-02-19T12:56:00Z" w16du:dateUtc="2026-02-19T11:56:00Z"/>
          <w:rFonts w:eastAsia="Times New Roman"/>
        </w:rPr>
      </w:pPr>
      <w:ins w:id="1909" w:author="Peter Jansen" w:date="2026-02-19T12:56:00Z" w16du:dateUtc="2026-02-19T11:56:00Z">
        <w:r>
          <w:rPr>
            <w:rStyle w:val="Zwaar"/>
            <w:rFonts w:eastAsia="Times New Roman"/>
          </w:rPr>
          <w:t xml:space="preserve">3. </w:t>
        </w:r>
        <w:proofErr w:type="spellStart"/>
        <w:r w:rsidRPr="00561D27">
          <w:rPr>
            <w:rStyle w:val="Zwaar"/>
            <w:rFonts w:eastAsia="Times New Roman"/>
          </w:rPr>
          <w:t>Keycloak</w:t>
        </w:r>
        <w:proofErr w:type="spellEnd"/>
        <w:r w:rsidRPr="00561D27">
          <w:rPr>
            <w:rStyle w:val="Zwaar"/>
            <w:rFonts w:eastAsia="Times New Roman"/>
          </w:rPr>
          <w:t xml:space="preserve"> </w:t>
        </w:r>
        <w:proofErr w:type="spellStart"/>
        <w:r w:rsidRPr="00561D27">
          <w:rPr>
            <w:rStyle w:val="Zwaar"/>
            <w:rFonts w:eastAsia="Times New Roman"/>
          </w:rPr>
          <w:t>Roles</w:t>
        </w:r>
        <w:proofErr w:type="spellEnd"/>
        <w:r w:rsidRPr="00561D27">
          <w:rPr>
            <w:rStyle w:val="Zwaar"/>
            <w:rFonts w:eastAsia="Times New Roman"/>
          </w:rPr>
          <w:t xml:space="preserve"> &amp; Claims (Optioneel) </w:t>
        </w:r>
      </w:ins>
    </w:p>
    <w:p w14:paraId="02C7037C" w14:textId="77777777" w:rsidR="000B4C45" w:rsidRPr="00561D27" w:rsidRDefault="000B4C45" w:rsidP="000B4C45">
      <w:pPr>
        <w:pStyle w:val="Lijstalinea"/>
        <w:numPr>
          <w:ilvl w:val="0"/>
          <w:numId w:val="147"/>
        </w:numPr>
        <w:spacing w:line="256" w:lineRule="auto"/>
        <w:rPr>
          <w:ins w:id="1910" w:author="Peter Jansen" w:date="2026-02-19T12:56:00Z" w16du:dateUtc="2026-02-19T11:56:00Z"/>
          <w:rFonts w:eastAsia="Times New Roman"/>
        </w:rPr>
      </w:pPr>
      <w:ins w:id="1911" w:author="Peter Jansen" w:date="2026-02-19T12:56:00Z" w16du:dateUtc="2026-02-19T11:56:00Z">
        <w:r w:rsidRPr="00561D27">
          <w:rPr>
            <w:rFonts w:eastAsia="Times New Roman"/>
          </w:rPr>
          <w:t xml:space="preserve">Gebruik </w:t>
        </w:r>
        <w:proofErr w:type="spellStart"/>
        <w:r w:rsidRPr="00561D27">
          <w:rPr>
            <w:rFonts w:eastAsia="Times New Roman"/>
          </w:rPr>
          <w:t>Keycloak</w:t>
        </w:r>
        <w:proofErr w:type="spellEnd"/>
        <w:r w:rsidRPr="00561D27">
          <w:rPr>
            <w:rFonts w:eastAsia="Times New Roman"/>
          </w:rPr>
          <w:t xml:space="preserve"> </w:t>
        </w:r>
        <w:proofErr w:type="spellStart"/>
        <w:r w:rsidRPr="00561D27">
          <w:rPr>
            <w:rFonts w:eastAsia="Times New Roman"/>
          </w:rPr>
          <w:t>role-mapping</w:t>
        </w:r>
        <w:proofErr w:type="spellEnd"/>
        <w:r w:rsidRPr="00561D27">
          <w:rPr>
            <w:rFonts w:eastAsia="Times New Roman"/>
          </w:rPr>
          <w:t xml:space="preserve"> om rollen of extra claims toe te voegen aan het ID-token zodat deze in de authenticatieflow of in Dagster OSS beschikbaar zijn. </w:t>
        </w:r>
      </w:ins>
    </w:p>
    <w:p w14:paraId="27DD6093" w14:textId="77777777" w:rsidR="000B4C45" w:rsidRPr="00561D27" w:rsidRDefault="000B4C45" w:rsidP="000B4C45">
      <w:pPr>
        <w:pStyle w:val="Lijstalinea"/>
        <w:numPr>
          <w:ilvl w:val="0"/>
          <w:numId w:val="147"/>
        </w:numPr>
        <w:spacing w:line="256" w:lineRule="auto"/>
        <w:rPr>
          <w:ins w:id="1912" w:author="Peter Jansen" w:date="2026-02-19T12:56:00Z" w16du:dateUtc="2026-02-19T11:56:00Z"/>
          <w:rFonts w:eastAsia="Times New Roman"/>
        </w:rPr>
      </w:pPr>
      <w:ins w:id="1913" w:author="Peter Jansen" w:date="2026-02-19T12:56:00Z" w16du:dateUtc="2026-02-19T11:56:00Z">
        <w:r w:rsidRPr="00561D27">
          <w:rPr>
            <w:rFonts w:eastAsia="Times New Roman"/>
          </w:rPr>
          <w:t xml:space="preserve">Let op: controleer of en hoe Dagster OSS deze rollen daadwerkelijk kan interpreteren, aangezien native </w:t>
        </w:r>
        <w:proofErr w:type="spellStart"/>
        <w:r w:rsidRPr="00561D27">
          <w:rPr>
            <w:rFonts w:eastAsia="Times New Roman"/>
          </w:rPr>
          <w:t>role-based</w:t>
        </w:r>
        <w:proofErr w:type="spellEnd"/>
        <w:r w:rsidRPr="00561D27">
          <w:rPr>
            <w:rFonts w:eastAsia="Times New Roman"/>
          </w:rPr>
          <w:t xml:space="preserve"> access in Dagster OSS beperkt is. </w:t>
        </w:r>
      </w:ins>
    </w:p>
    <w:p w14:paraId="72CEA78A" w14:textId="77777777" w:rsidR="000B4C45" w:rsidRPr="00F06065" w:rsidRDefault="000B4C45" w:rsidP="000B4C45">
      <w:pPr>
        <w:pStyle w:val="Lijstalinea"/>
        <w:spacing w:line="256" w:lineRule="auto"/>
        <w:ind w:left="1440"/>
        <w:contextualSpacing w:val="0"/>
        <w:rPr>
          <w:ins w:id="1914" w:author="Peter Jansen" w:date="2026-02-19T12:56:00Z" w16du:dateUtc="2026-02-19T11:56:00Z"/>
          <w:rFonts w:eastAsia="Times New Roman"/>
        </w:rPr>
      </w:pPr>
    </w:p>
    <w:p w14:paraId="2B95EA14" w14:textId="69AE11C5" w:rsidR="00230F1A" w:rsidRPr="00BF5845" w:rsidDel="00DB27E3" w:rsidRDefault="000B4C45" w:rsidP="00F8340A">
      <w:pPr>
        <w:rPr>
          <w:del w:id="1915" w:author="Peter Jansen" w:date="2026-02-19T10:10:00Z" w16du:dateUtc="2026-02-19T09:10:00Z"/>
        </w:rPr>
      </w:pPr>
      <w:ins w:id="1916" w:author="Peter Jansen" w:date="2026-02-19T12:56:00Z" w16du:dateUtc="2026-02-19T11:56:00Z">
        <w:r w:rsidRPr="00561D27">
          <w:t xml:space="preserve">Deze aanpak met </w:t>
        </w:r>
        <w:proofErr w:type="spellStart"/>
        <w:r w:rsidRPr="00561D27">
          <w:t>Keycloak</w:t>
        </w:r>
        <w:proofErr w:type="spellEnd"/>
        <w:r w:rsidRPr="00561D27">
          <w:t xml:space="preserve"> is beproefd in moderne containeromgevingen, zoals </w:t>
        </w:r>
        <w:proofErr w:type="spellStart"/>
        <w:r w:rsidRPr="00561D27">
          <w:t>Kubernetes</w:t>
        </w:r>
        <w:proofErr w:type="spellEnd"/>
        <w:r w:rsidRPr="00561D27">
          <w:t>, en sluit goed aan op security best-</w:t>
        </w:r>
        <w:proofErr w:type="spellStart"/>
        <w:r w:rsidRPr="00561D27">
          <w:t>practice</w:t>
        </w:r>
      </w:ins>
      <w:ins w:id="1917" w:author="Peter Jansen" w:date="2026-03-05T15:38:00Z" w16du:dateUtc="2026-03-05T14:38:00Z">
        <w:r w:rsidR="00A05365">
          <w:t>s</w:t>
        </w:r>
      </w:ins>
      <w:proofErr w:type="spellEnd"/>
      <w:ins w:id="1918" w:author="Peter Jansen" w:date="2026-02-19T12:56:00Z" w16du:dateUtc="2026-02-19T11:56:00Z">
        <w:r w:rsidRPr="00561D27">
          <w:t xml:space="preserve">. </w:t>
        </w:r>
      </w:ins>
    </w:p>
    <w:p w14:paraId="2E818375" w14:textId="0B8F5D30" w:rsidR="00F8340A" w:rsidRPr="00BF5845" w:rsidDel="00F6636D" w:rsidRDefault="00F8340A" w:rsidP="00F8340A">
      <w:pPr>
        <w:rPr>
          <w:del w:id="1919" w:author="Peter Jansen" w:date="2026-03-05T15:37:00Z" w16du:dateUtc="2026-03-05T14:37:00Z"/>
        </w:rPr>
      </w:pPr>
    </w:p>
    <w:p w14:paraId="69777B99" w14:textId="3E9B7216" w:rsidR="0046194F" w:rsidRPr="00BF5845" w:rsidDel="00D672D9" w:rsidRDefault="007D6B43" w:rsidP="007D6B43">
      <w:pPr>
        <w:pStyle w:val="Kop2"/>
        <w:rPr>
          <w:del w:id="1920" w:author="Peter Jansen" w:date="2026-02-19T12:51:00Z" w16du:dateUtc="2026-02-19T11:51:00Z"/>
        </w:rPr>
      </w:pPr>
      <w:del w:id="1921" w:author="Peter Jansen" w:date="2026-02-19T12:51:00Z" w16du:dateUtc="2026-02-19T11:51:00Z">
        <w:r w:rsidRPr="00BF5845" w:rsidDel="00D672D9">
          <w:delText>Uitwerking</w:delText>
        </w:r>
        <w:r w:rsidR="000B3BF0" w:rsidRPr="00BF5845" w:rsidDel="00D672D9">
          <w:delText xml:space="preserve"> architectuur</w:delText>
        </w:r>
        <w:bookmarkStart w:id="1922" w:name="_Toc222819576"/>
        <w:bookmarkStart w:id="1923" w:name="_Toc222999425"/>
        <w:bookmarkStart w:id="1924" w:name="_Toc222999903"/>
        <w:bookmarkStart w:id="1925" w:name="_Toc223011243"/>
        <w:bookmarkStart w:id="1926" w:name="_Toc223345756"/>
        <w:bookmarkEnd w:id="1922"/>
        <w:bookmarkEnd w:id="1923"/>
        <w:bookmarkEnd w:id="1924"/>
        <w:bookmarkEnd w:id="1925"/>
        <w:bookmarkEnd w:id="1926"/>
      </w:del>
    </w:p>
    <w:p w14:paraId="4ECE57C1" w14:textId="2EFFAC91" w:rsidR="007D6B43" w:rsidRPr="00BF5845" w:rsidDel="00D672D9" w:rsidRDefault="007D6B43" w:rsidP="007D6B43">
      <w:pPr>
        <w:rPr>
          <w:del w:id="1927" w:author="Peter Jansen" w:date="2026-02-19T12:51:00Z" w16du:dateUtc="2026-02-19T11:51:00Z"/>
        </w:rPr>
      </w:pPr>
      <w:del w:id="1928" w:author="Peter Jansen" w:date="2026-02-19T12:51:00Z" w16du:dateUtc="2026-02-19T11:51:00Z">
        <w:r w:rsidRPr="00BF5845" w:rsidDel="00D672D9">
          <w:delText>De ambities</w:delText>
        </w:r>
        <w:r w:rsidR="000B3BF0" w:rsidRPr="00BF5845" w:rsidDel="00D672D9">
          <w:delText xml:space="preserve"> op het vlak van architectuur</w:delText>
        </w:r>
        <w:r w:rsidRPr="00BF5845" w:rsidDel="00D672D9">
          <w:delText xml:space="preserve"> worden in de volgende hoofdstukken (5, 6 en 7)  in dit document verder uitgewerkt in een concreet architectuurontwerp. Gemaakte keuzes zullen in de vorm van Architecture Decision Record’s worden gemotiveerd (hoofdstuk 9)</w:delText>
        </w:r>
        <w:bookmarkStart w:id="1929" w:name="_Toc222819577"/>
        <w:bookmarkStart w:id="1930" w:name="_Toc222999426"/>
        <w:bookmarkStart w:id="1931" w:name="_Toc222999904"/>
        <w:bookmarkStart w:id="1932" w:name="_Toc223011244"/>
        <w:bookmarkStart w:id="1933" w:name="_Toc223345757"/>
        <w:bookmarkEnd w:id="1929"/>
        <w:bookmarkEnd w:id="1930"/>
        <w:bookmarkEnd w:id="1931"/>
        <w:bookmarkEnd w:id="1932"/>
        <w:bookmarkEnd w:id="1933"/>
      </w:del>
    </w:p>
    <w:p w14:paraId="1A0E13E7" w14:textId="631E1AFA" w:rsidR="004577FB" w:rsidRPr="00BF5845" w:rsidDel="00D672D9" w:rsidRDefault="004577FB" w:rsidP="26F8EC49">
      <w:pPr>
        <w:rPr>
          <w:del w:id="1934" w:author="Peter Jansen" w:date="2026-02-19T12:51:00Z" w16du:dateUtc="2026-02-19T11:51:00Z"/>
        </w:rPr>
      </w:pPr>
      <w:bookmarkStart w:id="1935" w:name="_Toc222819578"/>
      <w:bookmarkStart w:id="1936" w:name="_Toc222999427"/>
      <w:bookmarkStart w:id="1937" w:name="_Toc222999905"/>
      <w:bookmarkStart w:id="1938" w:name="_Toc223011245"/>
      <w:bookmarkStart w:id="1939" w:name="_Toc223345758"/>
      <w:bookmarkEnd w:id="1935"/>
      <w:bookmarkEnd w:id="1936"/>
      <w:bookmarkEnd w:id="1937"/>
      <w:bookmarkEnd w:id="1938"/>
      <w:bookmarkEnd w:id="1939"/>
    </w:p>
    <w:p w14:paraId="4A16D059" w14:textId="12505BA4" w:rsidR="00367503" w:rsidRPr="00BF5845" w:rsidDel="00CD7DCB" w:rsidRDefault="07EBE203" w:rsidP="00367503">
      <w:pPr>
        <w:pStyle w:val="Kop2"/>
        <w:rPr>
          <w:del w:id="1940" w:author="Peter Jansen" w:date="2026-03-03T09:15:00Z" w16du:dateUtc="2026-03-03T08:15:00Z"/>
        </w:rPr>
      </w:pPr>
      <w:del w:id="1941" w:author="Peter Jansen" w:date="2026-03-03T09:15:00Z" w16du:dateUtc="2026-03-03T08:15:00Z">
        <w:r w:rsidRPr="00BF5845" w:rsidDel="00CD7DCB">
          <w:delText>Aanpak</w:delText>
        </w:r>
        <w:r w:rsidR="008C2A36" w:rsidRPr="00BF5845" w:rsidDel="00CD7DCB">
          <w:delText xml:space="preserve"> migratie</w:delText>
        </w:r>
      </w:del>
    </w:p>
    <w:p w14:paraId="0009F75E" w14:textId="2B721EE1" w:rsidR="00644216" w:rsidRPr="00BF5845" w:rsidDel="00CD7DCB" w:rsidRDefault="00A665F2" w:rsidP="26F8EC49">
      <w:pPr>
        <w:rPr>
          <w:del w:id="1942" w:author="Peter Jansen" w:date="2026-03-03T09:15:00Z" w16du:dateUtc="2026-03-03T08:15:00Z"/>
        </w:rPr>
      </w:pPr>
      <w:del w:id="1943" w:author="Peter Jansen" w:date="2026-03-03T09:15:00Z" w16du:dateUtc="2026-03-03T08:15:00Z">
        <w:r w:rsidRPr="00BF5845" w:rsidDel="00CD7DCB">
          <w:delText>Om van</w:delText>
        </w:r>
        <w:r w:rsidR="00456448" w:rsidRPr="00BF5845" w:rsidDel="00CD7DCB">
          <w:delText xml:space="preserve"> de huidige situatie naar </w:delText>
        </w:r>
        <w:r w:rsidR="009B4794" w:rsidRPr="00BF5845" w:rsidDel="00CD7DCB">
          <w:delText>de doelsituatie gaan</w:delText>
        </w:r>
        <w:r w:rsidR="00EF3009" w:rsidRPr="00BF5845" w:rsidDel="00CD7DCB">
          <w:delText xml:space="preserve"> zijn een </w:delText>
        </w:r>
        <w:r w:rsidR="00E66CE5" w:rsidRPr="00BF5845" w:rsidDel="00CD7DCB">
          <w:delText>n</w:delText>
        </w:r>
        <w:r w:rsidR="003C25CA" w:rsidRPr="00BF5845" w:rsidDel="00CD7DCB">
          <w:delText>-tal fundamenteel verschillende</w:delText>
        </w:r>
        <w:r w:rsidR="00EF3009" w:rsidRPr="00BF5845" w:rsidDel="00CD7DCB">
          <w:delText xml:space="preserve"> routes mogelijk</w:delText>
        </w:r>
        <w:r w:rsidR="007F1A02" w:rsidRPr="00BF5845" w:rsidDel="00CD7DCB">
          <w:delText>:</w:delText>
        </w:r>
      </w:del>
    </w:p>
    <w:p w14:paraId="1C4DF3DE" w14:textId="273CF5B2" w:rsidR="007F1A02" w:rsidRPr="00BF5845" w:rsidDel="00CD7DCB" w:rsidRDefault="00787952" w:rsidP="004D21E0">
      <w:pPr>
        <w:pStyle w:val="Lijstalinea"/>
        <w:numPr>
          <w:ilvl w:val="0"/>
          <w:numId w:val="20"/>
        </w:numPr>
        <w:rPr>
          <w:del w:id="1944" w:author="Peter Jansen" w:date="2026-03-03T09:15:00Z" w16du:dateUtc="2026-03-03T08:15:00Z"/>
        </w:rPr>
      </w:pPr>
      <w:del w:id="1945" w:author="Peter Jansen" w:date="2026-03-03T09:15:00Z" w16du:dateUtc="2026-03-03T08:15:00Z">
        <w:r w:rsidRPr="00BF5845" w:rsidDel="00CD7DCB">
          <w:delText>Technische vervanging van de huidige straat door een procode</w:delText>
        </w:r>
        <w:r w:rsidR="00770D6E" w:rsidRPr="00BF5845" w:rsidDel="00CD7DCB">
          <w:delText>/highcode</w:delText>
        </w:r>
        <w:r w:rsidRPr="00BF5845" w:rsidDel="00CD7DCB">
          <w:delText xml:space="preserve"> oplossing</w:delText>
        </w:r>
        <w:r w:rsidR="00D8689A" w:rsidRPr="00BF5845" w:rsidDel="00CD7DCB">
          <w:delText xml:space="preserve"> voor ETL-orkestratie</w:delText>
        </w:r>
        <w:r w:rsidR="00D8397E" w:rsidRPr="00BF5845" w:rsidDel="00CD7DCB">
          <w:delText xml:space="preserve">, daarna </w:delText>
        </w:r>
        <w:r w:rsidR="008355D7" w:rsidRPr="00BF5845" w:rsidDel="00CD7DCB">
          <w:delText xml:space="preserve">pas omzetten naar </w:delText>
        </w:r>
        <w:r w:rsidR="00837922" w:rsidRPr="00BF5845" w:rsidDel="00CD7DCB">
          <w:delText>de modulaire architectuur</w:delText>
        </w:r>
        <w:r w:rsidR="00E66CE5" w:rsidRPr="00BF5845" w:rsidDel="00CD7DCB">
          <w:delText>.</w:delText>
        </w:r>
      </w:del>
    </w:p>
    <w:p w14:paraId="3FB50A6B" w14:textId="35A52411" w:rsidR="008A28FD" w:rsidRPr="00BF5845" w:rsidRDefault="008A28FD" w:rsidP="004D21E0">
      <w:pPr>
        <w:pStyle w:val="Lijstalinea"/>
        <w:numPr>
          <w:ilvl w:val="0"/>
          <w:numId w:val="20"/>
        </w:numPr>
        <w:rPr>
          <w:del w:id="1946" w:author="Peter Jansen" w:date="2026-02-10T15:26:00Z" w16du:dateUtc="2026-02-10T14:26:00Z"/>
        </w:rPr>
      </w:pPr>
      <w:commentRangeStart w:id="1947"/>
      <w:del w:id="1948" w:author="Peter Jansen" w:date="2026-02-10T15:26:00Z" w16du:dateUtc="2026-02-10T14:26:00Z">
        <w:r w:rsidRPr="00BF5845">
          <w:delText>Datastroom voor datastroom overzetten naar nieuwe techniek</w:delText>
        </w:r>
        <w:r w:rsidR="00FF6927" w:rsidRPr="00BF5845">
          <w:delText xml:space="preserve"> en modulaire architectuur.</w:delText>
        </w:r>
        <w:commentRangeEnd w:id="1947"/>
        <w:r w:rsidR="0057455B" w:rsidRPr="00BF5845" w:rsidDel="008250C2">
          <w:rPr>
            <w:rStyle w:val="Verwijzingopmerking"/>
            <w:sz w:val="22"/>
            <w:szCs w:val="20"/>
          </w:rPr>
          <w:commentReference w:id="1947"/>
        </w:r>
      </w:del>
    </w:p>
    <w:p w14:paraId="7BF1F7B3" w14:textId="1A1395BB" w:rsidR="0010585D" w:rsidRPr="003A42A7" w:rsidDel="00CD7DCB" w:rsidRDefault="00E66CE5" w:rsidP="004D21E0">
      <w:pPr>
        <w:pStyle w:val="Lijstalinea"/>
        <w:numPr>
          <w:ilvl w:val="0"/>
          <w:numId w:val="20"/>
        </w:numPr>
        <w:rPr>
          <w:del w:id="1949" w:author="Peter Jansen" w:date="2026-03-03T09:15:00Z" w16du:dateUtc="2026-03-03T08:15:00Z"/>
          <w:highlight w:val="yellow"/>
        </w:rPr>
      </w:pPr>
      <w:del w:id="1950" w:author="Peter Jansen" w:date="2026-03-03T09:15:00Z" w16du:dateUtc="2026-03-03T08:15:00Z">
        <w:r w:rsidRPr="003A42A7" w:rsidDel="00CD7DCB">
          <w:rPr>
            <w:highlight w:val="yellow"/>
          </w:rPr>
          <w:delText>&lt;</w:delText>
        </w:r>
        <w:r w:rsidR="187D197B" w:rsidRPr="003A42A7" w:rsidDel="00CD7DCB">
          <w:rPr>
            <w:highlight w:val="yellow"/>
          </w:rPr>
          <w:delText>Volgende</w:delText>
        </w:r>
        <w:r w:rsidRPr="003A42A7" w:rsidDel="00CD7DCB">
          <w:rPr>
            <w:highlight w:val="yellow"/>
          </w:rPr>
          <w:delText xml:space="preserve"> optie&gt;</w:delText>
        </w:r>
      </w:del>
    </w:p>
    <w:p w14:paraId="1529B91F" w14:textId="0259E52B" w:rsidR="00D8689A" w:rsidRPr="00BF5845" w:rsidDel="00E95DD0" w:rsidRDefault="00D8689A" w:rsidP="0010585D">
      <w:pPr>
        <w:pStyle w:val="Lijstalinea"/>
        <w:rPr>
          <w:del w:id="1951" w:author="Peter Jansen" w:date="2026-03-05T14:24:00Z" w16du:dateUtc="2026-03-05T13:24:00Z"/>
        </w:rPr>
      </w:pPr>
    </w:p>
    <w:p w14:paraId="747861EE" w14:textId="17A98269" w:rsidR="007D6B43" w:rsidRPr="00BF5845" w:rsidDel="00A05365" w:rsidRDefault="007D6B43">
      <w:pPr>
        <w:rPr>
          <w:del w:id="1952" w:author="Peter Jansen" w:date="2026-03-05T15:38:00Z" w16du:dateUtc="2026-03-05T14:38:00Z"/>
        </w:rPr>
      </w:pPr>
    </w:p>
    <w:p w14:paraId="666F03C2" w14:textId="5D09AC0E" w:rsidR="007D6B43" w:rsidRPr="00BF5845" w:rsidDel="00A05365" w:rsidRDefault="007D6B43" w:rsidP="0010585D">
      <w:pPr>
        <w:pStyle w:val="Lijstalinea"/>
        <w:rPr>
          <w:del w:id="1953" w:author="Peter Jansen" w:date="2026-03-05T15:38:00Z" w16du:dateUtc="2026-03-05T14:38:00Z"/>
        </w:rPr>
      </w:pPr>
    </w:p>
    <w:p w14:paraId="29CD76A8" w14:textId="1049A499" w:rsidR="00F52758" w:rsidRPr="00BF5845" w:rsidDel="00A05365" w:rsidRDefault="00F52758">
      <w:pPr>
        <w:rPr>
          <w:del w:id="1954" w:author="Peter Jansen" w:date="2026-03-05T15:38:00Z" w16du:dateUtc="2026-03-05T14:38:00Z"/>
          <w:rFonts w:eastAsiaTheme="majorEastAsia" w:cstheme="majorBidi"/>
          <w:b/>
          <w:color w:val="3C4491"/>
          <w:sz w:val="32"/>
          <w:szCs w:val="32"/>
        </w:rPr>
      </w:pPr>
    </w:p>
    <w:p w14:paraId="4858A941" w14:textId="77777777" w:rsidR="0070630E" w:rsidRPr="00BF5845" w:rsidRDefault="0070630E">
      <w:pPr>
        <w:rPr>
          <w:rFonts w:eastAsiaTheme="majorEastAsia" w:cstheme="majorBidi"/>
          <w:b/>
          <w:color w:val="3C4491"/>
          <w:sz w:val="32"/>
          <w:szCs w:val="32"/>
        </w:rPr>
      </w:pPr>
      <w:r w:rsidRPr="00BF5845">
        <w:br w:type="page"/>
      </w:r>
    </w:p>
    <w:p w14:paraId="2EE6C9BA" w14:textId="09FB6490" w:rsidR="26F8EC49" w:rsidRPr="00BF5845" w:rsidRDefault="68D97610" w:rsidP="26F8EC49">
      <w:pPr>
        <w:pStyle w:val="Kop1"/>
      </w:pPr>
      <w:bookmarkStart w:id="1955" w:name="_Toc225262616"/>
      <w:r w:rsidRPr="00BF5845">
        <w:lastRenderedPageBreak/>
        <w:t xml:space="preserve">Bouwstenen </w:t>
      </w:r>
      <w:r w:rsidR="348F1709" w:rsidRPr="00BF5845">
        <w:t>v</w:t>
      </w:r>
      <w:r w:rsidRPr="00BF5845">
        <w:t>iew</w:t>
      </w:r>
      <w:bookmarkEnd w:id="1955"/>
    </w:p>
    <w:p w14:paraId="7E042786" w14:textId="4CBC8166" w:rsidR="000840F0" w:rsidRDefault="000840F0" w:rsidP="26F8EC49">
      <w:pPr>
        <w:rPr>
          <w:ins w:id="1956" w:author="Peter Jansen" w:date="2026-02-15T23:09:00Z" w16du:dateUtc="2026-02-15T22:09:00Z"/>
        </w:rPr>
      </w:pPr>
    </w:p>
    <w:p w14:paraId="0D6F2773" w14:textId="77777777" w:rsidR="0075489C" w:rsidRDefault="0075489C">
      <w:pPr>
        <w:rPr>
          <w:ins w:id="1957" w:author="Peter Jansen" w:date="2026-02-15T23:10:00Z" w16du:dateUtc="2026-02-15T22:10:00Z"/>
          <w:kern w:val="0"/>
          <w:szCs w:val="22"/>
          <w14:ligatures w14:val="none"/>
        </w:rPr>
      </w:pPr>
      <w:ins w:id="1958" w:author="Peter Jansen" w:date="2026-02-15T23:10:00Z" w16du:dateUtc="2026-02-15T22:10:00Z">
        <w:r>
          <w:t>De building block view binnen arc42 geeft een gestructureerd overzicht van de belangrijkste systeemonderdelen en hun onderlinge relaties. Hiermee wordt inzichtelijk welke bouwstenen het systeem vormen en hoe deze samen het geheel realiseren. Dit helpt teams om complexiteit te beheersen en zorgt voor een heldere communicatie richting alle betrokkenen.</w:t>
        </w:r>
      </w:ins>
    </w:p>
    <w:p w14:paraId="0ABBB26E" w14:textId="77777777" w:rsidR="000E77AA" w:rsidRPr="00BF5845" w:rsidRDefault="000E77AA" w:rsidP="26F8EC49"/>
    <w:p w14:paraId="59A7217C" w14:textId="77777777" w:rsidR="000840F0" w:rsidRPr="00BF5845" w:rsidRDefault="000840F0" w:rsidP="000840F0">
      <w:commentRangeStart w:id="1959"/>
      <w:r w:rsidRPr="00BF5845">
        <w:t>Voor de building block view wordt in dit document gebruik gemaakt van de C4</w:t>
      </w:r>
      <w:r w:rsidRPr="00BF5845">
        <w:rPr>
          <w:rFonts w:ascii="Cambria Math" w:hAnsi="Cambria Math" w:cs="Cambria Math"/>
        </w:rPr>
        <w:t>‑</w:t>
      </w:r>
      <w:r w:rsidRPr="00BF5845">
        <w:t>notatie.</w:t>
      </w:r>
    </w:p>
    <w:p w14:paraId="75904FCE" w14:textId="76BCF301" w:rsidR="26F8EC49" w:rsidRPr="00BF5845" w:rsidRDefault="000840F0" w:rsidP="000840F0">
      <w:r w:rsidRPr="00BF5845">
        <w:t>Dit biedt een heldere, gestandaardiseerde manier om de architectuur op verschillende niveaus te visualiseren, van context tot componentniveau. C4 sluit goed aan op de gelaagde structuur van arc42, waarin zowel overzicht als detail worden gevraagd binnen de bouwsteen</w:t>
      </w:r>
      <w:r w:rsidRPr="00BF5845">
        <w:rPr>
          <w:rFonts w:ascii="Cambria Math" w:hAnsi="Cambria Math" w:cs="Cambria Math"/>
        </w:rPr>
        <w:t>‑</w:t>
      </w:r>
      <w:r w:rsidRPr="00BF5845">
        <w:t xml:space="preserve"> en contextsecties. Hierdoor kunnen complexe onderdelen van de ETL</w:t>
      </w:r>
      <w:r w:rsidRPr="00BF5845">
        <w:rPr>
          <w:rFonts w:ascii="Cambria Math" w:hAnsi="Cambria Math" w:cs="Cambria Math"/>
        </w:rPr>
        <w:t>‑</w:t>
      </w:r>
      <w:r w:rsidRPr="00BF5845">
        <w:t>architectuur op een consistente en begrijpelijke manier worden uitgewerkt, terwijl de diagrammen voldoende compact blijven om in workshops en besluitvorming effectief te zijn. De combinatie van arc42 en C4 ondersteunt daarmee zowel de bredere architectuurdocumentatie als de praktische uitwerking van de oplossing.</w:t>
      </w:r>
      <w:commentRangeEnd w:id="1959"/>
      <w:r w:rsidR="00006954" w:rsidRPr="00BF5845">
        <w:rPr>
          <w:rStyle w:val="Verwijzingopmerking"/>
          <w:sz w:val="22"/>
          <w:szCs w:val="20"/>
        </w:rPr>
        <w:commentReference w:id="1959"/>
      </w:r>
    </w:p>
    <w:p w14:paraId="66B163A1" w14:textId="77777777" w:rsidR="000840F0" w:rsidRPr="00BF5845" w:rsidRDefault="000840F0" w:rsidP="000840F0"/>
    <w:p w14:paraId="76F91F59" w14:textId="670512CD" w:rsidR="00BA6AA9" w:rsidRPr="00BF5845" w:rsidRDefault="00C461CB" w:rsidP="00BA6AA9">
      <w:pPr>
        <w:pStyle w:val="Kop2"/>
      </w:pPr>
      <w:bookmarkStart w:id="1960" w:name="_Toc225262617"/>
      <w:commentRangeStart w:id="1961"/>
      <w:r w:rsidRPr="00BF5845">
        <w:t>G</w:t>
      </w:r>
      <w:r w:rsidR="68D97610" w:rsidRPr="00BF5845">
        <w:t xml:space="preserve">ehele </w:t>
      </w:r>
      <w:proofErr w:type="spellStart"/>
      <w:r w:rsidR="68D97610" w:rsidRPr="00BF5845">
        <w:t>whitebox</w:t>
      </w:r>
      <w:proofErr w:type="spellEnd"/>
      <w:r w:rsidR="68D97610" w:rsidRPr="00BF5845">
        <w:t xml:space="preserve"> </w:t>
      </w:r>
      <w:commentRangeEnd w:id="1961"/>
      <w:r w:rsidR="00D926E2" w:rsidRPr="00BF5845">
        <w:rPr>
          <w:rStyle w:val="Verwijzingopmerking"/>
          <w:sz w:val="22"/>
          <w:szCs w:val="26"/>
        </w:rPr>
        <w:commentReference w:id="1961"/>
      </w:r>
      <w:del w:id="1962" w:author="Peter Jansen" w:date="2026-03-03T10:19:00Z" w16du:dateUtc="2026-03-03T09:19:00Z">
        <w:r w:rsidR="68D97610" w:rsidRPr="00BF5845" w:rsidDel="00356789">
          <w:delText>S</w:delText>
        </w:r>
      </w:del>
      <w:ins w:id="1963" w:author="Peter Jansen" w:date="2026-03-03T10:19:00Z" w16du:dateUtc="2026-03-03T09:19:00Z">
        <w:r w:rsidR="00356789">
          <w:t>s</w:t>
        </w:r>
      </w:ins>
      <w:r w:rsidR="68D97610" w:rsidRPr="00BF5845">
        <w:t>ysteem</w:t>
      </w:r>
      <w:bookmarkEnd w:id="1960"/>
    </w:p>
    <w:p w14:paraId="48A7420B" w14:textId="433B7956" w:rsidR="00740536" w:rsidRDefault="0013770F" w:rsidP="00740536">
      <w:pPr>
        <w:rPr>
          <w:ins w:id="1964" w:author="Peter Jansen" w:date="2026-02-24T11:47:00Z" w16du:dateUtc="2026-02-24T10:47:00Z"/>
        </w:rPr>
      </w:pPr>
      <w:r w:rsidRPr="00BF5845">
        <w:t>De dataketen binnen DHD bestaat uit verschillende opeenvolgende stappen en deelsystemen die samen zorgen voor de verwerking van ruwe data tot betrouwbare, gevalideerde informatie voor afnemers.</w:t>
      </w:r>
    </w:p>
    <w:p w14:paraId="67BF000A" w14:textId="43310AF8" w:rsidR="002C2EF8" w:rsidRPr="002C2EF8" w:rsidRDefault="00086722" w:rsidP="002C2EF8">
      <w:pPr>
        <w:rPr>
          <w:ins w:id="1965" w:author="Peter Jansen" w:date="2026-03-03T11:49:00Z"/>
          <w:rFonts w:eastAsia="Times New Roman"/>
        </w:rPr>
      </w:pPr>
      <w:r>
        <w:rPr>
          <w:rFonts w:eastAsia="Times New Roman"/>
          <w:noProof/>
        </w:rPr>
        <w:drawing>
          <wp:inline distT="0" distB="0" distL="0" distR="0" wp14:anchorId="7F66EF50" wp14:editId="73ED6355">
            <wp:extent cx="5756910" cy="3533140"/>
            <wp:effectExtent l="0" t="0" r="0" b="0"/>
            <wp:docPr id="320505864"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56910" cy="3533140"/>
                    </a:xfrm>
                    <a:prstGeom prst="rect">
                      <a:avLst/>
                    </a:prstGeom>
                    <a:noFill/>
                    <a:ln>
                      <a:noFill/>
                    </a:ln>
                  </pic:spPr>
                </pic:pic>
              </a:graphicData>
            </a:graphic>
          </wp:inline>
        </w:drawing>
      </w:r>
    </w:p>
    <w:p w14:paraId="2292C62E" w14:textId="16756BC6" w:rsidR="006473DE" w:rsidRPr="00BF5845" w:rsidDel="006473DE" w:rsidRDefault="006473DE" w:rsidP="00740536">
      <w:pPr>
        <w:rPr>
          <w:del w:id="1966" w:author="Peter Jansen" w:date="2026-02-24T11:48:00Z" w16du:dateUtc="2026-02-24T10:48:00Z"/>
          <w:rFonts w:eastAsia="Times New Roman"/>
        </w:rPr>
      </w:pPr>
    </w:p>
    <w:p w14:paraId="2CEF009E" w14:textId="31B449DF" w:rsidR="0013770F" w:rsidRPr="00BF5845" w:rsidDel="006473DE" w:rsidRDefault="0013770F" w:rsidP="00740536">
      <w:pPr>
        <w:spacing w:line="256" w:lineRule="auto"/>
        <w:rPr>
          <w:del w:id="1967" w:author="Peter Jansen" w:date="2026-02-24T11:48:00Z" w16du:dateUtc="2026-02-24T10:48:00Z"/>
          <w:rFonts w:eastAsia="Times New Roman"/>
        </w:rPr>
      </w:pPr>
    </w:p>
    <w:p w14:paraId="0474F661" w14:textId="3A5A9449" w:rsidR="00824DCC" w:rsidRPr="00BF5845" w:rsidDel="006473DE" w:rsidRDefault="47474C90" w:rsidP="00824DCC">
      <w:pPr>
        <w:keepNext/>
        <w:rPr>
          <w:del w:id="1968" w:author="Peter Jansen" w:date="2026-02-24T11:47:00Z" w16du:dateUtc="2026-02-24T10:47:00Z"/>
        </w:rPr>
      </w:pPr>
      <w:commentRangeStart w:id="1969"/>
      <w:commentRangeStart w:id="1970"/>
      <w:commentRangeStart w:id="1971"/>
      <w:del w:id="1972" w:author="Peter Jansen" w:date="2026-02-24T11:47:00Z" w16du:dateUtc="2026-02-24T10:47:00Z">
        <w:r w:rsidRPr="00BF5845" w:rsidDel="006473DE">
          <w:rPr>
            <w:noProof/>
          </w:rPr>
          <w:lastRenderedPageBreak/>
          <w:drawing>
            <wp:inline distT="0" distB="0" distL="0" distR="0" wp14:anchorId="4D405D94" wp14:editId="754C364D">
              <wp:extent cx="5762625" cy="1171575"/>
              <wp:effectExtent l="0" t="0" r="0" b="0"/>
              <wp:docPr id="10660778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77807" name="Picture 1066077807"/>
                      <pic:cNvPicPr/>
                    </pic:nvPicPr>
                    <pic:blipFill>
                      <a:blip r:embed="rId41">
                        <a:extLst>
                          <a:ext uri="{28A0092B-C50C-407E-A947-70E740481C1C}">
                            <a14:useLocalDpi xmlns:a14="http://schemas.microsoft.com/office/drawing/2010/main"/>
                          </a:ext>
                        </a:extLst>
                      </a:blip>
                      <a:stretch>
                        <a:fillRect/>
                      </a:stretch>
                    </pic:blipFill>
                    <pic:spPr>
                      <a:xfrm>
                        <a:off x="0" y="0"/>
                        <a:ext cx="5762625" cy="1171575"/>
                      </a:xfrm>
                      <a:prstGeom prst="rect">
                        <a:avLst/>
                      </a:prstGeom>
                    </pic:spPr>
                  </pic:pic>
                </a:graphicData>
              </a:graphic>
            </wp:inline>
          </w:drawing>
        </w:r>
        <w:commentRangeEnd w:id="1969"/>
        <w:r w:rsidR="006507A4" w:rsidRPr="00BF5845" w:rsidDel="006473DE">
          <w:rPr>
            <w:rStyle w:val="Verwijzingopmerking"/>
            <w:sz w:val="22"/>
            <w:szCs w:val="20"/>
          </w:rPr>
          <w:commentReference w:id="1969"/>
        </w:r>
        <w:commentRangeEnd w:id="1970"/>
        <w:r w:rsidRPr="00BF5845" w:rsidDel="006473DE">
          <w:rPr>
            <w:rStyle w:val="Verwijzingopmerking"/>
            <w:sz w:val="22"/>
            <w:szCs w:val="20"/>
          </w:rPr>
          <w:commentReference w:id="1970"/>
        </w:r>
        <w:commentRangeEnd w:id="1971"/>
        <w:r w:rsidR="00C75DDF" w:rsidRPr="00BF5845">
          <w:rPr>
            <w:rStyle w:val="Verwijzingopmerking"/>
            <w:sz w:val="22"/>
            <w:szCs w:val="20"/>
          </w:rPr>
          <w:commentReference w:id="1971"/>
        </w:r>
      </w:del>
    </w:p>
    <w:p w14:paraId="50F6C91A" w14:textId="2A1918E7" w:rsidR="009E739E" w:rsidRPr="00BF5845" w:rsidRDefault="00824DCC" w:rsidP="00824DCC">
      <w:pPr>
        <w:pStyle w:val="Bijschrift"/>
        <w:rPr>
          <w:rFonts w:eastAsia="Arial"/>
          <w:szCs w:val="22"/>
        </w:rPr>
      </w:pPr>
      <w:r w:rsidRPr="00BF5845">
        <w:t xml:space="preserve">Figuur </w:t>
      </w:r>
      <w:r w:rsidR="00EA14BD">
        <w:fldChar w:fldCharType="begin"/>
      </w:r>
      <w:r w:rsidR="00EA14BD">
        <w:instrText xml:space="preserve"> SEQ Figuur \* ARABIC </w:instrText>
      </w:r>
      <w:r w:rsidR="00EA14BD">
        <w:fldChar w:fldCharType="separate"/>
      </w:r>
      <w:r w:rsidR="003A6600">
        <w:rPr>
          <w:noProof/>
        </w:rPr>
        <w:t>4</w:t>
      </w:r>
      <w:r w:rsidR="00EA14BD">
        <w:rPr>
          <w:noProof/>
        </w:rPr>
        <w:fldChar w:fldCharType="end"/>
      </w:r>
      <w:r w:rsidRPr="00BF5845">
        <w:t>: positie ETL straat binnen de verwerkingsketen.</w:t>
      </w:r>
    </w:p>
    <w:p w14:paraId="059339AB" w14:textId="77777777" w:rsidR="00896EB6" w:rsidRPr="00BF5845" w:rsidRDefault="00896EB6" w:rsidP="00896EB6">
      <w:pPr>
        <w:rPr>
          <w:rFonts w:eastAsiaTheme="minorEastAsia"/>
        </w:rPr>
      </w:pPr>
      <w:r w:rsidRPr="00BF5845">
        <w:t>Deze samenhangende deelsystemen vormen een robuuste en transparante dataketen, waarbij iedere stap bijdraagt aan de waarborging van de datakwaliteit en het uiteindelijke vertrouwen in de informatievoorziening.</w:t>
      </w:r>
    </w:p>
    <w:p w14:paraId="14749807" w14:textId="5DB736CB" w:rsidR="009E739E" w:rsidRPr="00BF5845" w:rsidRDefault="009E739E" w:rsidP="14DA6FE3">
      <w:pPr>
        <w:rPr>
          <w:rFonts w:eastAsia="Arial"/>
          <w:szCs w:val="22"/>
        </w:rPr>
      </w:pPr>
    </w:p>
    <w:p w14:paraId="3466270B" w14:textId="06DEBA50" w:rsidR="00BA6AA9" w:rsidRPr="00BF5845" w:rsidRDefault="68D97610" w:rsidP="00BA6AA9">
      <w:pPr>
        <w:pStyle w:val="Kop2"/>
      </w:pPr>
      <w:bookmarkStart w:id="1973" w:name="_Toc225262618"/>
      <w:r w:rsidRPr="00BF5845">
        <w:lastRenderedPageBreak/>
        <w:t>Niveau 2</w:t>
      </w:r>
      <w:r w:rsidR="005D3E8C" w:rsidRPr="00BF5845">
        <w:t>: ETL-Straat</w:t>
      </w:r>
      <w:r w:rsidR="0014209B">
        <w:t xml:space="preserve"> - Containers</w:t>
      </w:r>
      <w:bookmarkEnd w:id="1973"/>
    </w:p>
    <w:p w14:paraId="3754A8CB" w14:textId="4E88AFE0" w:rsidR="00823B1E" w:rsidRDefault="00823B1E" w:rsidP="00823B1E">
      <w:pPr>
        <w:keepNext/>
        <w:rPr>
          <w:ins w:id="1974" w:author="Peter Jansen" w:date="2026-03-03T09:59:00Z" w16du:dateUtc="2026-03-03T08:59:00Z"/>
        </w:rPr>
      </w:pPr>
      <w:r w:rsidRPr="00BF5845">
        <w:t xml:space="preserve">De ETL-Straat is het kernverwerkingssysteem binnen DHD dat verantwoordelijk is voor het </w:t>
      </w:r>
      <w:r w:rsidR="00C02278" w:rsidRPr="00BF5845">
        <w:t>verwerken</w:t>
      </w:r>
      <w:r w:rsidRPr="00BF5845">
        <w:t xml:space="preserve"> van ruwe, aangeleverde data naar gestructureerde en gevalideerde data. Het systeem implementeert een </w:t>
      </w:r>
      <w:proofErr w:type="spellStart"/>
      <w:r w:rsidRPr="00BF5845">
        <w:t>medallion</w:t>
      </w:r>
      <w:proofErr w:type="spellEnd"/>
      <w:r w:rsidRPr="00BF5845">
        <w:t xml:space="preserve"> architectuur (Brons → Zilver → Goud).</w:t>
      </w:r>
    </w:p>
    <w:p w14:paraId="409BEE4E" w14:textId="713F02A8" w:rsidR="00B07B09" w:rsidRPr="00B07B09" w:rsidRDefault="00B07B09" w:rsidP="00B07B09">
      <w:pPr>
        <w:keepNext/>
        <w:rPr>
          <w:ins w:id="1975" w:author="Peter Jansen" w:date="2026-03-03T09:59:00Z"/>
        </w:rPr>
      </w:pPr>
      <w:ins w:id="1976" w:author="Peter Jansen" w:date="2026-03-03T09:59:00Z">
        <w:r w:rsidRPr="00B07B09">
          <w:rPr>
            <w:noProof/>
          </w:rPr>
          <w:drawing>
            <wp:inline distT="0" distB="0" distL="0" distR="0" wp14:anchorId="3ACF5FD3" wp14:editId="55B73873">
              <wp:extent cx="5760720" cy="4688228"/>
              <wp:effectExtent l="0" t="0" r="0" b="0"/>
              <wp:docPr id="15948332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33278"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5760720" cy="4688228"/>
                      </a:xfrm>
                      <a:prstGeom prst="rect">
                        <a:avLst/>
                      </a:prstGeom>
                      <a:noFill/>
                      <a:ln>
                        <a:noFill/>
                      </a:ln>
                    </pic:spPr>
                  </pic:pic>
                </a:graphicData>
              </a:graphic>
            </wp:inline>
          </w:drawing>
        </w:r>
      </w:ins>
    </w:p>
    <w:p w14:paraId="0ACF8188" w14:textId="77777777" w:rsidR="00B07B09" w:rsidRDefault="00B07B09" w:rsidP="00823B1E">
      <w:pPr>
        <w:keepNext/>
        <w:rPr>
          <w:ins w:id="1977" w:author="Peter Jansen" w:date="2026-02-24T11:08:00Z" w16du:dateUtc="2026-02-24T10:08:00Z"/>
        </w:rPr>
      </w:pPr>
    </w:p>
    <w:p w14:paraId="666A61CF" w14:textId="326CFEC8" w:rsidR="00803156" w:rsidRPr="00BF5845" w:rsidDel="00B07B09" w:rsidRDefault="00803156" w:rsidP="00823B1E">
      <w:pPr>
        <w:keepNext/>
        <w:rPr>
          <w:del w:id="1978" w:author="Peter Jansen" w:date="2026-03-03T09:59:00Z" w16du:dateUtc="2026-03-03T08:59:00Z"/>
        </w:rPr>
      </w:pPr>
    </w:p>
    <w:p w14:paraId="3930E320" w14:textId="3E089620" w:rsidR="00566D69" w:rsidRPr="00BF5845" w:rsidDel="00BB5E0F" w:rsidRDefault="00566D69" w:rsidP="004178DA">
      <w:pPr>
        <w:pStyle w:val="Lijstalinea"/>
        <w:keepNext/>
        <w:ind w:left="0"/>
        <w:rPr>
          <w:del w:id="1979" w:author="Peter Jansen" w:date="2026-02-24T11:08:00Z" w16du:dateUtc="2026-02-24T10:08:00Z"/>
        </w:rPr>
      </w:pPr>
      <w:commentRangeStart w:id="1980"/>
      <w:commentRangeStart w:id="1981"/>
      <w:commentRangeStart w:id="1982"/>
      <w:del w:id="1983" w:author="Peter Jansen" w:date="2026-02-24T11:08:00Z" w16du:dateUtc="2026-02-24T10:08:00Z">
        <w:r w:rsidRPr="00BF5845" w:rsidDel="00BB5E0F">
          <w:rPr>
            <w:noProof/>
          </w:rPr>
          <w:drawing>
            <wp:inline distT="0" distB="0" distL="0" distR="0" wp14:anchorId="7CA3F668" wp14:editId="600A1086">
              <wp:extent cx="5760720" cy="1306195"/>
              <wp:effectExtent l="0" t="0" r="0" b="0"/>
              <wp:docPr id="967354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54118" name="Picture 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60720" cy="1306195"/>
                      </a:xfrm>
                      <a:prstGeom prst="rect">
                        <a:avLst/>
                      </a:prstGeom>
                      <a:noFill/>
                      <a:ln>
                        <a:noFill/>
                      </a:ln>
                    </pic:spPr>
                  </pic:pic>
                </a:graphicData>
              </a:graphic>
            </wp:inline>
          </w:drawing>
        </w:r>
        <w:commentRangeEnd w:id="1980"/>
        <w:r w:rsidR="002D4829" w:rsidRPr="00BF5845" w:rsidDel="00BB5E0F">
          <w:rPr>
            <w:rStyle w:val="Verwijzingopmerking"/>
            <w:sz w:val="22"/>
            <w:szCs w:val="20"/>
          </w:rPr>
          <w:commentReference w:id="1980"/>
        </w:r>
        <w:commentRangeEnd w:id="1981"/>
        <w:r w:rsidRPr="00BF5845" w:rsidDel="00BB5E0F">
          <w:rPr>
            <w:rStyle w:val="Verwijzingopmerking"/>
            <w:sz w:val="22"/>
            <w:szCs w:val="20"/>
          </w:rPr>
          <w:commentReference w:id="1981"/>
        </w:r>
        <w:commentRangeEnd w:id="1982"/>
        <w:r w:rsidR="00823E84" w:rsidRPr="00BF5845" w:rsidDel="00BB5E0F">
          <w:rPr>
            <w:rStyle w:val="Verwijzingopmerking"/>
            <w:sz w:val="22"/>
            <w:szCs w:val="20"/>
          </w:rPr>
          <w:commentReference w:id="1982"/>
        </w:r>
      </w:del>
    </w:p>
    <w:p w14:paraId="0307EE4D" w14:textId="009B1C16" w:rsidR="005476B2" w:rsidRPr="00BF5845" w:rsidDel="00BB5E0F" w:rsidRDefault="005476B2" w:rsidP="00A50331">
      <w:pPr>
        <w:pStyle w:val="Lijstalinea"/>
        <w:keepNext/>
        <w:rPr>
          <w:del w:id="1984" w:author="Peter Jansen" w:date="2026-02-24T11:08:00Z" w16du:dateUtc="2026-02-24T10:08:00Z"/>
        </w:rPr>
      </w:pPr>
    </w:p>
    <w:p w14:paraId="624DB47F" w14:textId="376AF3F5" w:rsidR="005476B2" w:rsidRPr="00BF5845" w:rsidRDefault="005476B2" w:rsidP="005476B2">
      <w:pPr>
        <w:pStyle w:val="Bijschrift"/>
        <w:rPr>
          <w:rFonts w:eastAsia="Arial"/>
          <w:szCs w:val="22"/>
        </w:rPr>
      </w:pPr>
      <w:r w:rsidRPr="00BF5845">
        <w:t xml:space="preserve">Figuur </w:t>
      </w:r>
      <w:r w:rsidR="00EA14BD">
        <w:fldChar w:fldCharType="begin"/>
      </w:r>
      <w:r w:rsidR="00EA14BD">
        <w:instrText xml:space="preserve"> SEQ Figuur \* ARABIC </w:instrText>
      </w:r>
      <w:r w:rsidR="00EA14BD">
        <w:fldChar w:fldCharType="separate"/>
      </w:r>
      <w:r w:rsidR="003A6600">
        <w:rPr>
          <w:noProof/>
        </w:rPr>
        <w:t>5</w:t>
      </w:r>
      <w:r w:rsidR="00EA14BD">
        <w:rPr>
          <w:noProof/>
        </w:rPr>
        <w:fldChar w:fldCharType="end"/>
      </w:r>
      <w:r w:rsidRPr="00BF5845">
        <w:t>: Verdieping ETL-straat met daarin de relevante modules uit de doelarchitectuur</w:t>
      </w:r>
    </w:p>
    <w:p w14:paraId="45DC5288" w14:textId="77777777" w:rsidR="00823B1E" w:rsidRPr="00BF5845" w:rsidRDefault="00823B1E" w:rsidP="00823B1E">
      <w:pPr>
        <w:keepNext/>
      </w:pPr>
    </w:p>
    <w:p w14:paraId="1426826F" w14:textId="77777777" w:rsidR="00823B1E" w:rsidRPr="00BF5845" w:rsidRDefault="00823B1E" w:rsidP="00823B1E">
      <w:pPr>
        <w:keepNext/>
      </w:pPr>
    </w:p>
    <w:p w14:paraId="257CF4D7" w14:textId="7E48D710" w:rsidR="00054131" w:rsidRDefault="00A50331" w:rsidP="007F6EB8">
      <w:pPr>
        <w:pStyle w:val="Kop2"/>
      </w:pPr>
      <w:bookmarkStart w:id="1985" w:name="_Toc225262619"/>
      <w:r w:rsidRPr="00BF5845">
        <w:t xml:space="preserve">Niveau 3: </w:t>
      </w:r>
      <w:r w:rsidR="0014209B">
        <w:t>Verwerking</w:t>
      </w:r>
      <w:r w:rsidR="007F6EB8">
        <w:t xml:space="preserve"> datastromen</w:t>
      </w:r>
      <w:r w:rsidR="0014209B">
        <w:t xml:space="preserve"> high-level comp</w:t>
      </w:r>
      <w:r w:rsidR="007F6EB8">
        <w:t>onenten</w:t>
      </w:r>
      <w:bookmarkEnd w:id="1985"/>
    </w:p>
    <w:p w14:paraId="63DD7309" w14:textId="77777777" w:rsidR="00054131" w:rsidRDefault="00054131" w:rsidP="00054131">
      <w:pPr>
        <w:pStyle w:val="Kop3"/>
        <w:numPr>
          <w:ilvl w:val="0"/>
          <w:numId w:val="0"/>
        </w:numPr>
      </w:pPr>
    </w:p>
    <w:p w14:paraId="5B1BEECA" w14:textId="77777777" w:rsidR="000928C3" w:rsidRDefault="007F6EB8" w:rsidP="00054131">
      <w:pPr>
        <w:rPr>
          <w:rStyle w:val="Zwaar"/>
        </w:rPr>
      </w:pPr>
      <w:ins w:id="1986" w:author="Peter Jansen" w:date="2026-03-03T10:00:00Z" w16du:dateUtc="2026-03-03T09:00:00Z">
        <w:r>
          <w:rPr>
            <w:noProof/>
          </w:rPr>
          <w:drawing>
            <wp:inline distT="0" distB="0" distL="0" distR="0" wp14:anchorId="06B0506B" wp14:editId="06713EF7">
              <wp:extent cx="5760720" cy="4313555"/>
              <wp:effectExtent l="0" t="0" r="0" b="0"/>
              <wp:docPr id="11603820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82039"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5760720" cy="4313555"/>
                      </a:xfrm>
                      <a:prstGeom prst="rect">
                        <a:avLst/>
                      </a:prstGeom>
                      <a:noFill/>
                      <a:ln>
                        <a:noFill/>
                      </a:ln>
                    </pic:spPr>
                  </pic:pic>
                </a:graphicData>
              </a:graphic>
            </wp:inline>
          </w:drawing>
        </w:r>
      </w:ins>
    </w:p>
    <w:p w14:paraId="6AAE9432" w14:textId="05EE36E6" w:rsidR="000928C3" w:rsidRPr="00DB1EE8" w:rsidRDefault="000928C3" w:rsidP="000928C3">
      <w:pPr>
        <w:pStyle w:val="Bijschrift"/>
      </w:pPr>
      <w:r w:rsidRPr="00DB1EE8">
        <w:t xml:space="preserve">Figuur </w:t>
      </w:r>
      <w:r>
        <w:fldChar w:fldCharType="begin"/>
      </w:r>
      <w:r w:rsidRPr="00DB1EE8">
        <w:instrText xml:space="preserve"> SEQ Figuur \* ARABIC </w:instrText>
      </w:r>
      <w:r>
        <w:fldChar w:fldCharType="separate"/>
      </w:r>
      <w:r w:rsidR="003A6600">
        <w:rPr>
          <w:noProof/>
        </w:rPr>
        <w:t>6</w:t>
      </w:r>
      <w:r>
        <w:rPr>
          <w:noProof/>
        </w:rPr>
        <w:fldChar w:fldCharType="end"/>
      </w:r>
      <w:r w:rsidRPr="00DB1EE8">
        <w:t xml:space="preserve">:  </w:t>
      </w:r>
      <w:r w:rsidR="00DB1EE8" w:rsidRPr="00DB1EE8">
        <w:t xml:space="preserve">high-level </w:t>
      </w:r>
      <w:proofErr w:type="spellStart"/>
      <w:r w:rsidR="00DB1EE8" w:rsidRPr="00DB1EE8">
        <w:t>overview</w:t>
      </w:r>
      <w:proofErr w:type="spellEnd"/>
      <w:r w:rsidR="00DB1EE8" w:rsidRPr="00DB1EE8">
        <w:t xml:space="preserve"> componenten verwerking </w:t>
      </w:r>
      <w:proofErr w:type="spellStart"/>
      <w:r w:rsidR="00DB1EE8" w:rsidRPr="00DB1EE8">
        <w:t>raw</w:t>
      </w:r>
      <w:proofErr w:type="spellEnd"/>
      <w:r w:rsidR="00DB1EE8" w:rsidRPr="00DB1EE8">
        <w:t>, via brons, naar zi</w:t>
      </w:r>
      <w:r w:rsidR="00DB1EE8">
        <w:t>lver</w:t>
      </w:r>
      <w:r w:rsidRPr="00DB1EE8">
        <w:t>.</w:t>
      </w:r>
    </w:p>
    <w:p w14:paraId="24669CEA" w14:textId="626C5FDF" w:rsidR="00823B1E" w:rsidRPr="00C2047A" w:rsidRDefault="00823B1E" w:rsidP="007A6A7C">
      <w:pPr>
        <w:pStyle w:val="Kop3"/>
        <w:rPr>
          <w:rStyle w:val="Zwaar"/>
        </w:rPr>
      </w:pPr>
      <w:del w:id="1987" w:author="Peter Jansen" w:date="2026-02-19T14:29:00Z" w16du:dateUtc="2026-02-19T13:29:00Z">
        <w:r w:rsidRPr="00C2047A" w:rsidDel="00F60612">
          <w:rPr>
            <w:rStyle w:val="Zwaar"/>
          </w:rPr>
          <w:delText xml:space="preserve">Technische </w:delText>
        </w:r>
      </w:del>
      <w:bookmarkStart w:id="1988" w:name="_Toc225262620"/>
      <w:r w:rsidRPr="00C2047A">
        <w:rPr>
          <w:rStyle w:val="Zwaar"/>
        </w:rPr>
        <w:t>Ingestie</w:t>
      </w:r>
      <w:ins w:id="1989" w:author="Peter Jansen" w:date="2026-02-24T10:53:00Z" w16du:dateUtc="2026-02-24T09:53:00Z">
        <w:r w:rsidR="00B93815" w:rsidRPr="00C2047A">
          <w:rPr>
            <w:rStyle w:val="Zwaar"/>
          </w:rPr>
          <w:t xml:space="preserve"> naar Brons</w:t>
        </w:r>
      </w:ins>
      <w:bookmarkEnd w:id="1988"/>
      <w:del w:id="1990" w:author="Peter Jansen" w:date="2026-02-24T10:53:00Z" w16du:dateUtc="2026-02-24T09:53:00Z">
        <w:r w:rsidRPr="00C2047A" w:rsidDel="00B93815">
          <w:rPr>
            <w:rStyle w:val="Zwaar"/>
          </w:rPr>
          <w:delText>module</w:delText>
        </w:r>
      </w:del>
    </w:p>
    <w:p w14:paraId="0F9E8684" w14:textId="653A50A7" w:rsidR="00823B1E" w:rsidRPr="00BF5845" w:rsidRDefault="00823B1E" w:rsidP="003A46B0">
      <w:pPr>
        <w:pStyle w:val="Lijstalinea"/>
        <w:keepNext/>
        <w:numPr>
          <w:ilvl w:val="0"/>
          <w:numId w:val="45"/>
        </w:numPr>
      </w:pPr>
      <w:r w:rsidRPr="00BF5845">
        <w:rPr>
          <w:b/>
          <w:bCs/>
        </w:rPr>
        <w:t>Functi</w:t>
      </w:r>
      <w:r w:rsidR="00235DEB" w:rsidRPr="00BF5845">
        <w:rPr>
          <w:b/>
          <w:bCs/>
        </w:rPr>
        <w:t>e</w:t>
      </w:r>
      <w:r w:rsidRPr="00BF5845">
        <w:rPr>
          <w:b/>
          <w:bCs/>
        </w:rPr>
        <w:t>:</w:t>
      </w:r>
      <w:r w:rsidRPr="00BF5845">
        <w:t xml:space="preserve"> Eerste </w:t>
      </w:r>
      <w:del w:id="1991" w:author="Peter Jansen" w:date="2026-02-19T09:07:00Z" w16du:dateUtc="2026-02-19T08:07:00Z">
        <w:r w:rsidRPr="00BF5845" w:rsidDel="00620B19">
          <w:delText xml:space="preserve">verwerkingslaag </w:delText>
        </w:r>
      </w:del>
      <w:ins w:id="1992" w:author="Peter Jansen" w:date="2026-02-19T09:07:00Z" w16du:dateUtc="2026-02-19T08:07:00Z">
        <w:r w:rsidR="00620B19" w:rsidRPr="00BF5845">
          <w:t>verwerkings</w:t>
        </w:r>
        <w:r w:rsidR="00620B19">
          <w:t>fase</w:t>
        </w:r>
        <w:r w:rsidR="00620B19" w:rsidRPr="00BF5845">
          <w:t xml:space="preserve"> </w:t>
        </w:r>
      </w:ins>
      <w:r w:rsidRPr="00BF5845">
        <w:t>die ruwe data omzet naar gestructureerde data</w:t>
      </w:r>
    </w:p>
    <w:p w14:paraId="4F9B30B2" w14:textId="5C921A3C" w:rsidR="00823B1E" w:rsidRPr="00BF5845" w:rsidRDefault="00823B1E" w:rsidP="003A46B0">
      <w:pPr>
        <w:pStyle w:val="Lijstalinea"/>
        <w:keepNext/>
        <w:numPr>
          <w:ilvl w:val="1"/>
          <w:numId w:val="45"/>
        </w:numPr>
      </w:pPr>
      <w:r w:rsidRPr="00BF5845">
        <w:t xml:space="preserve">Input: Ruwe data uit de </w:t>
      </w:r>
      <w:proofErr w:type="spellStart"/>
      <w:r w:rsidRPr="00BF5845">
        <w:t>Landingzone</w:t>
      </w:r>
      <w:proofErr w:type="spellEnd"/>
      <w:r w:rsidRPr="00BF5845">
        <w:t xml:space="preserve"> (vanuit Poort)</w:t>
      </w:r>
    </w:p>
    <w:p w14:paraId="0FA80617" w14:textId="25DA965E" w:rsidR="00823B1E" w:rsidRPr="00BF5845" w:rsidRDefault="00823B1E" w:rsidP="003A46B0">
      <w:pPr>
        <w:pStyle w:val="Lijstalinea"/>
        <w:keepNext/>
        <w:numPr>
          <w:ilvl w:val="1"/>
          <w:numId w:val="45"/>
        </w:numPr>
      </w:pPr>
      <w:r w:rsidRPr="00BF5845">
        <w:t>Output: Technisch ingelezen data in Brons database</w:t>
      </w:r>
    </w:p>
    <w:p w14:paraId="3BFE69A3" w14:textId="3C56311B" w:rsidR="00823B1E" w:rsidRPr="00B9642B" w:rsidRDefault="00823B1E" w:rsidP="001E1ACB">
      <w:pPr>
        <w:pStyle w:val="Lijstalinea"/>
        <w:keepNext/>
        <w:numPr>
          <w:ilvl w:val="0"/>
          <w:numId w:val="45"/>
        </w:numPr>
        <w:rPr>
          <w:lang w:val="de-DE"/>
        </w:rPr>
      </w:pPr>
      <w:r w:rsidRPr="00B9642B">
        <w:rPr>
          <w:b/>
          <w:lang w:val="de-DE"/>
        </w:rPr>
        <w:t>Technologie:</w:t>
      </w:r>
      <w:r w:rsidRPr="00B9642B">
        <w:rPr>
          <w:lang w:val="de-DE"/>
        </w:rPr>
        <w:t xml:space="preserve"> </w:t>
      </w:r>
      <w:commentRangeStart w:id="1993"/>
      <w:commentRangeStart w:id="1994"/>
      <w:proofErr w:type="spellStart"/>
      <w:r w:rsidR="00E941D1" w:rsidRPr="00B9642B">
        <w:rPr>
          <w:lang w:val="de-DE"/>
        </w:rPr>
        <w:t>Dagster</w:t>
      </w:r>
      <w:proofErr w:type="spellEnd"/>
      <w:r w:rsidR="00D41E24" w:rsidRPr="00B9642B">
        <w:rPr>
          <w:lang w:val="de-DE"/>
        </w:rPr>
        <w:t xml:space="preserve"> OSS</w:t>
      </w:r>
      <w:r w:rsidR="00E941D1" w:rsidRPr="00B9642B">
        <w:rPr>
          <w:lang w:val="de-DE"/>
        </w:rPr>
        <w:t xml:space="preserve">, </w:t>
      </w:r>
      <w:commentRangeEnd w:id="1993"/>
      <w:r w:rsidR="00C726CC" w:rsidRPr="00B9642B">
        <w:rPr>
          <w:rStyle w:val="Verwijzingopmerking"/>
          <w:sz w:val="22"/>
          <w:szCs w:val="20"/>
          <w:lang w:val="de-DE"/>
        </w:rPr>
        <w:commentReference w:id="1993"/>
      </w:r>
      <w:commentRangeEnd w:id="1994"/>
      <w:r w:rsidRPr="00B9642B">
        <w:rPr>
          <w:rStyle w:val="Verwijzingopmerking"/>
          <w:sz w:val="22"/>
          <w:szCs w:val="20"/>
          <w:lang w:val="de-DE"/>
        </w:rPr>
        <w:commentReference w:id="1994"/>
      </w:r>
      <w:r w:rsidRPr="00B9642B">
        <w:rPr>
          <w:lang w:val="de-DE"/>
        </w:rPr>
        <w:t>Python</w:t>
      </w:r>
      <w:r w:rsidR="00E941D1" w:rsidRPr="00B9642B">
        <w:rPr>
          <w:lang w:val="de-DE"/>
        </w:rPr>
        <w:t xml:space="preserve">, </w:t>
      </w:r>
      <w:r w:rsidR="00665AE4" w:rsidRPr="00B9642B">
        <w:rPr>
          <w:lang w:val="de-DE"/>
        </w:rPr>
        <w:t>[</w:t>
      </w:r>
      <w:proofErr w:type="spellStart"/>
      <w:r w:rsidR="008B29ED" w:rsidRPr="00B9642B">
        <w:rPr>
          <w:lang w:val="de-DE"/>
        </w:rPr>
        <w:t>db</w:t>
      </w:r>
      <w:r w:rsidR="001E1ACB" w:rsidRPr="00B9642B">
        <w:rPr>
          <w:lang w:val="de-DE"/>
        </w:rPr>
        <w:t>t</w:t>
      </w:r>
      <w:proofErr w:type="spellEnd"/>
      <w:r w:rsidR="008B29ED" w:rsidRPr="00B9642B">
        <w:rPr>
          <w:lang w:val="de-DE"/>
        </w:rPr>
        <w:t>,</w:t>
      </w:r>
      <w:r w:rsidR="001E1ACB" w:rsidRPr="00B9642B">
        <w:rPr>
          <w:lang w:val="de-DE"/>
        </w:rPr>
        <w:t xml:space="preserve"> </w:t>
      </w:r>
      <w:proofErr w:type="spellStart"/>
      <w:r w:rsidR="001E1ACB" w:rsidRPr="00B9642B">
        <w:rPr>
          <w:lang w:val="de-DE"/>
        </w:rPr>
        <w:t>DuckDB</w:t>
      </w:r>
      <w:proofErr w:type="spellEnd"/>
      <w:r w:rsidR="008B29ED" w:rsidRPr="00B9642B">
        <w:rPr>
          <w:lang w:val="de-DE"/>
        </w:rPr>
        <w:t xml:space="preserve"> </w:t>
      </w:r>
      <w:proofErr w:type="spellStart"/>
      <w:r w:rsidR="008B29ED" w:rsidRPr="00B9642B">
        <w:rPr>
          <w:lang w:val="de-DE"/>
        </w:rPr>
        <w:t>polars</w:t>
      </w:r>
      <w:proofErr w:type="spellEnd"/>
      <w:r w:rsidR="008B29ED" w:rsidRPr="00B9642B">
        <w:rPr>
          <w:lang w:val="de-DE"/>
        </w:rPr>
        <w:t xml:space="preserve">, </w:t>
      </w:r>
      <w:r w:rsidR="001E1ACB" w:rsidRPr="00B9642B">
        <w:rPr>
          <w:lang w:val="de-DE"/>
        </w:rPr>
        <w:t>…]</w:t>
      </w:r>
    </w:p>
    <w:p w14:paraId="2A275E6B" w14:textId="58A7B640" w:rsidR="00823B1E" w:rsidRPr="00BF5845" w:rsidRDefault="00823B1E" w:rsidP="003A46B0">
      <w:pPr>
        <w:pStyle w:val="Lijstalinea"/>
        <w:keepNext/>
        <w:numPr>
          <w:ilvl w:val="0"/>
          <w:numId w:val="45"/>
        </w:numPr>
        <w:rPr>
          <w:b/>
          <w:bCs/>
        </w:rPr>
      </w:pPr>
      <w:r w:rsidRPr="00BF5845">
        <w:rPr>
          <w:b/>
          <w:bCs/>
        </w:rPr>
        <w:t xml:space="preserve">Rationale: </w:t>
      </w:r>
    </w:p>
    <w:p w14:paraId="435DFE4C" w14:textId="120B0EF6" w:rsidR="00823B1E" w:rsidRPr="00BF5845" w:rsidRDefault="00823B1E" w:rsidP="003A46B0">
      <w:pPr>
        <w:pStyle w:val="Lijstalinea"/>
        <w:keepNext/>
        <w:numPr>
          <w:ilvl w:val="1"/>
          <w:numId w:val="45"/>
        </w:numPr>
      </w:pPr>
      <w:r w:rsidRPr="00BF5845">
        <w:t>Scheiding tussen technische en functionele verwerking</w:t>
      </w:r>
    </w:p>
    <w:p w14:paraId="07F171C5" w14:textId="598AF43A" w:rsidR="00823B1E" w:rsidRPr="00BF5845" w:rsidRDefault="00823B1E" w:rsidP="003A46B0">
      <w:pPr>
        <w:pStyle w:val="Lijstalinea"/>
        <w:keepNext/>
        <w:numPr>
          <w:ilvl w:val="1"/>
          <w:numId w:val="45"/>
        </w:numPr>
      </w:pPr>
      <w:r w:rsidRPr="00BF5845">
        <w:t>Technische ingestie focust op structurering zonder functionele validatie</w:t>
      </w:r>
    </w:p>
    <w:p w14:paraId="26898A3D" w14:textId="3D3E3555" w:rsidR="008E1612" w:rsidRDefault="00823B1E" w:rsidP="008E1612">
      <w:pPr>
        <w:keepNext/>
        <w:ind w:left="1080"/>
        <w:rPr>
          <w:ins w:id="1996" w:author="Peter Jansen" w:date="2026-03-03T10:15:00Z" w16du:dateUtc="2026-03-03T09:15:00Z"/>
        </w:rPr>
      </w:pPr>
      <w:r w:rsidRPr="00BF5845">
        <w:t xml:space="preserve">Maakt gebruik van metadata </w:t>
      </w:r>
      <w:ins w:id="1997" w:author="Peter Jansen" w:date="2026-03-03T10:13:00Z" w16du:dateUtc="2026-03-03T09:13:00Z">
        <w:r w:rsidR="00993E2E">
          <w:t xml:space="preserve">voor </w:t>
        </w:r>
      </w:ins>
      <w:proofErr w:type="spellStart"/>
      <w:ins w:id="1998" w:author="Peter Jansen" w:date="2026-03-03T10:14:00Z" w16du:dateUtc="2026-03-03T09:14:00Z">
        <w:r w:rsidR="00E91056">
          <w:t>parametrisering</w:t>
        </w:r>
        <w:proofErr w:type="spellEnd"/>
        <w:r w:rsidR="00E91056">
          <w:t xml:space="preserve"> verwerking </w:t>
        </w:r>
      </w:ins>
      <w:r w:rsidRPr="00BF5845">
        <w:t xml:space="preserve">voor </w:t>
      </w:r>
      <w:commentRangeStart w:id="1999"/>
      <w:r w:rsidRPr="00BF5845">
        <w:t xml:space="preserve">consistente </w:t>
      </w:r>
      <w:ins w:id="2000" w:author="Peter Jansen" w:date="2026-03-03T10:15:00Z" w16du:dateUtc="2026-03-03T09:15:00Z">
        <w:r w:rsidR="00A44732">
          <w:t>inrichting van verschillende gegevens</w:t>
        </w:r>
      </w:ins>
      <w:ins w:id="2001" w:author="Peter Jansen" w:date="2026-03-03T10:16:00Z" w16du:dateUtc="2026-03-03T09:16:00Z">
        <w:r w:rsidR="00A44732">
          <w:t>stromen.</w:t>
        </w:r>
      </w:ins>
      <w:del w:id="2002" w:author="Peter Jansen" w:date="2026-03-03T10:15:00Z" w16du:dateUtc="2026-03-03T09:15:00Z">
        <w:r w:rsidRPr="00BF5845" w:rsidDel="00A44732">
          <w:delText>verwerki</w:delText>
        </w:r>
      </w:del>
    </w:p>
    <w:p w14:paraId="64F7FC59" w14:textId="067C1C84" w:rsidR="003A08E5" w:rsidRPr="000168DA" w:rsidRDefault="00823B1E">
      <w:pPr>
        <w:keepNext/>
        <w:rPr>
          <w:ins w:id="2003" w:author="Peter Jansen" w:date="2026-03-03T10:00:00Z" w16du:dateUtc="2026-03-03T09:00:00Z"/>
        </w:rPr>
        <w:pPrChange w:id="2004" w:author="Peter Jansen" w:date="2026-03-03T10:15:00Z" w16du:dateUtc="2026-03-03T09:15:00Z">
          <w:pPr>
            <w:pStyle w:val="Normaalweb"/>
            <w:numPr>
              <w:numId w:val="45"/>
            </w:numPr>
            <w:ind w:left="720" w:hanging="360"/>
          </w:pPr>
        </w:pPrChange>
      </w:pPr>
      <w:del w:id="2005" w:author="Peter Jansen" w:date="2026-03-03T10:14:00Z" w16du:dateUtc="2026-03-03T09:14:00Z">
        <w:r w:rsidRPr="00BF5845" w:rsidDel="002872DA">
          <w:delText>n</w:delText>
        </w:r>
        <w:r w:rsidR="000600BC" w:rsidRPr="00BF5845" w:rsidDel="002872DA">
          <w:delText>g</w:delText>
        </w:r>
        <w:commentRangeEnd w:id="1999"/>
        <w:r w:rsidR="00575AC0" w:rsidRPr="000168DA" w:rsidDel="002872DA">
          <w:rPr>
            <w:rStyle w:val="Verwijzingopmerking"/>
            <w:sz w:val="22"/>
            <w:szCs w:val="20"/>
          </w:rPr>
          <w:commentReference w:id="1999"/>
        </w:r>
      </w:del>
    </w:p>
    <w:p w14:paraId="5E6E34A6" w14:textId="77777777" w:rsidR="003A08E5" w:rsidRPr="00BF5845" w:rsidRDefault="003A08E5">
      <w:pPr>
        <w:keepNext/>
        <w:pPrChange w:id="2006" w:author="Peter Jansen" w:date="2026-03-03T10:00:00Z" w16du:dateUtc="2026-03-03T09:00:00Z">
          <w:pPr>
            <w:pStyle w:val="Lijstalinea"/>
            <w:keepNext/>
            <w:numPr>
              <w:ilvl w:val="1"/>
              <w:numId w:val="45"/>
            </w:numPr>
            <w:ind w:left="1440" w:hanging="360"/>
          </w:pPr>
        </w:pPrChange>
      </w:pPr>
    </w:p>
    <w:p w14:paraId="73E2D8E2" w14:textId="232881AB" w:rsidR="00F559AD" w:rsidRDefault="00137610">
      <w:pPr>
        <w:pStyle w:val="Normaalweb"/>
        <w:ind w:left="720"/>
        <w:rPr>
          <w:ins w:id="2007" w:author="Peter Jansen" w:date="2026-02-24T11:10:00Z" w16du:dateUtc="2026-02-24T10:10:00Z"/>
        </w:rPr>
        <w:pPrChange w:id="2008" w:author="Peter Jansen" w:date="2026-03-03T10:00:00Z" w16du:dateUtc="2026-03-03T09:00:00Z">
          <w:pPr>
            <w:pStyle w:val="Normaalweb"/>
            <w:numPr>
              <w:numId w:val="45"/>
            </w:numPr>
            <w:ind w:left="720" w:hanging="360"/>
          </w:pPr>
        </w:pPrChange>
      </w:pPr>
      <w:commentRangeStart w:id="2009"/>
      <w:commentRangeEnd w:id="2009"/>
      <w:r>
        <w:rPr>
          <w:rStyle w:val="Verwijzingopmerking"/>
          <w:sz w:val="24"/>
          <w:szCs w:val="24"/>
        </w:rPr>
        <w:commentReference w:id="2009"/>
      </w:r>
    </w:p>
    <w:p w14:paraId="7CF9E409" w14:textId="77777777" w:rsidR="00397E15" w:rsidRPr="00BF5845" w:rsidRDefault="00397E15" w:rsidP="00397E15">
      <w:pPr>
        <w:keepNext/>
      </w:pPr>
    </w:p>
    <w:p w14:paraId="75257347" w14:textId="0933D7AF" w:rsidR="000600BC" w:rsidRPr="00BF5845" w:rsidRDefault="000600BC" w:rsidP="007A6A7C">
      <w:pPr>
        <w:pStyle w:val="Kop3"/>
      </w:pPr>
      <w:del w:id="2010" w:author="Peter Jansen" w:date="2026-02-24T10:54:00Z" w16du:dateUtc="2026-02-24T09:54:00Z">
        <w:r w:rsidRPr="00BF5845" w:rsidDel="00B93815">
          <w:delText xml:space="preserve">Functionele </w:delText>
        </w:r>
      </w:del>
      <w:del w:id="2011" w:author="Peter Jansen" w:date="2026-02-19T14:39:00Z" w16du:dateUtc="2026-02-19T13:39:00Z">
        <w:r w:rsidRPr="00BF5845" w:rsidDel="003440B2">
          <w:delText>Ingestiemodule</w:delText>
        </w:r>
      </w:del>
      <w:ins w:id="2012" w:author="Peter Jansen" w:date="2026-02-19T14:39:00Z" w16du:dateUtc="2026-02-19T13:39:00Z">
        <w:del w:id="2013" w:author="Petra Geels" w:date="2026-02-26T10:41:00Z" w16du:dateUtc="2026-02-26T09:41:00Z">
          <w:r w:rsidR="003440B2">
            <w:delText>Transf</w:delText>
          </w:r>
          <w:r w:rsidR="00F24A14">
            <w:delText>ornati</w:delText>
          </w:r>
        </w:del>
      </w:ins>
      <w:ins w:id="2014" w:author="Peter Jansen" w:date="2026-02-24T10:54:00Z" w16du:dateUtc="2026-02-24T09:54:00Z">
        <w:del w:id="2015" w:author="Petra Geels" w:date="2026-02-26T10:41:00Z" w16du:dateUtc="2026-02-26T09:41:00Z">
          <w:r w:rsidR="00B93815">
            <w:delText>e</w:delText>
          </w:r>
        </w:del>
      </w:ins>
      <w:bookmarkStart w:id="2016" w:name="_Toc225262621"/>
      <w:ins w:id="2017" w:author="Petra Geels" w:date="2026-02-26T10:41:00Z" w16du:dateUtc="2026-02-26T09:41:00Z">
        <w:r w:rsidR="00917B00">
          <w:t>Transformatie</w:t>
        </w:r>
      </w:ins>
      <w:ins w:id="2018" w:author="Peter Jansen" w:date="2026-02-24T10:54:00Z" w16du:dateUtc="2026-02-24T09:54:00Z">
        <w:r w:rsidR="00B93815">
          <w:t xml:space="preserve"> naar Zilver</w:t>
        </w:r>
      </w:ins>
      <w:bookmarkEnd w:id="2016"/>
    </w:p>
    <w:p w14:paraId="38C454F8" w14:textId="6C082F04" w:rsidR="000600BC" w:rsidRPr="00BF5845" w:rsidRDefault="000600BC" w:rsidP="000600BC">
      <w:pPr>
        <w:pStyle w:val="Lijstalinea"/>
        <w:keepNext/>
        <w:numPr>
          <w:ilvl w:val="0"/>
          <w:numId w:val="47"/>
        </w:numPr>
      </w:pPr>
      <w:r w:rsidRPr="00BF5845">
        <w:rPr>
          <w:b/>
          <w:bCs/>
        </w:rPr>
        <w:t>Functie:</w:t>
      </w:r>
      <w:r w:rsidRPr="00BF5845">
        <w:t xml:space="preserve"> Tweede verwerking</w:t>
      </w:r>
      <w:ins w:id="2019" w:author="Peter Jansen" w:date="2026-02-19T14:38:00Z" w16du:dateUtc="2026-02-19T13:38:00Z">
        <w:r w:rsidR="00411FB3">
          <w:t>s</w:t>
        </w:r>
      </w:ins>
      <w:ins w:id="2020" w:author="Peter Jansen" w:date="2026-02-19T09:07:00Z" w16du:dateUtc="2026-02-19T08:07:00Z">
        <w:r w:rsidR="00620B19">
          <w:t>fase</w:t>
        </w:r>
      </w:ins>
      <w:del w:id="2021" w:author="Peter Jansen" w:date="2026-02-19T09:07:00Z" w16du:dateUtc="2026-02-19T08:07:00Z">
        <w:r w:rsidRPr="00BF5845" w:rsidDel="00620B19">
          <w:delText>slaag</w:delText>
        </w:r>
      </w:del>
      <w:r w:rsidRPr="00BF5845">
        <w:t xml:space="preserve"> die data valideert en functioneel transformeert</w:t>
      </w:r>
    </w:p>
    <w:p w14:paraId="5EFC7067" w14:textId="77777777" w:rsidR="000600BC" w:rsidRPr="00BF5845" w:rsidRDefault="000600BC" w:rsidP="000600BC">
      <w:pPr>
        <w:pStyle w:val="Lijstalinea"/>
        <w:keepNext/>
        <w:numPr>
          <w:ilvl w:val="1"/>
          <w:numId w:val="47"/>
        </w:numPr>
      </w:pPr>
      <w:r w:rsidRPr="00BF5845">
        <w:t>Input: Gestructureerde data uit Brons</w:t>
      </w:r>
    </w:p>
    <w:p w14:paraId="1571161B" w14:textId="77777777" w:rsidR="000600BC" w:rsidRPr="00BF5845" w:rsidRDefault="000600BC" w:rsidP="000600BC">
      <w:pPr>
        <w:pStyle w:val="Lijstalinea"/>
        <w:keepNext/>
        <w:numPr>
          <w:ilvl w:val="1"/>
          <w:numId w:val="47"/>
        </w:numPr>
      </w:pPr>
      <w:r w:rsidRPr="00BF5845">
        <w:t>Output: Gevalideerde en getransformeerde data in Zilver database</w:t>
      </w:r>
    </w:p>
    <w:p w14:paraId="786CD49E" w14:textId="77777777" w:rsidR="001E1ACB" w:rsidRPr="00BF5845" w:rsidRDefault="000600BC" w:rsidP="001E1ACB">
      <w:pPr>
        <w:pStyle w:val="Lijstalinea"/>
        <w:keepNext/>
        <w:numPr>
          <w:ilvl w:val="0"/>
          <w:numId w:val="45"/>
        </w:numPr>
      </w:pPr>
      <w:r w:rsidRPr="00BF5845">
        <w:rPr>
          <w:b/>
          <w:bCs/>
        </w:rPr>
        <w:t>Technologie:</w:t>
      </w:r>
      <w:r w:rsidRPr="00BF5845">
        <w:t xml:space="preserve"> </w:t>
      </w:r>
      <w:r w:rsidR="001E1ACB" w:rsidRPr="00BF5845">
        <w:t xml:space="preserve">Technologie: </w:t>
      </w:r>
      <w:r w:rsidR="001E1ACB">
        <w:t xml:space="preserve">Dagster+, </w:t>
      </w:r>
      <w:r w:rsidR="001E1ACB" w:rsidRPr="00BF5845">
        <w:t>Python</w:t>
      </w:r>
      <w:r w:rsidR="001E1ACB">
        <w:t>, [</w:t>
      </w:r>
      <w:proofErr w:type="spellStart"/>
      <w:r w:rsidR="001E1ACB">
        <w:t>dbt</w:t>
      </w:r>
      <w:proofErr w:type="spellEnd"/>
      <w:r w:rsidR="001E1ACB">
        <w:t xml:space="preserve">, </w:t>
      </w:r>
      <w:proofErr w:type="spellStart"/>
      <w:r w:rsidR="001E1ACB">
        <w:t>DuckDB</w:t>
      </w:r>
      <w:proofErr w:type="spellEnd"/>
      <w:r w:rsidR="001E1ACB">
        <w:t xml:space="preserve"> </w:t>
      </w:r>
      <w:proofErr w:type="spellStart"/>
      <w:r w:rsidR="001E1ACB">
        <w:t>polars</w:t>
      </w:r>
      <w:proofErr w:type="spellEnd"/>
      <w:r w:rsidR="001E1ACB">
        <w:t>, …]</w:t>
      </w:r>
    </w:p>
    <w:p w14:paraId="2DB13B9A" w14:textId="77777777" w:rsidR="000600BC" w:rsidRPr="00BF5845" w:rsidRDefault="000600BC" w:rsidP="000600BC">
      <w:pPr>
        <w:pStyle w:val="Lijstalinea"/>
        <w:keepNext/>
        <w:numPr>
          <w:ilvl w:val="0"/>
          <w:numId w:val="47"/>
        </w:numPr>
        <w:rPr>
          <w:b/>
          <w:bCs/>
        </w:rPr>
      </w:pPr>
      <w:r w:rsidRPr="00BF5845">
        <w:rPr>
          <w:b/>
          <w:bCs/>
        </w:rPr>
        <w:t>Rationale:</w:t>
      </w:r>
    </w:p>
    <w:p w14:paraId="034847F5" w14:textId="77777777" w:rsidR="000600BC" w:rsidRPr="00BF5845" w:rsidRDefault="000600BC" w:rsidP="000600BC">
      <w:pPr>
        <w:pStyle w:val="Lijstalinea"/>
        <w:keepNext/>
        <w:numPr>
          <w:ilvl w:val="1"/>
          <w:numId w:val="47"/>
        </w:numPr>
      </w:pPr>
      <w:r w:rsidRPr="00BF5845">
        <w:t>Scheiding van verantwoordelijkheden (</w:t>
      </w:r>
      <w:proofErr w:type="spellStart"/>
      <w:r w:rsidRPr="00BF5845">
        <w:t>technical</w:t>
      </w:r>
      <w:proofErr w:type="spellEnd"/>
      <w:r w:rsidRPr="00BF5845">
        <w:t xml:space="preserve"> </w:t>
      </w:r>
      <w:proofErr w:type="spellStart"/>
      <w:r w:rsidRPr="00BF5845">
        <w:t>vs</w:t>
      </w:r>
      <w:proofErr w:type="spellEnd"/>
      <w:r w:rsidRPr="00BF5845">
        <w:t xml:space="preserve"> </w:t>
      </w:r>
      <w:proofErr w:type="spellStart"/>
      <w:r w:rsidRPr="00BF5845">
        <w:t>functional</w:t>
      </w:r>
      <w:proofErr w:type="spellEnd"/>
      <w:r w:rsidRPr="00BF5845">
        <w:t xml:space="preserve"> concerns)</w:t>
      </w:r>
    </w:p>
    <w:p w14:paraId="06FD40A6" w14:textId="77777777" w:rsidR="000600BC" w:rsidRPr="00BF5845" w:rsidRDefault="000600BC" w:rsidP="000600BC">
      <w:pPr>
        <w:pStyle w:val="Lijstalinea"/>
        <w:keepNext/>
        <w:numPr>
          <w:ilvl w:val="1"/>
          <w:numId w:val="47"/>
        </w:numPr>
      </w:pPr>
      <w:r w:rsidRPr="00BF5845">
        <w:t xml:space="preserve">Functionele </w:t>
      </w:r>
      <w:proofErr w:type="spellStart"/>
      <w:r w:rsidRPr="00BF5845">
        <w:t>validaties</w:t>
      </w:r>
      <w:proofErr w:type="spellEnd"/>
      <w:r w:rsidRPr="00BF5845">
        <w:t xml:space="preserve"> en business </w:t>
      </w:r>
      <w:proofErr w:type="spellStart"/>
      <w:r w:rsidRPr="00BF5845">
        <w:t>rules</w:t>
      </w:r>
      <w:proofErr w:type="spellEnd"/>
      <w:r w:rsidRPr="00BF5845">
        <w:t xml:space="preserve"> worden hier toegepast</w:t>
      </w:r>
    </w:p>
    <w:p w14:paraId="3CA5CE17" w14:textId="77777777" w:rsidR="000600BC" w:rsidRDefault="000600BC" w:rsidP="000600BC">
      <w:pPr>
        <w:pStyle w:val="Lijstalinea"/>
        <w:numPr>
          <w:ilvl w:val="1"/>
          <w:numId w:val="47"/>
        </w:numPr>
        <w:ind w:left="1434" w:hanging="357"/>
        <w:rPr>
          <w:ins w:id="2022" w:author="Peter Jansen" w:date="2026-03-03T10:01:00Z" w16du:dateUtc="2026-03-03T09:01:00Z"/>
        </w:rPr>
      </w:pPr>
      <w:r w:rsidRPr="00BF5845">
        <w:t>Gebruikt metadata voor validatieregels en transformatielogica</w:t>
      </w:r>
    </w:p>
    <w:p w14:paraId="1A5E830C" w14:textId="5C168500" w:rsidR="008648B7" w:rsidRPr="00BF5845" w:rsidDel="008648B7" w:rsidRDefault="008648B7">
      <w:pPr>
        <w:rPr>
          <w:del w:id="2023" w:author="Peter Jansen" w:date="2026-03-03T10:01:00Z" w16du:dateUtc="2026-03-03T09:01:00Z"/>
        </w:rPr>
        <w:pPrChange w:id="2024" w:author="Peter Jansen" w:date="2026-03-03T10:01:00Z" w16du:dateUtc="2026-03-03T09:01:00Z">
          <w:pPr>
            <w:pStyle w:val="Lijstalinea"/>
            <w:numPr>
              <w:ilvl w:val="1"/>
              <w:numId w:val="47"/>
            </w:numPr>
            <w:ind w:left="1434" w:hanging="357"/>
          </w:pPr>
        </w:pPrChange>
      </w:pPr>
    </w:p>
    <w:p w14:paraId="740BB20D" w14:textId="77777777" w:rsidR="00C6566C" w:rsidRPr="00BF5845" w:rsidRDefault="00C6566C" w:rsidP="00C6566C"/>
    <w:p w14:paraId="227CA964" w14:textId="60AD7C01" w:rsidR="00823B1E" w:rsidRPr="00BF5845" w:rsidRDefault="003446FD" w:rsidP="00FB4FDB">
      <w:pPr>
        <w:pStyle w:val="Kop3"/>
      </w:pPr>
      <w:bookmarkStart w:id="2025" w:name="_Toc225262622"/>
      <w:r>
        <w:t xml:space="preserve">Niveau 3: </w:t>
      </w:r>
      <w:r w:rsidR="00823B1E" w:rsidRPr="00BF5845">
        <w:t xml:space="preserve">Brons </w:t>
      </w:r>
      <w:del w:id="2026" w:author="Peter Jansen" w:date="2026-02-26T11:55:00Z" w16du:dateUtc="2026-02-26T10:55:00Z">
        <w:r w:rsidR="00823B1E" w:rsidRPr="00BF5845" w:rsidDel="006161E3">
          <w:delText>Database</w:delText>
        </w:r>
      </w:del>
      <w:ins w:id="2027" w:author="Peter Jansen" w:date="2026-02-26T11:55:00Z" w16du:dateUtc="2026-02-26T10:55:00Z">
        <w:r w:rsidR="006161E3">
          <w:t>zone</w:t>
        </w:r>
      </w:ins>
      <w:bookmarkEnd w:id="2025"/>
    </w:p>
    <w:p w14:paraId="1BFD5981" w14:textId="489D4F74" w:rsidR="00823B1E" w:rsidRPr="00BF5845" w:rsidRDefault="00823B1E" w:rsidP="003A46B0">
      <w:pPr>
        <w:pStyle w:val="Lijstalinea"/>
        <w:keepNext/>
        <w:numPr>
          <w:ilvl w:val="0"/>
          <w:numId w:val="46"/>
        </w:numPr>
      </w:pPr>
      <w:r w:rsidRPr="00BF5845">
        <w:rPr>
          <w:b/>
          <w:bCs/>
        </w:rPr>
        <w:t>Functie:</w:t>
      </w:r>
      <w:r w:rsidRPr="00BF5845">
        <w:t xml:space="preserve"> Opslag van technisch gestructureerde, maar nog niet gevalideerde data</w:t>
      </w:r>
    </w:p>
    <w:p w14:paraId="3C19FDFF" w14:textId="74981A4A" w:rsidR="0079363B" w:rsidRPr="00BF5845" w:rsidRDefault="0079363B" w:rsidP="0079363B">
      <w:pPr>
        <w:pStyle w:val="Lijstalinea"/>
        <w:keepNext/>
        <w:numPr>
          <w:ilvl w:val="0"/>
          <w:numId w:val="46"/>
        </w:numPr>
      </w:pPr>
      <w:r w:rsidRPr="0079363B">
        <w:rPr>
          <w:b/>
          <w:bCs/>
        </w:rPr>
        <w:t>Technologie</w:t>
      </w:r>
      <w:r w:rsidRPr="00BF5845">
        <w:t>:</w:t>
      </w:r>
      <w:r w:rsidR="001546B8">
        <w:t xml:space="preserve"> </w:t>
      </w:r>
      <w:del w:id="2028" w:author="Peter Jansen" w:date="2026-03-03T10:10:00Z" w16du:dateUtc="2026-03-03T09:10:00Z">
        <w:r w:rsidR="00130FE3" w:rsidDel="00866135">
          <w:delText>[</w:delText>
        </w:r>
        <w:commentRangeStart w:id="2029"/>
        <w:r w:rsidR="001546B8" w:rsidDel="00866135">
          <w:delText>Azure</w:delText>
        </w:r>
        <w:r w:rsidRPr="00BF5845" w:rsidDel="00866135">
          <w:delText xml:space="preserve"> </w:delText>
        </w:r>
        <w:r w:rsidDel="00866135">
          <w:delText>SQL MI</w:delText>
        </w:r>
        <w:r w:rsidR="001546B8" w:rsidDel="00866135">
          <w:delText xml:space="preserve">, </w:delText>
        </w:r>
      </w:del>
      <w:proofErr w:type="spellStart"/>
      <w:r w:rsidR="00130FE3">
        <w:t>AzureBlob</w:t>
      </w:r>
      <w:proofErr w:type="spellEnd"/>
      <w:r w:rsidR="00CF07AB">
        <w:t xml:space="preserve"> storage </w:t>
      </w:r>
      <w:ins w:id="2030" w:author="Peter Jansen" w:date="2026-03-03T10:10:00Z" w16du:dateUtc="2026-03-03T09:10:00Z">
        <w:r w:rsidR="00866135">
          <w:t>(</w:t>
        </w:r>
      </w:ins>
      <w:proofErr w:type="spellStart"/>
      <w:r w:rsidR="00CF07AB">
        <w:t>Parquet</w:t>
      </w:r>
      <w:proofErr w:type="spellEnd"/>
      <w:ins w:id="2031" w:author="Peter Jansen" w:date="2026-03-03T10:10:00Z" w16du:dateUtc="2026-03-03T09:10:00Z">
        <w:r w:rsidR="00866135">
          <w:t>).</w:t>
        </w:r>
      </w:ins>
      <w:del w:id="2032" w:author="Peter Jansen" w:date="2026-03-03T10:10:00Z" w16du:dateUtc="2026-03-03T09:10:00Z">
        <w:r w:rsidR="00CF07AB" w:rsidDel="00866135">
          <w:delText>?]</w:delText>
        </w:r>
      </w:del>
      <w:commentRangeEnd w:id="2029"/>
      <w:r w:rsidR="00335070" w:rsidRPr="00BF5845">
        <w:rPr>
          <w:rStyle w:val="Verwijzingopmerking"/>
          <w:sz w:val="22"/>
          <w:szCs w:val="20"/>
        </w:rPr>
        <w:commentReference w:id="2029"/>
      </w:r>
    </w:p>
    <w:p w14:paraId="615F6C8C" w14:textId="6BE650FC" w:rsidR="00823B1E" w:rsidRPr="00BF5845" w:rsidRDefault="00823B1E" w:rsidP="003A46B0">
      <w:pPr>
        <w:pStyle w:val="Lijstalinea"/>
        <w:keepNext/>
        <w:numPr>
          <w:ilvl w:val="0"/>
          <w:numId w:val="46"/>
        </w:numPr>
        <w:rPr>
          <w:b/>
          <w:bCs/>
        </w:rPr>
      </w:pPr>
      <w:r w:rsidRPr="00BF5845">
        <w:rPr>
          <w:b/>
          <w:bCs/>
        </w:rPr>
        <w:t xml:space="preserve">Rationale: </w:t>
      </w:r>
    </w:p>
    <w:p w14:paraId="24D42A07" w14:textId="35C27CAC" w:rsidR="00823B1E" w:rsidRPr="00BF5845" w:rsidRDefault="00823B1E" w:rsidP="003A46B0">
      <w:pPr>
        <w:pStyle w:val="Lijstalinea"/>
        <w:keepNext/>
        <w:numPr>
          <w:ilvl w:val="1"/>
          <w:numId w:val="46"/>
        </w:numPr>
      </w:pPr>
      <w:r w:rsidRPr="00BF5845">
        <w:t xml:space="preserve">Behoudt originele data voor audit </w:t>
      </w:r>
      <w:proofErr w:type="spellStart"/>
      <w:r w:rsidRPr="00BF5845">
        <w:t>trail</w:t>
      </w:r>
      <w:proofErr w:type="spellEnd"/>
    </w:p>
    <w:p w14:paraId="7A5D08FC" w14:textId="4C79E776" w:rsidR="00823B1E" w:rsidRPr="00BF5845" w:rsidRDefault="00823B1E" w:rsidP="003A46B0">
      <w:pPr>
        <w:pStyle w:val="Lijstalinea"/>
        <w:keepNext/>
        <w:numPr>
          <w:ilvl w:val="1"/>
          <w:numId w:val="46"/>
        </w:numPr>
      </w:pPr>
      <w:commentRangeStart w:id="2033"/>
      <w:r w:rsidRPr="00BF5845">
        <w:t>Mogelijk om opnieuw te verwerken zonder opnieuw aan te leveren</w:t>
      </w:r>
      <w:commentRangeEnd w:id="2033"/>
      <w:r w:rsidR="009C1869" w:rsidRPr="00BF5845">
        <w:rPr>
          <w:rStyle w:val="Verwijzingopmerking"/>
          <w:sz w:val="22"/>
          <w:szCs w:val="20"/>
        </w:rPr>
        <w:commentReference w:id="2033"/>
      </w:r>
    </w:p>
    <w:p w14:paraId="5E2E9F76" w14:textId="0092D807" w:rsidR="00823B1E" w:rsidRPr="00BF5845" w:rsidRDefault="00823B1E" w:rsidP="003A46B0">
      <w:pPr>
        <w:pStyle w:val="Lijstalinea"/>
        <w:keepNext/>
        <w:numPr>
          <w:ilvl w:val="1"/>
          <w:numId w:val="46"/>
        </w:numPr>
      </w:pPr>
      <w:r w:rsidRPr="00BF5845">
        <w:t>"</w:t>
      </w:r>
      <w:proofErr w:type="spellStart"/>
      <w:r w:rsidRPr="00BF5845">
        <w:t>Bronze</w:t>
      </w:r>
      <w:proofErr w:type="spellEnd"/>
      <w:r w:rsidRPr="00BF5845">
        <w:t xml:space="preserve"> </w:t>
      </w:r>
      <w:proofErr w:type="spellStart"/>
      <w:r w:rsidRPr="00BF5845">
        <w:t>layer</w:t>
      </w:r>
      <w:proofErr w:type="spellEnd"/>
      <w:r w:rsidRPr="00BF5845">
        <w:t xml:space="preserve">" in </w:t>
      </w:r>
      <w:proofErr w:type="spellStart"/>
      <w:r w:rsidRPr="00BF5845">
        <w:t>medallion</w:t>
      </w:r>
      <w:proofErr w:type="spellEnd"/>
      <w:r w:rsidRPr="00BF5845">
        <w:t xml:space="preserve"> architectuur</w:t>
      </w:r>
    </w:p>
    <w:p w14:paraId="122223AB" w14:textId="77777777" w:rsidR="00823B1E" w:rsidRPr="00BF5845" w:rsidRDefault="00823B1E" w:rsidP="00823B1E">
      <w:pPr>
        <w:keepNext/>
      </w:pPr>
    </w:p>
    <w:p w14:paraId="42BF08A6" w14:textId="4825D96A" w:rsidR="00823B1E" w:rsidRPr="00BF5845" w:rsidRDefault="003446FD" w:rsidP="00FB4FDB">
      <w:pPr>
        <w:pStyle w:val="Kop3"/>
      </w:pPr>
      <w:bookmarkStart w:id="2034" w:name="_Toc225262623"/>
      <w:r>
        <w:t xml:space="preserve">Niveau 3: </w:t>
      </w:r>
      <w:r w:rsidR="00823B1E" w:rsidRPr="00BF5845">
        <w:t xml:space="preserve">Zilver </w:t>
      </w:r>
      <w:del w:id="2035" w:author="Peter Jansen" w:date="2026-02-26T11:55:00Z" w16du:dateUtc="2026-02-26T10:55:00Z">
        <w:r w:rsidR="00823B1E" w:rsidRPr="00BF5845" w:rsidDel="006161E3">
          <w:delText>Database</w:delText>
        </w:r>
      </w:del>
      <w:ins w:id="2036" w:author="Peter Jansen" w:date="2026-02-26T11:55:00Z" w16du:dateUtc="2026-02-26T10:55:00Z">
        <w:r w:rsidR="006161E3">
          <w:t>zone</w:t>
        </w:r>
      </w:ins>
      <w:bookmarkEnd w:id="2034"/>
    </w:p>
    <w:p w14:paraId="35BBA49E" w14:textId="21A8F3EA" w:rsidR="00823B1E" w:rsidRPr="00BF5845" w:rsidRDefault="00823B1E" w:rsidP="003A46B0">
      <w:pPr>
        <w:pStyle w:val="Lijstalinea"/>
        <w:keepNext/>
        <w:numPr>
          <w:ilvl w:val="0"/>
          <w:numId w:val="48"/>
        </w:numPr>
      </w:pPr>
      <w:r w:rsidRPr="00BF5845">
        <w:t>Functie: Opslag van functioneel gevalideerde en getransformeerde data</w:t>
      </w:r>
    </w:p>
    <w:p w14:paraId="402B472F" w14:textId="316052C5" w:rsidR="003A46B0" w:rsidRPr="00BF5845" w:rsidRDefault="003A46B0" w:rsidP="00242FB7">
      <w:pPr>
        <w:pStyle w:val="Lijstalinea"/>
        <w:keepNext/>
        <w:numPr>
          <w:ilvl w:val="0"/>
          <w:numId w:val="48"/>
        </w:numPr>
      </w:pPr>
      <w:r w:rsidRPr="00BF5845">
        <w:rPr>
          <w:b/>
          <w:bCs/>
        </w:rPr>
        <w:t>Technologie:</w:t>
      </w:r>
      <w:r w:rsidRPr="00BF5845">
        <w:t xml:space="preserve"> </w:t>
      </w:r>
      <w:commentRangeStart w:id="2037"/>
      <w:commentRangeStart w:id="2038"/>
      <w:commentRangeStart w:id="2039"/>
      <w:commentRangeStart w:id="2040"/>
      <w:commentRangeStart w:id="2041"/>
      <w:commentRangeStart w:id="2042"/>
      <w:proofErr w:type="spellStart"/>
      <w:r w:rsidRPr="00BF5845">
        <w:t>Azure</w:t>
      </w:r>
      <w:proofErr w:type="spellEnd"/>
      <w:r w:rsidRPr="00BF5845">
        <w:t xml:space="preserve"> SQL</w:t>
      </w:r>
      <w:r w:rsidR="001546B8">
        <w:t xml:space="preserve"> MI</w:t>
      </w:r>
      <w:commentRangeEnd w:id="2037"/>
      <w:r w:rsidR="00F32257">
        <w:rPr>
          <w:rStyle w:val="Verwijzingopmerking"/>
          <w:sz w:val="22"/>
          <w:szCs w:val="20"/>
        </w:rPr>
        <w:commentReference w:id="2037"/>
      </w:r>
      <w:commentRangeEnd w:id="2038"/>
      <w:r>
        <w:rPr>
          <w:rStyle w:val="Verwijzingopmerking"/>
          <w:sz w:val="22"/>
          <w:szCs w:val="20"/>
        </w:rPr>
        <w:commentReference w:id="2038"/>
      </w:r>
      <w:commentRangeEnd w:id="2039"/>
      <w:r w:rsidR="00982487">
        <w:rPr>
          <w:rStyle w:val="Verwijzingopmerking"/>
          <w:sz w:val="22"/>
          <w:szCs w:val="20"/>
        </w:rPr>
        <w:commentReference w:id="2039"/>
      </w:r>
      <w:commentRangeEnd w:id="2040"/>
      <w:r w:rsidR="00983792">
        <w:rPr>
          <w:rStyle w:val="Verwijzingopmerking"/>
          <w:sz w:val="22"/>
          <w:szCs w:val="20"/>
        </w:rPr>
        <w:commentReference w:id="2040"/>
      </w:r>
      <w:commentRangeEnd w:id="2041"/>
      <w:r w:rsidR="002B726D">
        <w:rPr>
          <w:rStyle w:val="Verwijzingopmerking"/>
          <w:sz w:val="22"/>
          <w:szCs w:val="20"/>
        </w:rPr>
        <w:commentReference w:id="2041"/>
      </w:r>
      <w:commentRangeEnd w:id="2042"/>
      <w:r w:rsidR="00866135">
        <w:rPr>
          <w:rStyle w:val="Verwijzingopmerking"/>
          <w:sz w:val="22"/>
          <w:szCs w:val="20"/>
        </w:rPr>
        <w:commentReference w:id="2042"/>
      </w:r>
      <w:ins w:id="2044" w:author="Peter Jansen" w:date="2026-03-03T10:10:00Z" w16du:dateUtc="2026-03-03T09:10:00Z">
        <w:r w:rsidR="00866135">
          <w:t>.</w:t>
        </w:r>
      </w:ins>
    </w:p>
    <w:p w14:paraId="7AA712D8" w14:textId="0B9917EF" w:rsidR="00823B1E" w:rsidRPr="001546B8" w:rsidRDefault="00823B1E" w:rsidP="003A46B0">
      <w:pPr>
        <w:pStyle w:val="Lijstalinea"/>
        <w:keepNext/>
        <w:numPr>
          <w:ilvl w:val="0"/>
          <w:numId w:val="48"/>
        </w:numPr>
        <w:rPr>
          <w:b/>
        </w:rPr>
      </w:pPr>
      <w:r w:rsidRPr="001546B8">
        <w:rPr>
          <w:b/>
        </w:rPr>
        <w:t>Rationale:</w:t>
      </w:r>
    </w:p>
    <w:p w14:paraId="768AD350" w14:textId="02FBE9A5" w:rsidR="00823B1E" w:rsidRPr="00BF5845" w:rsidRDefault="00823B1E" w:rsidP="003A46B0">
      <w:pPr>
        <w:pStyle w:val="Lijstalinea"/>
        <w:keepNext/>
        <w:numPr>
          <w:ilvl w:val="1"/>
          <w:numId w:val="48"/>
        </w:numPr>
      </w:pPr>
      <w:r w:rsidRPr="00BF5845">
        <w:t>Bevat "schone" data klaar voor verdere verwerking</w:t>
      </w:r>
    </w:p>
    <w:p w14:paraId="46D9A52A" w14:textId="5C5905C6" w:rsidR="00823B1E" w:rsidRPr="00BF5845" w:rsidRDefault="00823B1E" w:rsidP="003A46B0">
      <w:pPr>
        <w:pStyle w:val="Lijstalinea"/>
        <w:keepNext/>
        <w:numPr>
          <w:ilvl w:val="1"/>
          <w:numId w:val="48"/>
        </w:numPr>
      </w:pPr>
      <w:r w:rsidRPr="00BF5845">
        <w:t>Basis voor Data Warehouse transformaties</w:t>
      </w:r>
    </w:p>
    <w:p w14:paraId="26A214E6" w14:textId="365708F7" w:rsidR="00823B1E" w:rsidRPr="00BF5845" w:rsidRDefault="00823B1E" w:rsidP="007C72AF">
      <w:pPr>
        <w:pStyle w:val="Lijstalinea"/>
        <w:numPr>
          <w:ilvl w:val="1"/>
          <w:numId w:val="48"/>
        </w:numPr>
        <w:ind w:left="1434" w:hanging="357"/>
      </w:pPr>
      <w:r w:rsidRPr="00BF5845">
        <w:t xml:space="preserve">"Silver </w:t>
      </w:r>
      <w:proofErr w:type="spellStart"/>
      <w:r w:rsidRPr="00BF5845">
        <w:t>layer</w:t>
      </w:r>
      <w:proofErr w:type="spellEnd"/>
      <w:r w:rsidRPr="00BF5845">
        <w:t xml:space="preserve">" in </w:t>
      </w:r>
      <w:proofErr w:type="spellStart"/>
      <w:r w:rsidRPr="00BF5845">
        <w:t>medallion</w:t>
      </w:r>
      <w:proofErr w:type="spellEnd"/>
      <w:r w:rsidRPr="00BF5845">
        <w:t xml:space="preserve"> architectuur</w:t>
      </w:r>
    </w:p>
    <w:p w14:paraId="330890D3" w14:textId="57B98645" w:rsidR="00823B1E" w:rsidRPr="00BF5845" w:rsidRDefault="00823B1E" w:rsidP="00823B1E">
      <w:pPr>
        <w:keepNext/>
      </w:pPr>
    </w:p>
    <w:p w14:paraId="6AA8BD40" w14:textId="4058D764" w:rsidR="00823B1E" w:rsidRPr="00BF5845" w:rsidRDefault="003446FD" w:rsidP="00FB4FDB">
      <w:pPr>
        <w:pStyle w:val="Kop3"/>
      </w:pPr>
      <w:bookmarkStart w:id="2045" w:name="_Toc225262624"/>
      <w:r>
        <w:t xml:space="preserve">Niveau 3: </w:t>
      </w:r>
      <w:ins w:id="2046" w:author="Peter Jansen" w:date="2026-02-19T14:30:00Z" w16du:dateUtc="2026-02-19T13:30:00Z">
        <w:r w:rsidR="0005041A">
          <w:t>Sturing en validatie</w:t>
        </w:r>
        <w:r w:rsidR="00744534">
          <w:t xml:space="preserve"> m</w:t>
        </w:r>
      </w:ins>
      <w:del w:id="2047" w:author="Peter Jansen" w:date="2026-02-19T14:30:00Z" w16du:dateUtc="2026-02-19T13:30:00Z">
        <w:r w:rsidR="00BF1BF9" w:rsidRPr="00BF5845" w:rsidDel="00744534">
          <w:delText>M</w:delText>
        </w:r>
      </w:del>
      <w:r w:rsidR="00823B1E" w:rsidRPr="00BF5845">
        <w:t xml:space="preserve">etadata </w:t>
      </w:r>
      <w:proofErr w:type="spellStart"/>
      <w:ins w:id="2048" w:author="Peter Jansen" w:date="2026-02-19T14:30:00Z" w16du:dateUtc="2026-02-19T13:30:00Z">
        <w:r w:rsidR="00744534">
          <w:t>r</w:t>
        </w:r>
      </w:ins>
      <w:del w:id="2049" w:author="Peter Jansen" w:date="2026-02-19T14:30:00Z" w16du:dateUtc="2026-02-19T13:30:00Z">
        <w:r w:rsidR="00823B1E" w:rsidRPr="00BF5845">
          <w:delText>R</w:delText>
        </w:r>
      </w:del>
      <w:r w:rsidR="00823B1E" w:rsidRPr="00BF5845">
        <w:t>epository</w:t>
      </w:r>
      <w:bookmarkEnd w:id="2045"/>
      <w:commentRangeStart w:id="2050"/>
      <w:commentRangeStart w:id="2051"/>
      <w:proofErr w:type="spellEnd"/>
    </w:p>
    <w:p w14:paraId="66712ED8" w14:textId="161CE15F" w:rsidR="00823B1E" w:rsidRPr="00BF5845" w:rsidRDefault="00823B1E" w:rsidP="003A46B0">
      <w:pPr>
        <w:pStyle w:val="Lijstalinea"/>
        <w:keepNext/>
        <w:numPr>
          <w:ilvl w:val="0"/>
          <w:numId w:val="49"/>
        </w:numPr>
      </w:pPr>
      <w:r w:rsidRPr="00BF5845">
        <w:rPr>
          <w:b/>
          <w:bCs/>
        </w:rPr>
        <w:t>Functie:</w:t>
      </w:r>
      <w:r w:rsidRPr="00BF5845">
        <w:t xml:space="preserve"> Centrale opslag van metadata die beide ingestiemodules aansturen</w:t>
      </w:r>
    </w:p>
    <w:p w14:paraId="1F1EF235" w14:textId="3DF2C942" w:rsidR="00823B1E" w:rsidRPr="00BF5845" w:rsidRDefault="00823B1E" w:rsidP="003A46B0">
      <w:pPr>
        <w:pStyle w:val="Lijstalinea"/>
        <w:keepNext/>
        <w:numPr>
          <w:ilvl w:val="0"/>
          <w:numId w:val="49"/>
        </w:numPr>
      </w:pPr>
      <w:r w:rsidRPr="00BF5845">
        <w:rPr>
          <w:b/>
          <w:bCs/>
        </w:rPr>
        <w:t>Technologie:</w:t>
      </w:r>
      <w:r w:rsidRPr="00BF5845">
        <w:t xml:space="preserve"> </w:t>
      </w:r>
      <w:commentRangeStart w:id="2052"/>
      <w:commentRangeStart w:id="2053"/>
      <w:proofErr w:type="spellStart"/>
      <w:r w:rsidRPr="00BF5845">
        <w:t>Azure</w:t>
      </w:r>
      <w:proofErr w:type="spellEnd"/>
      <w:r w:rsidRPr="00BF5845">
        <w:t xml:space="preserve"> SQL</w:t>
      </w:r>
      <w:commentRangeEnd w:id="2052"/>
      <w:r w:rsidR="002E6AF4">
        <w:rPr>
          <w:rStyle w:val="Verwijzingopmerking"/>
          <w:sz w:val="22"/>
          <w:szCs w:val="20"/>
        </w:rPr>
        <w:commentReference w:id="2052"/>
      </w:r>
      <w:commentRangeEnd w:id="2053"/>
      <w:r>
        <w:rPr>
          <w:rStyle w:val="Verwijzingopmerking"/>
          <w:sz w:val="22"/>
          <w:szCs w:val="20"/>
        </w:rPr>
        <w:commentReference w:id="2053"/>
      </w:r>
      <w:ins w:id="2054" w:author="Peter Jansen" w:date="2026-02-10T15:36:00Z" w16du:dateUtc="2026-02-10T14:36:00Z">
        <w:r w:rsidR="009F4C2B">
          <w:t xml:space="preserve"> --&gt; Git YAML</w:t>
        </w:r>
      </w:ins>
      <w:ins w:id="2055" w:author="Peter Jansen" w:date="2026-03-03T10:10:00Z" w16du:dateUtc="2026-03-03T09:10:00Z">
        <w:r w:rsidR="00866135">
          <w:t>.</w:t>
        </w:r>
      </w:ins>
    </w:p>
    <w:p w14:paraId="013E97A6" w14:textId="30C8E1D2" w:rsidR="00823B1E" w:rsidRPr="00BF5845" w:rsidRDefault="00823B1E" w:rsidP="003A46B0">
      <w:pPr>
        <w:pStyle w:val="Lijstalinea"/>
        <w:keepNext/>
        <w:numPr>
          <w:ilvl w:val="0"/>
          <w:numId w:val="49"/>
        </w:numPr>
        <w:rPr>
          <w:b/>
          <w:bCs/>
        </w:rPr>
      </w:pPr>
      <w:r w:rsidRPr="00BF5845">
        <w:rPr>
          <w:b/>
          <w:bCs/>
        </w:rPr>
        <w:t>Rationale:</w:t>
      </w:r>
    </w:p>
    <w:p w14:paraId="594C7E37" w14:textId="234A769B" w:rsidR="00823B1E" w:rsidRPr="00BF5845" w:rsidRDefault="00823B1E" w:rsidP="003A46B0">
      <w:pPr>
        <w:pStyle w:val="Lijstalinea"/>
        <w:keepNext/>
        <w:numPr>
          <w:ilvl w:val="1"/>
          <w:numId w:val="49"/>
        </w:numPr>
      </w:pPr>
      <w:del w:id="2056" w:author="Peter Jansen" w:date="2026-02-26T11:56:00Z" w16du:dateUtc="2026-02-26T10:56:00Z">
        <w:r w:rsidRPr="00BF5845" w:rsidDel="00A1409E">
          <w:delText>Configuratiegedreven</w:delText>
        </w:r>
      </w:del>
      <w:ins w:id="2057" w:author="Peter Jansen" w:date="2026-02-26T11:56:00Z" w16du:dateUtc="2026-02-26T10:56:00Z">
        <w:r w:rsidR="00A1409E" w:rsidRPr="00BF5845">
          <w:t>Configuratie gedreven</w:t>
        </w:r>
      </w:ins>
      <w:r w:rsidRPr="00BF5845">
        <w:t xml:space="preserve"> verwerkingen (metadata-</w:t>
      </w:r>
      <w:proofErr w:type="spellStart"/>
      <w:r w:rsidRPr="00BF5845">
        <w:t>driven</w:t>
      </w:r>
      <w:proofErr w:type="spellEnd"/>
      <w:r w:rsidRPr="00BF5845">
        <w:t xml:space="preserve"> ETL)</w:t>
      </w:r>
    </w:p>
    <w:p w14:paraId="6692E5B0" w14:textId="13E09499" w:rsidR="00823B1E" w:rsidRPr="00BF5845" w:rsidRDefault="00823B1E" w:rsidP="003A46B0">
      <w:pPr>
        <w:pStyle w:val="Lijstalinea"/>
        <w:keepNext/>
        <w:numPr>
          <w:ilvl w:val="1"/>
          <w:numId w:val="49"/>
        </w:numPr>
      </w:pPr>
      <w:r w:rsidRPr="00BF5845">
        <w:t>Consistente verwerking over verschillende bronnen</w:t>
      </w:r>
    </w:p>
    <w:p w14:paraId="2C8270D9" w14:textId="51E78691" w:rsidR="00823B1E" w:rsidRPr="00BF5845" w:rsidRDefault="00823B1E" w:rsidP="007C72AF">
      <w:pPr>
        <w:pStyle w:val="Lijstalinea"/>
        <w:numPr>
          <w:ilvl w:val="1"/>
          <w:numId w:val="49"/>
        </w:numPr>
        <w:ind w:left="1434" w:hanging="357"/>
      </w:pPr>
      <w:r w:rsidRPr="00BF5845">
        <w:t>Eenvoudiger onderhoud en aanpassingen zonder code wijzigingen</w:t>
      </w:r>
      <w:commentRangeEnd w:id="2050"/>
      <w:r w:rsidRPr="00BF5845">
        <w:rPr>
          <w:rStyle w:val="Verwijzingopmerking"/>
          <w:sz w:val="22"/>
          <w:szCs w:val="20"/>
        </w:rPr>
        <w:commentReference w:id="2050"/>
      </w:r>
      <w:commentRangeEnd w:id="2051"/>
      <w:r w:rsidR="00074BDC" w:rsidRPr="00BF5845">
        <w:rPr>
          <w:rStyle w:val="Verwijzingopmerking"/>
          <w:sz w:val="22"/>
          <w:szCs w:val="20"/>
        </w:rPr>
        <w:commentReference w:id="2051"/>
      </w:r>
    </w:p>
    <w:p w14:paraId="61224B86" w14:textId="77777777" w:rsidR="00823B1E" w:rsidRPr="00BF5845" w:rsidRDefault="00823B1E" w:rsidP="00823B1E">
      <w:pPr>
        <w:keepNext/>
      </w:pPr>
    </w:p>
    <w:p w14:paraId="7BB84352" w14:textId="45077F55" w:rsidR="00823B1E" w:rsidRPr="00BF5845" w:rsidRDefault="00823B1E" w:rsidP="007443A3">
      <w:pPr>
        <w:pStyle w:val="Kop3"/>
        <w:keepLines/>
        <w:rPr>
          <w:del w:id="2058" w:author="Peter Jansen" w:date="2026-02-19T14:35:00Z" w16du:dateUtc="2026-02-19T13:35:00Z"/>
        </w:rPr>
      </w:pPr>
      <w:del w:id="2059" w:author="Peter Jansen" w:date="2026-02-19T14:35:00Z" w16du:dateUtc="2026-02-19T13:35:00Z">
        <w:r w:rsidRPr="00BF5845">
          <w:delText>Rationale voor Splitsing</w:delText>
        </w:r>
        <w:bookmarkStart w:id="2060" w:name="_Toc222819588"/>
        <w:bookmarkStart w:id="2061" w:name="_Toc222999437"/>
        <w:bookmarkStart w:id="2062" w:name="_Toc222999915"/>
        <w:bookmarkStart w:id="2063" w:name="_Toc223011255"/>
        <w:bookmarkStart w:id="2064" w:name="_Toc223345768"/>
        <w:bookmarkStart w:id="2065" w:name="_Toc223422809"/>
        <w:bookmarkStart w:id="2066" w:name="_Toc223424695"/>
        <w:bookmarkStart w:id="2067" w:name="_Toc223448725"/>
        <w:bookmarkStart w:id="2068" w:name="_Toc223596224"/>
        <w:bookmarkStart w:id="2069" w:name="_Toc223618746"/>
        <w:bookmarkStart w:id="2070" w:name="_Toc223618905"/>
        <w:bookmarkStart w:id="2071" w:name="_Toc224034852"/>
        <w:bookmarkStart w:id="2072" w:name="_Toc224549462"/>
        <w:bookmarkStart w:id="2073" w:name="_Toc224810180"/>
        <w:bookmarkStart w:id="2074" w:name="_Toc224832560"/>
        <w:bookmarkStart w:id="2075" w:name="_Toc225262625"/>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del>
    </w:p>
    <w:p w14:paraId="4E4684C2" w14:textId="01C4270B" w:rsidR="00C1529A" w:rsidRDefault="00C1529A" w:rsidP="007443A3">
      <w:pPr>
        <w:keepLines/>
        <w:rPr>
          <w:del w:id="2076" w:author="Peter Jansen" w:date="2026-02-19T14:35:00Z" w16du:dateUtc="2026-02-19T13:35:00Z"/>
        </w:rPr>
      </w:pPr>
      <w:commentRangeStart w:id="2077"/>
      <w:del w:id="2078" w:author="Peter Jansen" w:date="2026-02-19T14:35:00Z" w16du:dateUtc="2026-02-19T13:35:00Z">
        <w:r>
          <w:delText>De splitsing in verschillende</w:delText>
        </w:r>
      </w:del>
      <w:del w:id="2079" w:author="Peter Jansen" w:date="2026-02-19T14:33:00Z" w16du:dateUtc="2026-02-19T13:33:00Z">
        <w:r>
          <w:delText xml:space="preserve"> verwerkingslagen</w:delText>
        </w:r>
      </w:del>
      <w:del w:id="2080" w:author="Peter Jansen" w:date="2026-02-19T14:35:00Z" w16du:dateUtc="2026-02-19T13:35:00Z">
        <w:r>
          <w:delText xml:space="preserve"> </w:delText>
        </w:r>
        <w:commentRangeEnd w:id="2077"/>
        <w:r w:rsidR="00F31B4C">
          <w:rPr>
            <w:rStyle w:val="Verwijzingopmerking"/>
            <w:sz w:val="22"/>
            <w:szCs w:val="20"/>
          </w:rPr>
          <w:commentReference w:id="2077"/>
        </w:r>
        <w:r>
          <w:delText xml:space="preserve">binnen de </w:delText>
        </w:r>
        <w:commentRangeStart w:id="2081"/>
        <w:commentRangeStart w:id="2082"/>
        <w:r>
          <w:delText xml:space="preserve">datawarehouse-architectuur </w:delText>
        </w:r>
        <w:commentRangeEnd w:id="2081"/>
        <w:r>
          <w:rPr>
            <w:rStyle w:val="Verwijzingopmerking"/>
            <w:sz w:val="22"/>
            <w:szCs w:val="20"/>
          </w:rPr>
          <w:commentReference w:id="2081"/>
        </w:r>
        <w:commentRangeEnd w:id="2082"/>
        <w:r>
          <w:rPr>
            <w:rStyle w:val="Verwijzingopmerking"/>
            <w:sz w:val="22"/>
            <w:szCs w:val="20"/>
          </w:rPr>
          <w:commentReference w:id="2082"/>
        </w:r>
        <w:r>
          <w:delText>biedt meerdere voordelen. Hieronder worden de belangrijkste redenen en voordelen voor deze aanpak opgesomd.</w:delText>
        </w:r>
        <w:bookmarkStart w:id="2083" w:name="_Toc222819589"/>
        <w:bookmarkStart w:id="2084" w:name="_Toc222999438"/>
        <w:bookmarkStart w:id="2085" w:name="_Toc222999916"/>
        <w:bookmarkStart w:id="2086" w:name="_Toc223011256"/>
        <w:bookmarkStart w:id="2087" w:name="_Toc223345769"/>
        <w:bookmarkStart w:id="2088" w:name="_Toc223422810"/>
        <w:bookmarkStart w:id="2089" w:name="_Toc223424696"/>
        <w:bookmarkStart w:id="2090" w:name="_Toc223448726"/>
        <w:bookmarkStart w:id="2091" w:name="_Toc223596225"/>
        <w:bookmarkStart w:id="2092" w:name="_Toc223618747"/>
        <w:bookmarkStart w:id="2093" w:name="_Toc223618906"/>
        <w:bookmarkStart w:id="2094" w:name="_Toc224034853"/>
        <w:bookmarkStart w:id="2095" w:name="_Toc224549463"/>
        <w:bookmarkStart w:id="2096" w:name="_Toc224810181"/>
        <w:bookmarkStart w:id="2097" w:name="_Toc224832561"/>
        <w:bookmarkStart w:id="2098" w:name="_Toc225262626"/>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del>
    </w:p>
    <w:p w14:paraId="5C50D98E" w14:textId="0742E5C0" w:rsidR="00823B1E" w:rsidRPr="00BF5845" w:rsidRDefault="00823B1E" w:rsidP="007443A3">
      <w:pPr>
        <w:pStyle w:val="Lijstalinea"/>
        <w:keepNext/>
        <w:keepLines/>
        <w:numPr>
          <w:ilvl w:val="0"/>
          <w:numId w:val="44"/>
        </w:numPr>
        <w:rPr>
          <w:del w:id="2099" w:author="Peter Jansen" w:date="2026-02-19T14:35:00Z" w16du:dateUtc="2026-02-19T13:35:00Z"/>
        </w:rPr>
      </w:pPr>
      <w:del w:id="2100" w:author="Peter Jansen" w:date="2026-02-19T14:35:00Z" w16du:dateUtc="2026-02-19T13:35:00Z">
        <w:r w:rsidRPr="00BF5845">
          <w:rPr>
            <w:b/>
            <w:bCs/>
          </w:rPr>
          <w:lastRenderedPageBreak/>
          <w:delText>Separation of Concerns:</w:delText>
        </w:r>
        <w:r w:rsidRPr="00BF5845">
          <w:delText xml:space="preserve"> Technische en functionele verwerking zijn gescheiden, waardoor:</w:delText>
        </w:r>
        <w:bookmarkStart w:id="2101" w:name="_Toc222819590"/>
        <w:bookmarkStart w:id="2102" w:name="_Toc222999439"/>
        <w:bookmarkStart w:id="2103" w:name="_Toc222999917"/>
        <w:bookmarkStart w:id="2104" w:name="_Toc223011257"/>
        <w:bookmarkStart w:id="2105" w:name="_Toc223345770"/>
        <w:bookmarkStart w:id="2106" w:name="_Toc223422811"/>
        <w:bookmarkStart w:id="2107" w:name="_Toc223424697"/>
        <w:bookmarkStart w:id="2108" w:name="_Toc223448727"/>
        <w:bookmarkStart w:id="2109" w:name="_Toc223596226"/>
        <w:bookmarkStart w:id="2110" w:name="_Toc223618748"/>
        <w:bookmarkStart w:id="2111" w:name="_Toc223618907"/>
        <w:bookmarkStart w:id="2112" w:name="_Toc224034854"/>
        <w:bookmarkStart w:id="2113" w:name="_Toc224549464"/>
        <w:bookmarkStart w:id="2114" w:name="_Toc224810182"/>
        <w:bookmarkStart w:id="2115" w:name="_Toc224832562"/>
        <w:bookmarkStart w:id="2116" w:name="_Toc225262627"/>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del>
    </w:p>
    <w:p w14:paraId="24B71213" w14:textId="101582E1" w:rsidR="00823B1E" w:rsidRPr="00BF5845" w:rsidRDefault="00823B1E" w:rsidP="007443A3">
      <w:pPr>
        <w:pStyle w:val="Lijstalinea"/>
        <w:keepNext/>
        <w:keepLines/>
        <w:numPr>
          <w:ilvl w:val="1"/>
          <w:numId w:val="21"/>
        </w:numPr>
        <w:rPr>
          <w:del w:id="2117" w:author="Peter Jansen" w:date="2026-02-19T14:35:00Z" w16du:dateUtc="2026-02-19T13:35:00Z"/>
        </w:rPr>
      </w:pPr>
      <w:del w:id="2118" w:author="Peter Jansen" w:date="2026-02-19T14:35:00Z" w16du:dateUtc="2026-02-19T13:35:00Z">
        <w:r w:rsidRPr="00BF5845">
          <w:delText>Wijzigingen in technische structuur geen impact hebben op functionele logica</w:delText>
        </w:r>
        <w:bookmarkStart w:id="2119" w:name="_Toc222819591"/>
        <w:bookmarkStart w:id="2120" w:name="_Toc222999440"/>
        <w:bookmarkStart w:id="2121" w:name="_Toc222999918"/>
        <w:bookmarkStart w:id="2122" w:name="_Toc223011258"/>
        <w:bookmarkStart w:id="2123" w:name="_Toc223345771"/>
        <w:bookmarkStart w:id="2124" w:name="_Toc223422812"/>
        <w:bookmarkStart w:id="2125" w:name="_Toc223424698"/>
        <w:bookmarkStart w:id="2126" w:name="_Toc223448728"/>
        <w:bookmarkStart w:id="2127" w:name="_Toc223596227"/>
        <w:bookmarkStart w:id="2128" w:name="_Toc223618749"/>
        <w:bookmarkStart w:id="2129" w:name="_Toc223618908"/>
        <w:bookmarkStart w:id="2130" w:name="_Toc224034855"/>
        <w:bookmarkStart w:id="2131" w:name="_Toc224549465"/>
        <w:bookmarkStart w:id="2132" w:name="_Toc224810183"/>
        <w:bookmarkStart w:id="2133" w:name="_Toc224832563"/>
        <w:bookmarkStart w:id="2134" w:name="_Toc22526262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del>
    </w:p>
    <w:p w14:paraId="1E3D358D" w14:textId="5ECADF7D" w:rsidR="00823B1E" w:rsidRPr="00BF5845" w:rsidRDefault="00823B1E" w:rsidP="007443A3">
      <w:pPr>
        <w:pStyle w:val="Lijstalinea"/>
        <w:keepNext/>
        <w:keepLines/>
        <w:numPr>
          <w:ilvl w:val="1"/>
          <w:numId w:val="21"/>
        </w:numPr>
        <w:rPr>
          <w:del w:id="2135" w:author="Peter Jansen" w:date="2026-02-19T14:35:00Z" w16du:dateUtc="2026-02-19T13:35:00Z"/>
        </w:rPr>
      </w:pPr>
      <w:del w:id="2136" w:author="Peter Jansen" w:date="2026-02-19T14:35:00Z" w16du:dateUtc="2026-02-19T13:35:00Z">
        <w:r w:rsidRPr="00BF5845">
          <w:delText>Verschillende teams kunnen werken aan verschillende lagen</w:delText>
        </w:r>
        <w:bookmarkStart w:id="2137" w:name="_Toc222819592"/>
        <w:bookmarkStart w:id="2138" w:name="_Toc222999441"/>
        <w:bookmarkStart w:id="2139" w:name="_Toc222999919"/>
        <w:bookmarkStart w:id="2140" w:name="_Toc223011259"/>
        <w:bookmarkStart w:id="2141" w:name="_Toc223345772"/>
        <w:bookmarkStart w:id="2142" w:name="_Toc223422813"/>
        <w:bookmarkStart w:id="2143" w:name="_Toc223424699"/>
        <w:bookmarkStart w:id="2144" w:name="_Toc223448729"/>
        <w:bookmarkStart w:id="2145" w:name="_Toc223596228"/>
        <w:bookmarkStart w:id="2146" w:name="_Toc223618750"/>
        <w:bookmarkStart w:id="2147" w:name="_Toc223618909"/>
        <w:bookmarkStart w:id="2148" w:name="_Toc224034856"/>
        <w:bookmarkStart w:id="2149" w:name="_Toc224549466"/>
        <w:bookmarkStart w:id="2150" w:name="_Toc224810184"/>
        <w:bookmarkStart w:id="2151" w:name="_Toc224832564"/>
        <w:bookmarkStart w:id="2152" w:name="_Toc225262629"/>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del>
    </w:p>
    <w:p w14:paraId="771BCE8C" w14:textId="6FC5E3EB" w:rsidR="00823B1E" w:rsidRPr="00BF5845" w:rsidRDefault="00823B1E" w:rsidP="007443A3">
      <w:pPr>
        <w:pStyle w:val="Lijstalinea"/>
        <w:keepNext/>
        <w:keepLines/>
        <w:numPr>
          <w:ilvl w:val="0"/>
          <w:numId w:val="44"/>
        </w:numPr>
        <w:rPr>
          <w:del w:id="2153" w:author="Peter Jansen" w:date="2026-02-19T14:35:00Z" w16du:dateUtc="2026-02-19T13:35:00Z"/>
        </w:rPr>
      </w:pPr>
      <w:del w:id="2154" w:author="Peter Jansen" w:date="2026-02-19T14:35:00Z" w16du:dateUtc="2026-02-19T13:35:00Z">
        <w:r w:rsidRPr="00BF5845">
          <w:rPr>
            <w:b/>
            <w:bCs/>
          </w:rPr>
          <w:delText>Herbruikbaarheid:</w:delText>
        </w:r>
        <w:r w:rsidRPr="00BF5845">
          <w:delText xml:space="preserve"> Bij fouten in functionele verwerking kan opnieuw verwerkt worden vanaf Brons zonder opnieuw data aan te leveren</w:delText>
        </w:r>
        <w:bookmarkStart w:id="2155" w:name="_Toc222819593"/>
        <w:bookmarkStart w:id="2156" w:name="_Toc222999442"/>
        <w:bookmarkStart w:id="2157" w:name="_Toc222999920"/>
        <w:bookmarkStart w:id="2158" w:name="_Toc223011260"/>
        <w:bookmarkStart w:id="2159" w:name="_Toc223345773"/>
        <w:bookmarkStart w:id="2160" w:name="_Toc223422814"/>
        <w:bookmarkStart w:id="2161" w:name="_Toc223424700"/>
        <w:bookmarkStart w:id="2162" w:name="_Toc223448730"/>
        <w:bookmarkStart w:id="2163" w:name="_Toc223596229"/>
        <w:bookmarkStart w:id="2164" w:name="_Toc223618751"/>
        <w:bookmarkStart w:id="2165" w:name="_Toc223618910"/>
        <w:bookmarkStart w:id="2166" w:name="_Toc224034857"/>
        <w:bookmarkStart w:id="2167" w:name="_Toc224549467"/>
        <w:bookmarkStart w:id="2168" w:name="_Toc224810185"/>
        <w:bookmarkStart w:id="2169" w:name="_Toc224832565"/>
        <w:bookmarkStart w:id="2170" w:name="_Toc225262630"/>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del>
    </w:p>
    <w:p w14:paraId="3E329464" w14:textId="6B1BA818" w:rsidR="00823B1E" w:rsidRPr="00BF5845" w:rsidRDefault="00823B1E" w:rsidP="007443A3">
      <w:pPr>
        <w:pStyle w:val="Lijstalinea"/>
        <w:keepNext/>
        <w:keepLines/>
        <w:numPr>
          <w:ilvl w:val="0"/>
          <w:numId w:val="44"/>
        </w:numPr>
        <w:rPr>
          <w:del w:id="2171" w:author="Peter Jansen" w:date="2026-02-19T14:35:00Z" w16du:dateUtc="2026-02-19T13:35:00Z"/>
        </w:rPr>
      </w:pPr>
      <w:del w:id="2172" w:author="Peter Jansen" w:date="2026-02-19T14:35:00Z" w16du:dateUtc="2026-02-19T13:35:00Z">
        <w:r w:rsidRPr="00BF5845">
          <w:rPr>
            <w:b/>
            <w:bCs/>
          </w:rPr>
          <w:delText>Traceerbaarheid:</w:delText>
        </w:r>
        <w:r w:rsidRPr="00BF5845">
          <w:delText xml:space="preserve"> Elke laag behoudt data in verschillende stadia van verwerking voor audit en troubleshooting</w:delText>
        </w:r>
        <w:bookmarkStart w:id="2173" w:name="_Toc222819594"/>
        <w:bookmarkStart w:id="2174" w:name="_Toc222999443"/>
        <w:bookmarkStart w:id="2175" w:name="_Toc222999921"/>
        <w:bookmarkStart w:id="2176" w:name="_Toc223011261"/>
        <w:bookmarkStart w:id="2177" w:name="_Toc223345774"/>
        <w:bookmarkStart w:id="2178" w:name="_Toc223422815"/>
        <w:bookmarkStart w:id="2179" w:name="_Toc223424701"/>
        <w:bookmarkStart w:id="2180" w:name="_Toc223448731"/>
        <w:bookmarkStart w:id="2181" w:name="_Toc223596230"/>
        <w:bookmarkStart w:id="2182" w:name="_Toc223618752"/>
        <w:bookmarkStart w:id="2183" w:name="_Toc223618911"/>
        <w:bookmarkStart w:id="2184" w:name="_Toc224034858"/>
        <w:bookmarkStart w:id="2185" w:name="_Toc224549468"/>
        <w:bookmarkStart w:id="2186" w:name="_Toc224810186"/>
        <w:bookmarkStart w:id="2187" w:name="_Toc224832566"/>
        <w:bookmarkStart w:id="2188" w:name="_Toc225262631"/>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del>
    </w:p>
    <w:p w14:paraId="30165370" w14:textId="6B2E1BB0" w:rsidR="00823B1E" w:rsidRPr="00BF5845" w:rsidRDefault="00823B1E" w:rsidP="007443A3">
      <w:pPr>
        <w:pStyle w:val="Lijstalinea"/>
        <w:keepNext/>
        <w:keepLines/>
        <w:numPr>
          <w:ilvl w:val="0"/>
          <w:numId w:val="44"/>
        </w:numPr>
        <w:rPr>
          <w:del w:id="2189" w:author="Peter Jansen" w:date="2026-02-19T14:35:00Z" w16du:dateUtc="2026-02-19T13:35:00Z"/>
        </w:rPr>
      </w:pPr>
      <w:del w:id="2190" w:author="Peter Jansen" w:date="2026-02-19T14:35:00Z" w16du:dateUtc="2026-02-19T13:35:00Z">
        <w:r w:rsidRPr="00BF5845">
          <w:rPr>
            <w:b/>
            <w:bCs/>
          </w:rPr>
          <w:delText>Schaalbaarheid:</w:delText>
        </w:r>
        <w:r w:rsidRPr="00BF5845">
          <w:delText xml:space="preserve"> Modules kunnen onafhankelijk geschaald worden op basis van verwerkingsbehoefte</w:delText>
        </w:r>
        <w:bookmarkStart w:id="2191" w:name="_Toc222819595"/>
        <w:bookmarkStart w:id="2192" w:name="_Toc222999444"/>
        <w:bookmarkStart w:id="2193" w:name="_Toc222999922"/>
        <w:bookmarkStart w:id="2194" w:name="_Toc223011262"/>
        <w:bookmarkStart w:id="2195" w:name="_Toc223345775"/>
        <w:bookmarkStart w:id="2196" w:name="_Toc223422816"/>
        <w:bookmarkStart w:id="2197" w:name="_Toc223424702"/>
        <w:bookmarkStart w:id="2198" w:name="_Toc223448732"/>
        <w:bookmarkStart w:id="2199" w:name="_Toc223596231"/>
        <w:bookmarkStart w:id="2200" w:name="_Toc223618753"/>
        <w:bookmarkStart w:id="2201" w:name="_Toc223618912"/>
        <w:bookmarkStart w:id="2202" w:name="_Toc224034859"/>
        <w:bookmarkStart w:id="2203" w:name="_Toc224549469"/>
        <w:bookmarkStart w:id="2204" w:name="_Toc224810187"/>
        <w:bookmarkStart w:id="2205" w:name="_Toc224832567"/>
        <w:bookmarkStart w:id="2206" w:name="_Toc225262632"/>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del>
    </w:p>
    <w:p w14:paraId="69F637CC" w14:textId="1CA5E12C" w:rsidR="00BA6AA9" w:rsidRPr="00BF5845" w:rsidRDefault="00823B1E" w:rsidP="007443A3">
      <w:pPr>
        <w:pStyle w:val="Lijstalinea"/>
        <w:keepNext/>
        <w:keepLines/>
        <w:numPr>
          <w:ilvl w:val="0"/>
          <w:numId w:val="44"/>
        </w:numPr>
        <w:rPr>
          <w:del w:id="2207" w:author="Peter Jansen" w:date="2026-02-19T14:35:00Z" w16du:dateUtc="2026-02-19T13:35:00Z"/>
        </w:rPr>
      </w:pPr>
      <w:del w:id="2208" w:author="Peter Jansen" w:date="2026-02-19T14:35:00Z" w16du:dateUtc="2026-02-19T13:35:00Z">
        <w:r w:rsidRPr="00BF5845">
          <w:rPr>
            <w:b/>
            <w:bCs/>
          </w:rPr>
          <w:delText>Metadata-driven:</w:delText>
        </w:r>
        <w:r w:rsidRPr="00BF5845">
          <w:delText xml:space="preserve"> Centraal beheer van verwerkingslogica via Metadata Repository maakt het systeem flexibel en onderhoudsarm </w:delText>
        </w:r>
        <w:r w:rsidR="68D97610" w:rsidRPr="00BF5845">
          <w:delText>Niveau 3</w:delText>
        </w:r>
        <w:r w:rsidR="005D3E8C" w:rsidRPr="00BF5845">
          <w:delText xml:space="preserve">: </w:delText>
        </w:r>
        <w:r w:rsidR="002466ED" w:rsidRPr="00BF5845">
          <w:delText>Technische ingestiemodule</w:delText>
        </w:r>
        <w:bookmarkStart w:id="2209" w:name="_Toc222819596"/>
        <w:bookmarkStart w:id="2210" w:name="_Toc222999445"/>
        <w:bookmarkStart w:id="2211" w:name="_Toc222999923"/>
        <w:bookmarkStart w:id="2212" w:name="_Toc223011263"/>
        <w:bookmarkStart w:id="2213" w:name="_Toc223345776"/>
        <w:bookmarkStart w:id="2214" w:name="_Toc223422817"/>
        <w:bookmarkStart w:id="2215" w:name="_Toc223424703"/>
        <w:bookmarkStart w:id="2216" w:name="_Toc223448733"/>
        <w:bookmarkStart w:id="2217" w:name="_Toc223596232"/>
        <w:bookmarkStart w:id="2218" w:name="_Toc223618754"/>
        <w:bookmarkStart w:id="2219" w:name="_Toc223618913"/>
        <w:bookmarkStart w:id="2220" w:name="_Toc224034860"/>
        <w:bookmarkStart w:id="2221" w:name="_Toc224549470"/>
        <w:bookmarkStart w:id="2222" w:name="_Toc224810188"/>
        <w:bookmarkStart w:id="2223" w:name="_Toc224832568"/>
        <w:bookmarkStart w:id="2224" w:name="_Toc225262633"/>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del>
    </w:p>
    <w:p w14:paraId="380AEC8C" w14:textId="22BC0A8F" w:rsidR="00CF7C4F" w:rsidRPr="00BF5845" w:rsidRDefault="00CF7C4F" w:rsidP="007443A3">
      <w:pPr>
        <w:keepLines/>
        <w:rPr>
          <w:del w:id="2225" w:author="Peter Jansen" w:date="2026-02-19T14:35:00Z" w16du:dateUtc="2026-02-19T13:35:00Z"/>
        </w:rPr>
      </w:pPr>
      <w:bookmarkStart w:id="2226" w:name="_Toc222819597"/>
      <w:bookmarkStart w:id="2227" w:name="_Toc222999446"/>
      <w:bookmarkStart w:id="2228" w:name="_Toc222999924"/>
      <w:bookmarkStart w:id="2229" w:name="_Toc223011264"/>
      <w:bookmarkStart w:id="2230" w:name="_Toc223345777"/>
      <w:bookmarkStart w:id="2231" w:name="_Toc223422818"/>
      <w:bookmarkStart w:id="2232" w:name="_Toc223424704"/>
      <w:bookmarkStart w:id="2233" w:name="_Toc223448734"/>
      <w:bookmarkStart w:id="2234" w:name="_Toc223596233"/>
      <w:bookmarkStart w:id="2235" w:name="_Toc223618755"/>
      <w:bookmarkStart w:id="2236" w:name="_Toc223618914"/>
      <w:bookmarkStart w:id="2237" w:name="_Toc224034861"/>
      <w:bookmarkStart w:id="2238" w:name="_Toc224549471"/>
      <w:bookmarkStart w:id="2239" w:name="_Toc224810189"/>
      <w:bookmarkStart w:id="2240" w:name="_Toc224832569"/>
      <w:bookmarkStart w:id="2241" w:name="_Toc225262634"/>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p>
    <w:p w14:paraId="084B08F8" w14:textId="529EC8F9" w:rsidR="003A60DD" w:rsidRPr="00BF5845" w:rsidRDefault="003A60DD" w:rsidP="007443A3">
      <w:pPr>
        <w:keepLines/>
        <w:rPr>
          <w:del w:id="2242" w:author="Peter Jansen" w:date="2026-02-19T14:35:00Z" w16du:dateUtc="2026-02-19T13:35:00Z"/>
        </w:rPr>
      </w:pPr>
      <w:del w:id="2243" w:author="Peter Jansen" w:date="2026-02-19T14:35:00Z" w16du:dateUtc="2026-02-19T13:35:00Z">
        <w:r w:rsidRPr="00FF6D3E">
          <w:rPr>
            <w:highlight w:val="yellow"/>
          </w:rPr>
          <w:delText>&lt;</w:delText>
        </w:r>
        <w:r w:rsidR="2FE15877" w:rsidRPr="00FF6D3E">
          <w:rPr>
            <w:highlight w:val="yellow"/>
          </w:rPr>
          <w:delText>Moet</w:delText>
        </w:r>
        <w:r w:rsidR="002F3F28" w:rsidRPr="00FF6D3E">
          <w:rPr>
            <w:highlight w:val="yellow"/>
          </w:rPr>
          <w:delText xml:space="preserve"> nog uitgewerkt worden, </w:delText>
        </w:r>
        <w:r w:rsidR="00B15206" w:rsidRPr="00FF6D3E">
          <w:rPr>
            <w:highlight w:val="yellow"/>
          </w:rPr>
          <w:delText xml:space="preserve">hier kan </w:delText>
        </w:r>
        <w:r w:rsidR="00D025CD" w:rsidRPr="00FF6D3E">
          <w:rPr>
            <w:highlight w:val="yellow"/>
          </w:rPr>
          <w:delText xml:space="preserve">de </w:delText>
        </w:r>
        <w:r w:rsidR="00B15206" w:rsidRPr="00FF6D3E">
          <w:rPr>
            <w:highlight w:val="yellow"/>
          </w:rPr>
          <w:delText xml:space="preserve">PoS ook een </w:delText>
        </w:r>
        <w:r w:rsidR="00D44251" w:rsidRPr="00FF6D3E">
          <w:rPr>
            <w:highlight w:val="yellow"/>
          </w:rPr>
          <w:delText>bijdrage aan leveren&gt;</w:delText>
        </w:r>
        <w:bookmarkStart w:id="2244" w:name="_Toc222819598"/>
        <w:bookmarkStart w:id="2245" w:name="_Toc222999447"/>
        <w:bookmarkStart w:id="2246" w:name="_Toc222999925"/>
        <w:bookmarkStart w:id="2247" w:name="_Toc223011265"/>
        <w:bookmarkStart w:id="2248" w:name="_Toc223345778"/>
        <w:bookmarkStart w:id="2249" w:name="_Toc223422819"/>
        <w:bookmarkStart w:id="2250" w:name="_Toc223424705"/>
        <w:bookmarkStart w:id="2251" w:name="_Toc223448735"/>
        <w:bookmarkStart w:id="2252" w:name="_Toc223596234"/>
        <w:bookmarkStart w:id="2253" w:name="_Toc223618756"/>
        <w:bookmarkStart w:id="2254" w:name="_Toc223618915"/>
        <w:bookmarkStart w:id="2255" w:name="_Toc224034862"/>
        <w:bookmarkStart w:id="2256" w:name="_Toc224549472"/>
        <w:bookmarkStart w:id="2257" w:name="_Toc224810190"/>
        <w:bookmarkStart w:id="2258" w:name="_Toc224832570"/>
        <w:bookmarkStart w:id="2259" w:name="_Toc225262635"/>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del>
    </w:p>
    <w:p w14:paraId="7961A6D5" w14:textId="77777777" w:rsidR="00BF027C" w:rsidRPr="00BF5845" w:rsidRDefault="00BF027C" w:rsidP="007443A3">
      <w:pPr>
        <w:keepLines/>
        <w:rPr>
          <w:del w:id="2260" w:author="Peter Jansen" w:date="2026-02-19T14:36:00Z" w16du:dateUtc="2026-02-19T13:36:00Z"/>
        </w:rPr>
      </w:pPr>
      <w:bookmarkStart w:id="2261" w:name="_Toc222819599"/>
      <w:bookmarkStart w:id="2262" w:name="_Toc222999448"/>
      <w:bookmarkStart w:id="2263" w:name="_Toc222999926"/>
      <w:bookmarkStart w:id="2264" w:name="_Toc223011266"/>
      <w:bookmarkStart w:id="2265" w:name="_Toc223345779"/>
      <w:bookmarkStart w:id="2266" w:name="_Toc223422820"/>
      <w:bookmarkStart w:id="2267" w:name="_Toc223424706"/>
      <w:bookmarkStart w:id="2268" w:name="_Toc223448736"/>
      <w:bookmarkStart w:id="2269" w:name="_Toc223596235"/>
      <w:bookmarkStart w:id="2270" w:name="_Toc223618757"/>
      <w:bookmarkStart w:id="2271" w:name="_Toc223618916"/>
      <w:bookmarkStart w:id="2272" w:name="_Toc224034863"/>
      <w:bookmarkStart w:id="2273" w:name="_Toc224549473"/>
      <w:bookmarkStart w:id="2274" w:name="_Toc224810191"/>
      <w:bookmarkStart w:id="2275" w:name="_Toc224832571"/>
      <w:bookmarkStart w:id="2276" w:name="_Toc225262636"/>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p>
    <w:p w14:paraId="22754AE7" w14:textId="06B8DBE5" w:rsidR="43862CC2" w:rsidRPr="00BF5845" w:rsidRDefault="43862CC2" w:rsidP="007443A3">
      <w:pPr>
        <w:pStyle w:val="Kop2"/>
      </w:pPr>
      <w:bookmarkStart w:id="2277" w:name="_Toc225262637"/>
      <w:r w:rsidRPr="00BF5845">
        <w:t>Niveau 2: ETL-Datawarehouse</w:t>
      </w:r>
      <w:bookmarkEnd w:id="2277"/>
    </w:p>
    <w:p w14:paraId="7B18E452" w14:textId="27995D08" w:rsidR="43862CC2" w:rsidRDefault="43862CC2" w:rsidP="007443A3">
      <w:pPr>
        <w:keepNext/>
        <w:keepLines/>
        <w:rPr>
          <w:ins w:id="2278" w:author="Peter Jansen" w:date="2026-02-24T11:06:00Z" w16du:dateUtc="2026-02-24T10:06:00Z"/>
        </w:rPr>
      </w:pPr>
      <w:commentRangeStart w:id="2279"/>
      <w:commentRangeStart w:id="2280"/>
      <w:commentRangeStart w:id="2281"/>
      <w:r w:rsidRPr="00BF5845">
        <w:t xml:space="preserve">Het datawarehouse valt buiten de scope van het project </w:t>
      </w:r>
      <w:r w:rsidR="1A3E027F" w:rsidRPr="00BF5845">
        <w:t xml:space="preserve">ETL-Vervanging maar een deel van de </w:t>
      </w:r>
      <w:del w:id="2282" w:author="Peter Jansen" w:date="2026-02-26T11:58:00Z" w16du:dateUtc="2026-02-26T10:58:00Z">
        <w:r w:rsidR="1A3E027F" w:rsidRPr="00BF5845" w:rsidDel="00A828A0">
          <w:delText>beoogde doelarchitectuur</w:delText>
        </w:r>
      </w:del>
      <w:ins w:id="2283" w:author="Peter Jansen" w:date="2026-02-26T11:58:00Z" w16du:dateUtc="2026-02-26T10:58:00Z">
        <w:r w:rsidR="00A828A0">
          <w:t>medaille architectuur</w:t>
        </w:r>
      </w:ins>
      <w:r w:rsidR="1A3E027F" w:rsidRPr="00BF5845">
        <w:t xml:space="preserve"> </w:t>
      </w:r>
      <w:del w:id="2284" w:author="Peter Jansen" w:date="2026-02-26T11:59:00Z" w16du:dateUtc="2026-02-26T10:59:00Z">
        <w:r w:rsidR="1A3E027F" w:rsidRPr="00BF5845" w:rsidDel="000F0058">
          <w:delText xml:space="preserve">valt binnen </w:delText>
        </w:r>
        <w:r w:rsidR="7A78A98D" w:rsidRPr="00BF5845" w:rsidDel="000F0058">
          <w:delText>het datawarehouse</w:delText>
        </w:r>
      </w:del>
      <w:commentRangeEnd w:id="2279"/>
      <w:r w:rsidR="00577577">
        <w:rPr>
          <w:rStyle w:val="Verwijzingopmerking"/>
          <w:sz w:val="22"/>
          <w:szCs w:val="20"/>
        </w:rPr>
        <w:commentReference w:id="2279"/>
      </w:r>
      <w:commentRangeEnd w:id="2280"/>
      <w:r w:rsidR="001D2637">
        <w:rPr>
          <w:rStyle w:val="Verwijzingopmerking"/>
          <w:sz w:val="22"/>
          <w:szCs w:val="20"/>
        </w:rPr>
        <w:commentReference w:id="2280"/>
      </w:r>
      <w:commentRangeEnd w:id="2281"/>
      <w:r w:rsidR="001D2637">
        <w:rPr>
          <w:rStyle w:val="Verwijzingopmerking"/>
          <w:sz w:val="22"/>
          <w:szCs w:val="20"/>
        </w:rPr>
        <w:commentReference w:id="2281"/>
      </w:r>
      <w:ins w:id="2285" w:author="Peter Jansen" w:date="2026-02-26T11:59:00Z" w16du:dateUtc="2026-02-26T10:59:00Z">
        <w:r w:rsidR="000F0058">
          <w:t>beslaat</w:t>
        </w:r>
      </w:ins>
      <w:ins w:id="2286" w:author="Peter Jansen" w:date="2026-02-26T12:00:00Z" w16du:dateUtc="2026-02-26T11:00:00Z">
        <w:r w:rsidR="00845A7D">
          <w:t xml:space="preserve"> </w:t>
        </w:r>
      </w:ins>
      <w:ins w:id="2287" w:author="Peter Jansen" w:date="2026-02-26T12:01:00Z" w16du:dateUtc="2026-02-26T11:01:00Z">
        <w:r w:rsidR="00113650">
          <w:t>het dataware</w:t>
        </w:r>
      </w:ins>
      <w:ins w:id="2288" w:author="Peter Jansen" w:date="2026-02-26T12:02:00Z" w16du:dateUtc="2026-02-26T11:02:00Z">
        <w:r w:rsidR="00113650">
          <w:t>house</w:t>
        </w:r>
      </w:ins>
      <w:ins w:id="2289" w:author="Peter Jansen" w:date="2026-02-26T12:00:00Z" w16du:dateUtc="2026-02-26T11:00:00Z">
        <w:r w:rsidR="00845A7D">
          <w:t xml:space="preserve"> wel</w:t>
        </w:r>
      </w:ins>
      <w:r w:rsidR="7A78A98D" w:rsidRPr="00BF5845">
        <w:t>.</w:t>
      </w:r>
      <w:ins w:id="2290" w:author="Peter Jansen" w:date="2026-02-26T12:00:00Z" w16du:dateUtc="2026-02-26T11:00:00Z">
        <w:r w:rsidR="00845A7D">
          <w:t xml:space="preserve"> Zou</w:t>
        </w:r>
        <w:r w:rsidR="008F7AD5">
          <w:t xml:space="preserve">, op termijn, </w:t>
        </w:r>
        <w:r w:rsidR="00DE0C9C">
          <w:t xml:space="preserve">wellicht, ook </w:t>
        </w:r>
        <w:r w:rsidR="00AA7E5F">
          <w:t xml:space="preserve">dit </w:t>
        </w:r>
      </w:ins>
      <w:r w:rsidR="007443A3">
        <w:t>w</w:t>
      </w:r>
      <w:ins w:id="2291" w:author="Peter Jansen" w:date="2026-02-26T12:00:00Z" w16du:dateUtc="2026-02-26T11:00:00Z">
        <w:r w:rsidR="00D549C7">
          <w:t xml:space="preserve">orden geharmoniseerd met </w:t>
        </w:r>
        <w:r w:rsidR="00131002">
          <w:t xml:space="preserve">de weg </w:t>
        </w:r>
      </w:ins>
      <w:ins w:id="2292" w:author="Peter Jansen" w:date="2026-02-26T12:01:00Z" w16du:dateUtc="2026-02-26T11:01:00Z">
        <w:r w:rsidR="00131002">
          <w:t xml:space="preserve">die voor </w:t>
        </w:r>
        <w:r w:rsidR="00885C93">
          <w:t xml:space="preserve">de ETL-straat is ingeslagen. </w:t>
        </w:r>
        <w:r w:rsidR="00AF09BE">
          <w:t>Hoog</w:t>
        </w:r>
      </w:ins>
      <w:ins w:id="2293" w:author="Peter Jansen" w:date="2026-02-26T12:02:00Z" w16du:dateUtc="2026-02-26T11:02:00Z">
        <w:r w:rsidR="009C3CE2">
          <w:t xml:space="preserve"> </w:t>
        </w:r>
      </w:ins>
      <w:ins w:id="2294" w:author="Peter Jansen" w:date="2026-02-26T12:01:00Z" w16du:dateUtc="2026-02-26T11:01:00Z">
        <w:r w:rsidR="009079BF">
          <w:t>over</w:t>
        </w:r>
      </w:ins>
      <w:ins w:id="2295" w:author="Peter Jansen" w:date="2026-02-26T12:02:00Z" w16du:dateUtc="2026-02-26T11:02:00Z">
        <w:r w:rsidR="009C3CE2">
          <w:t xml:space="preserve"> zou dit er als volgt uit zien:</w:t>
        </w:r>
      </w:ins>
    </w:p>
    <w:p w14:paraId="0927960E" w14:textId="332FD03D" w:rsidR="007954F6" w:rsidRPr="007954F6" w:rsidRDefault="007954F6" w:rsidP="007954F6">
      <w:pPr>
        <w:keepNext/>
        <w:rPr>
          <w:ins w:id="2296" w:author="Peter Jansen" w:date="2026-02-24T11:06:00Z"/>
        </w:rPr>
      </w:pPr>
      <w:ins w:id="2297" w:author="Peter Jansen" w:date="2026-02-24T11:06:00Z">
        <w:r w:rsidRPr="007954F6">
          <w:rPr>
            <w:noProof/>
          </w:rPr>
          <w:drawing>
            <wp:inline distT="0" distB="0" distL="0" distR="0" wp14:anchorId="65F528B5" wp14:editId="748067C0">
              <wp:extent cx="4643021" cy="3473240"/>
              <wp:effectExtent l="0" t="0" r="0" b="0"/>
              <wp:docPr id="606118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18588" name="Picture 4"/>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4648315" cy="3477200"/>
                      </a:xfrm>
                      <a:prstGeom prst="rect">
                        <a:avLst/>
                      </a:prstGeom>
                      <a:noFill/>
                      <a:ln>
                        <a:noFill/>
                      </a:ln>
                    </pic:spPr>
                  </pic:pic>
                </a:graphicData>
              </a:graphic>
            </wp:inline>
          </w:drawing>
        </w:r>
      </w:ins>
    </w:p>
    <w:p w14:paraId="2AEC5412" w14:textId="77777777" w:rsidR="00500B60" w:rsidRPr="00BF5845" w:rsidDel="007954F6" w:rsidRDefault="00500B60" w:rsidP="000E714F">
      <w:pPr>
        <w:keepNext/>
        <w:rPr>
          <w:del w:id="2298" w:author="Peter Jansen" w:date="2026-02-24T11:07:00Z" w16du:dateUtc="2026-02-24T10:07:00Z"/>
        </w:rPr>
      </w:pPr>
    </w:p>
    <w:p w14:paraId="35544CD4" w14:textId="18669731" w:rsidR="7A78A98D" w:rsidRPr="00BF5845" w:rsidRDefault="7A78A98D" w:rsidP="14DA6FE3">
      <w:del w:id="2299" w:author="Peter Jansen" w:date="2026-02-24T11:07:00Z" w16du:dateUtc="2026-02-24T10:07:00Z">
        <w:r w:rsidRPr="00BF5845" w:rsidDel="007954F6">
          <w:rPr>
            <w:noProof/>
          </w:rPr>
          <w:drawing>
            <wp:inline distT="0" distB="0" distL="0" distR="0" wp14:anchorId="415F07F3" wp14:editId="16E244BF">
              <wp:extent cx="5762625" cy="838200"/>
              <wp:effectExtent l="0" t="0" r="0" b="0"/>
              <wp:docPr id="12698216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21637" name="Picture 1269821637"/>
                      <pic:cNvPicPr/>
                    </pic:nvPicPr>
                    <pic:blipFill>
                      <a:blip r:embed="rId46">
                        <a:extLst>
                          <a:ext uri="{28A0092B-C50C-407E-A947-70E740481C1C}">
                            <a14:useLocalDpi xmlns:a14="http://schemas.microsoft.com/office/drawing/2010/main"/>
                          </a:ext>
                        </a:extLst>
                      </a:blip>
                      <a:stretch>
                        <a:fillRect/>
                      </a:stretch>
                    </pic:blipFill>
                    <pic:spPr>
                      <a:xfrm>
                        <a:off x="0" y="0"/>
                        <a:ext cx="5762625" cy="838200"/>
                      </a:xfrm>
                      <a:prstGeom prst="rect">
                        <a:avLst/>
                      </a:prstGeom>
                    </pic:spPr>
                  </pic:pic>
                </a:graphicData>
              </a:graphic>
            </wp:inline>
          </w:drawing>
        </w:r>
      </w:del>
    </w:p>
    <w:p w14:paraId="45A2266F" w14:textId="7E0E6982" w:rsidR="00864448" w:rsidRPr="00BF5845" w:rsidRDefault="00864448" w:rsidP="00864448">
      <w:pPr>
        <w:pStyle w:val="Bijschrift"/>
        <w:rPr>
          <w:rFonts w:eastAsia="Arial"/>
          <w:szCs w:val="22"/>
        </w:rPr>
      </w:pPr>
      <w:r w:rsidRPr="00BF5845">
        <w:t xml:space="preserve">Figuur </w:t>
      </w:r>
      <w:r w:rsidR="00EA14BD">
        <w:fldChar w:fldCharType="begin"/>
      </w:r>
      <w:r w:rsidR="00EA14BD">
        <w:instrText xml:space="preserve"> SEQ Figuur \* ARABIC </w:instrText>
      </w:r>
      <w:r w:rsidR="00EA14BD">
        <w:fldChar w:fldCharType="separate"/>
      </w:r>
      <w:r w:rsidR="003A6600">
        <w:rPr>
          <w:noProof/>
        </w:rPr>
        <w:t>7</w:t>
      </w:r>
      <w:r w:rsidR="00EA14BD">
        <w:rPr>
          <w:noProof/>
        </w:rPr>
        <w:fldChar w:fldCharType="end"/>
      </w:r>
      <w:r w:rsidRPr="00BF5845">
        <w:t>: Verdieping Datawarehouse met daarin de relevante modules uit de doelarchitectuur</w:t>
      </w:r>
    </w:p>
    <w:p w14:paraId="45A94295" w14:textId="5BB56B9B" w:rsidR="14DA6FE3" w:rsidRPr="00BF5845" w:rsidRDefault="004F2807">
      <w:ins w:id="2300" w:author="Peter Jansen" w:date="2026-02-26T12:02:00Z" w16du:dateUtc="2026-02-26T11:02:00Z">
        <w:r>
          <w:t>Een verdere detail</w:t>
        </w:r>
      </w:ins>
      <w:ins w:id="2301" w:author="Peter Jansen" w:date="2026-02-26T12:03:00Z" w16du:dateUtc="2026-02-26T11:03:00Z">
        <w:r w:rsidR="00E6248D">
          <w:t>lering</w:t>
        </w:r>
      </w:ins>
      <w:ins w:id="2302" w:author="Peter Jansen" w:date="2026-02-26T12:02:00Z" w16du:dateUtc="2026-02-26T11:02:00Z">
        <w:r w:rsidR="008C68F5">
          <w:t xml:space="preserve"> </w:t>
        </w:r>
      </w:ins>
      <w:ins w:id="2303" w:author="Peter Jansen" w:date="2026-02-26T12:03:00Z" w16du:dateUtc="2026-02-26T11:03:00Z">
        <w:r w:rsidR="00E6248D">
          <w:t xml:space="preserve">hiervan </w:t>
        </w:r>
      </w:ins>
      <w:ins w:id="2304" w:author="Peter Jansen" w:date="2026-02-26T12:02:00Z" w16du:dateUtc="2026-02-26T11:02:00Z">
        <w:r w:rsidR="008C68F5">
          <w:t>wordt echter</w:t>
        </w:r>
        <w:r>
          <w:t xml:space="preserve"> in dit document</w:t>
        </w:r>
      </w:ins>
      <w:ins w:id="2305" w:author="Peter Jansen" w:date="2026-02-26T12:03:00Z" w16du:dateUtc="2026-02-26T11:03:00Z">
        <w:r w:rsidR="00E6248D">
          <w:t xml:space="preserve"> niet gegeven.</w:t>
        </w:r>
      </w:ins>
    </w:p>
    <w:p w14:paraId="65CEEC98" w14:textId="77777777" w:rsidR="00BF027C" w:rsidRPr="00BF5845" w:rsidRDefault="00BF027C" w:rsidP="00CF7C4F"/>
    <w:p w14:paraId="3F9107A3" w14:textId="77777777" w:rsidR="008463C7" w:rsidRPr="00BF5845" w:rsidRDefault="008463C7">
      <w:pPr>
        <w:rPr>
          <w:rFonts w:eastAsiaTheme="majorEastAsia" w:cstheme="majorBidi"/>
          <w:b/>
          <w:color w:val="3C4491"/>
          <w:sz w:val="32"/>
          <w:szCs w:val="32"/>
        </w:rPr>
      </w:pPr>
      <w:r w:rsidRPr="00BF5845">
        <w:br w:type="page"/>
      </w:r>
    </w:p>
    <w:p w14:paraId="30C98837" w14:textId="07FB83B3" w:rsidR="00BA6AA9" w:rsidRPr="00BF5845" w:rsidRDefault="69855BD6" w:rsidP="00F52758">
      <w:pPr>
        <w:pStyle w:val="Kop1"/>
      </w:pPr>
      <w:bookmarkStart w:id="2306" w:name="_Toc225262638"/>
      <w:r w:rsidRPr="00BF5845">
        <w:lastRenderedPageBreak/>
        <w:t xml:space="preserve">Runtime </w:t>
      </w:r>
      <w:r w:rsidR="5FD9A158" w:rsidRPr="00BF5845">
        <w:t>v</w:t>
      </w:r>
      <w:r w:rsidRPr="00BF5845">
        <w:t>iew</w:t>
      </w:r>
      <w:bookmarkEnd w:id="2306"/>
    </w:p>
    <w:p w14:paraId="3936704E" w14:textId="77777777" w:rsidR="00F166E0" w:rsidRPr="00BF5845" w:rsidRDefault="00F166E0" w:rsidP="00F166E0"/>
    <w:p w14:paraId="2B1E9F12" w14:textId="5A89D9E8" w:rsidR="00F166E0" w:rsidRPr="00BF5845" w:rsidRDefault="00F166E0" w:rsidP="00F166E0">
      <w:pPr>
        <w:pStyle w:val="Kop2"/>
      </w:pPr>
      <w:bookmarkStart w:id="2307" w:name="_Toc225262639"/>
      <w:commentRangeStart w:id="2308"/>
      <w:r w:rsidRPr="00BF5845">
        <w:t>Gebruik Dagster als orkestratietool</w:t>
      </w:r>
      <w:bookmarkEnd w:id="2307"/>
      <w:commentRangeEnd w:id="2308"/>
      <w:r w:rsidRPr="00BF5845">
        <w:rPr>
          <w:rStyle w:val="Verwijzingopmerking"/>
          <w:sz w:val="22"/>
          <w:szCs w:val="26"/>
        </w:rPr>
        <w:commentReference w:id="2308"/>
      </w:r>
    </w:p>
    <w:p w14:paraId="63383843" w14:textId="0C47EA4F" w:rsidR="00C460F9" w:rsidRPr="00BF5845" w:rsidRDefault="00C460F9" w:rsidP="00C460F9">
      <w:pPr>
        <w:rPr>
          <w:kern w:val="0"/>
          <w:szCs w:val="22"/>
          <w14:ligatures w14:val="none"/>
        </w:rPr>
      </w:pPr>
      <w:r w:rsidRPr="00BF5845">
        <w:t xml:space="preserve">Dagster treedt </w:t>
      </w:r>
      <w:del w:id="2309" w:author="Peter Jansen" w:date="2026-02-24T08:40:00Z" w16du:dateUtc="2026-02-24T07:40:00Z">
        <w:r w:rsidRPr="00BF5845" w:rsidDel="00860FCC">
          <w:delText xml:space="preserve">hierbij </w:delText>
        </w:r>
      </w:del>
      <w:r w:rsidRPr="00BF5845">
        <w:t xml:space="preserve">op als orkestratietool en coördineert de volledige workflow: van het inlezen en valideren van de XML, het aanroepen van de benodigde Python-modules voor technische en functionele verwerking, tot aan het wegschrijven van de gegevens in de </w:t>
      </w:r>
      <w:r w:rsidR="004064CC" w:rsidRPr="00BF5845">
        <w:t>zilver</w:t>
      </w:r>
      <w:r w:rsidRPr="00BF5845">
        <w:t xml:space="preserve"> database. Door deze coördinatie in Dagster is duidelijk te zien dat de verschillende verwerkingsstappen op een gecontroleerde en reproduceerbare wijze worden uitgevoerd, waardoor het proces transparant, schaalbaar en eenvoudig te monitoren is.</w:t>
      </w:r>
      <w:ins w:id="2310" w:author="Peter Jansen" w:date="2026-02-24T08:39:00Z" w16du:dateUtc="2026-02-24T07:39:00Z">
        <w:r w:rsidR="00931366" w:rsidRPr="00931366">
          <w:rPr>
            <w:rFonts w:ascii="Segoe UI" w:hAnsi="Segoe UI" w:cs="Segoe UI"/>
            <w:sz w:val="18"/>
            <w:szCs w:val="18"/>
          </w:rPr>
          <w:t xml:space="preserve"> </w:t>
        </w:r>
        <w:r w:rsidR="00860FCC">
          <w:rPr>
            <w:rFonts w:ascii="Segoe UI" w:hAnsi="Segoe UI" w:cs="Segoe UI"/>
            <w:sz w:val="18"/>
            <w:szCs w:val="18"/>
          </w:rPr>
          <w:t xml:space="preserve">De </w:t>
        </w:r>
        <w:r w:rsidR="00860FCC">
          <w:t>k</w:t>
        </w:r>
      </w:ins>
      <w:ins w:id="2311" w:author="Peter Jansen" w:date="2026-02-24T08:39:00Z">
        <w:r w:rsidR="00931366" w:rsidRPr="00931366">
          <w:t xml:space="preserve">racht van </w:t>
        </w:r>
      </w:ins>
      <w:ins w:id="2312" w:author="Peter Jansen" w:date="2026-02-24T08:40:00Z" w16du:dateUtc="2026-02-24T07:40:00Z">
        <w:r w:rsidR="00860FCC">
          <w:t>D</w:t>
        </w:r>
      </w:ins>
      <w:ins w:id="2313" w:author="Peter Jansen" w:date="2026-02-24T08:39:00Z">
        <w:r w:rsidR="00931366" w:rsidRPr="00931366">
          <w:t>agster t.o.v. andere orkestratie tools is dat het data centrisch is gebouwd waardoor veel monitoring en controle mechanismes die nodig zijn in een data pipeline al ingebakken zitten en het makkelijk is om data te volgend door het proces heen.</w:t>
        </w:r>
      </w:ins>
    </w:p>
    <w:p w14:paraId="2DAC248A" w14:textId="77777777" w:rsidR="00275C37" w:rsidRPr="00BF5845" w:rsidRDefault="00275C37"/>
    <w:p w14:paraId="3E269CA4" w14:textId="54E8E97B" w:rsidR="00275C37" w:rsidRPr="00BF5845" w:rsidRDefault="00E81888" w:rsidP="00E81888">
      <w:pPr>
        <w:pStyle w:val="Kop2"/>
      </w:pPr>
      <w:del w:id="2314" w:author="Peter Jansen" w:date="2026-02-24T11:23:00Z" w16du:dateUtc="2026-02-24T10:23:00Z">
        <w:r w:rsidRPr="00BF5845" w:rsidDel="00594035">
          <w:delText>Technische ingestie van XML</w:delText>
        </w:r>
        <w:r w:rsidR="000A5C30" w:rsidRPr="00BF5845" w:rsidDel="00594035">
          <w:delText xml:space="preserve"> </w:delText>
        </w:r>
        <w:r w:rsidRPr="00BF5845" w:rsidDel="00594035">
          <w:delText>data</w:delText>
        </w:r>
      </w:del>
      <w:bookmarkStart w:id="2315" w:name="_Toc225262640"/>
      <w:ins w:id="2316" w:author="Peter Jansen" w:date="2026-02-24T11:23:00Z" w16du:dateUtc="2026-02-24T10:23:00Z">
        <w:r w:rsidR="00594035">
          <w:t>Ingestie van XML naar Brons</w:t>
        </w:r>
      </w:ins>
      <w:bookmarkEnd w:id="2315"/>
    </w:p>
    <w:p w14:paraId="4445B6E4" w14:textId="244AC36F" w:rsidR="00496219" w:rsidRDefault="00496219">
      <w:pPr>
        <w:rPr>
          <w:ins w:id="2317" w:author="Peter Jansen" w:date="2026-02-24T11:49:00Z" w16du:dateUtc="2026-02-24T10:49:00Z"/>
        </w:rPr>
      </w:pPr>
      <w:r w:rsidRPr="00BF5845">
        <w:t xml:space="preserve">Deze </w:t>
      </w:r>
      <w:proofErr w:type="spellStart"/>
      <w:r w:rsidRPr="00BF5845">
        <w:t>use</w:t>
      </w:r>
      <w:proofErr w:type="spellEnd"/>
      <w:r w:rsidRPr="00BF5845">
        <w:t>-case</w:t>
      </w:r>
      <w:r w:rsidR="0048188B" w:rsidRPr="00BF5845">
        <w:t xml:space="preserve"> </w:t>
      </w:r>
      <w:proofErr w:type="spellStart"/>
      <w:r w:rsidR="0048188B" w:rsidRPr="00BF5845">
        <w:t>sequence</w:t>
      </w:r>
      <w:proofErr w:type="spellEnd"/>
      <w:r w:rsidRPr="00BF5845">
        <w:t xml:space="preserve"> illustreert een typische </w:t>
      </w:r>
      <w:proofErr w:type="spellStart"/>
      <w:r w:rsidRPr="00BF5845">
        <w:t>runtime</w:t>
      </w:r>
      <w:proofErr w:type="spellEnd"/>
      <w:r w:rsidRPr="00BF5845">
        <w:t xml:space="preserve"> flow voor de verwerking van </w:t>
      </w:r>
      <w:proofErr w:type="spellStart"/>
      <w:r w:rsidRPr="00BF5845">
        <w:t>XML-bestanden</w:t>
      </w:r>
      <w:proofErr w:type="spellEnd"/>
      <w:r w:rsidRPr="00BF5845">
        <w:t xml:space="preserve"> naar de </w:t>
      </w:r>
      <w:r w:rsidR="0028504C" w:rsidRPr="00BF5845">
        <w:t>brons database</w:t>
      </w:r>
      <w:r w:rsidRPr="00BF5845">
        <w:t xml:space="preserve"> binnen de LTR-keten. Het proces start met de aanlevering van een </w:t>
      </w:r>
      <w:proofErr w:type="spellStart"/>
      <w:r w:rsidRPr="00BF5845">
        <w:t>XML-bestand</w:t>
      </w:r>
      <w:proofErr w:type="spellEnd"/>
      <w:r w:rsidRPr="00BF5845">
        <w:t xml:space="preserve">, dat vervolgens via een </w:t>
      </w:r>
      <w:r w:rsidR="00C460F9" w:rsidRPr="00BF5845">
        <w:t xml:space="preserve">technische </w:t>
      </w:r>
      <w:r w:rsidRPr="00BF5845">
        <w:t xml:space="preserve">ingestiemodule wordt opgepakt. </w:t>
      </w:r>
    </w:p>
    <w:p w14:paraId="67AD3C94" w14:textId="77777777" w:rsidR="00A109F6" w:rsidRDefault="00A109F6">
      <w:pPr>
        <w:rPr>
          <w:ins w:id="2318" w:author="Peter Jansen" w:date="2026-02-24T11:49:00Z" w16du:dateUtc="2026-02-24T10:49:00Z"/>
        </w:rPr>
      </w:pPr>
    </w:p>
    <w:p w14:paraId="6482250E" w14:textId="459BB79D" w:rsidR="00DD1409" w:rsidRPr="00DD1409" w:rsidRDefault="00DD1409" w:rsidP="00DD1409">
      <w:pPr>
        <w:rPr>
          <w:ins w:id="2319" w:author="Peter Jansen" w:date="2026-03-03T10:02:00Z"/>
          <w:kern w:val="0"/>
          <w:szCs w:val="22"/>
          <w14:ligatures w14:val="none"/>
        </w:rPr>
      </w:pPr>
      <w:ins w:id="2320" w:author="Peter Jansen" w:date="2026-03-03T10:02:00Z">
        <w:r w:rsidRPr="00DD1409">
          <w:rPr>
            <w:noProof/>
            <w:kern w:val="0"/>
            <w:szCs w:val="22"/>
            <w14:ligatures w14:val="none"/>
          </w:rPr>
          <w:drawing>
            <wp:inline distT="0" distB="0" distL="0" distR="0" wp14:anchorId="50B25560" wp14:editId="5AEA95C4">
              <wp:extent cx="5760720" cy="1892914"/>
              <wp:effectExtent l="0" t="0" r="0" b="0"/>
              <wp:docPr id="1565481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8129" name="Picture 7"/>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5760720" cy="1892914"/>
                      </a:xfrm>
                      <a:prstGeom prst="rect">
                        <a:avLst/>
                      </a:prstGeom>
                      <a:noFill/>
                      <a:ln>
                        <a:noFill/>
                      </a:ln>
                    </pic:spPr>
                  </pic:pic>
                </a:graphicData>
              </a:graphic>
            </wp:inline>
          </w:drawing>
        </w:r>
      </w:ins>
    </w:p>
    <w:p w14:paraId="270791ED" w14:textId="77777777" w:rsidR="00DD1409" w:rsidRPr="004D0E56" w:rsidRDefault="00DD1409" w:rsidP="004D0E56">
      <w:pPr>
        <w:rPr>
          <w:ins w:id="2321" w:author="Peter Jansen" w:date="2026-02-24T11:49:00Z"/>
          <w:kern w:val="0"/>
          <w:szCs w:val="22"/>
          <w14:ligatures w14:val="none"/>
        </w:rPr>
      </w:pPr>
    </w:p>
    <w:p w14:paraId="6D6832D7" w14:textId="77777777" w:rsidR="004D0E56" w:rsidRPr="00BF5845" w:rsidDel="00A109F6" w:rsidRDefault="004D0E56">
      <w:pPr>
        <w:rPr>
          <w:del w:id="2322" w:author="Peter Jansen" w:date="2026-02-24T11:49:00Z" w16du:dateUtc="2026-02-24T10:49:00Z"/>
          <w:kern w:val="0"/>
          <w:szCs w:val="22"/>
          <w14:ligatures w14:val="none"/>
        </w:rPr>
      </w:pPr>
    </w:p>
    <w:p w14:paraId="082BEBE6" w14:textId="603F187E" w:rsidR="00D0626F" w:rsidRPr="00BF5845" w:rsidRDefault="007149D0" w:rsidP="00D0626F">
      <w:pPr>
        <w:keepNext/>
      </w:pPr>
      <w:commentRangeStart w:id="2323"/>
      <w:del w:id="2324" w:author="Peter Jansen" w:date="2026-02-24T11:49:00Z" w16du:dateUtc="2026-02-24T10:49:00Z">
        <w:r w:rsidRPr="00BF5845" w:rsidDel="00A109F6">
          <w:rPr>
            <w:noProof/>
          </w:rPr>
          <w:drawing>
            <wp:inline distT="0" distB="0" distL="0" distR="0" wp14:anchorId="6C8F6F68" wp14:editId="316467EB">
              <wp:extent cx="5760720" cy="2449830"/>
              <wp:effectExtent l="0" t="0" r="0" b="0"/>
              <wp:docPr id="75765547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60720" cy="2449830"/>
                      </a:xfrm>
                      <a:prstGeom prst="rect">
                        <a:avLst/>
                      </a:prstGeom>
                      <a:noFill/>
                      <a:ln>
                        <a:noFill/>
                      </a:ln>
                    </pic:spPr>
                  </pic:pic>
                </a:graphicData>
              </a:graphic>
            </wp:inline>
          </w:drawing>
        </w:r>
      </w:del>
      <w:commentRangeEnd w:id="2323"/>
      <w:r w:rsidR="00B642E8" w:rsidRPr="00BF5845">
        <w:rPr>
          <w:rStyle w:val="Verwijzingopmerking"/>
          <w:sz w:val="22"/>
          <w:szCs w:val="20"/>
        </w:rPr>
        <w:commentReference w:id="2323"/>
      </w:r>
    </w:p>
    <w:p w14:paraId="18057D26" w14:textId="78BE93C2" w:rsidR="00D0626F" w:rsidRPr="00BF5845" w:rsidRDefault="00D0626F" w:rsidP="00D0626F">
      <w:pPr>
        <w:pStyle w:val="Bijschrift"/>
      </w:pPr>
      <w:r w:rsidRPr="00BF5845">
        <w:t xml:space="preserve">Figuur </w:t>
      </w:r>
      <w:r w:rsidR="00EA14BD">
        <w:fldChar w:fldCharType="begin"/>
      </w:r>
      <w:r w:rsidR="00EA14BD">
        <w:instrText xml:space="preserve"> SEQ Figuur \* ARABIC </w:instrText>
      </w:r>
      <w:r w:rsidR="00EA14BD">
        <w:fldChar w:fldCharType="separate"/>
      </w:r>
      <w:r w:rsidR="003A6600">
        <w:rPr>
          <w:noProof/>
        </w:rPr>
        <w:t>8</w:t>
      </w:r>
      <w:r w:rsidR="00EA14BD">
        <w:rPr>
          <w:noProof/>
        </w:rPr>
        <w:fldChar w:fldCharType="end"/>
      </w:r>
      <w:r w:rsidRPr="00BF5845">
        <w:t>: Technische ingestieflow voor LTR</w:t>
      </w:r>
    </w:p>
    <w:p w14:paraId="7DD8A7C7" w14:textId="41F4DFAE" w:rsidR="00F43EE5" w:rsidRPr="00BF5845" w:rsidRDefault="00F43EE5">
      <w:pPr>
        <w:rPr>
          <w:rFonts w:eastAsiaTheme="majorEastAsia" w:cstheme="majorBidi"/>
          <w:b/>
          <w:color w:val="3C4491"/>
          <w:sz w:val="32"/>
          <w:szCs w:val="32"/>
        </w:rPr>
      </w:pPr>
    </w:p>
    <w:p w14:paraId="26EE2C18" w14:textId="6296F85D" w:rsidR="00FB0368" w:rsidRPr="00BF5845" w:rsidRDefault="00A31B3F" w:rsidP="00756953">
      <w:pPr>
        <w:pStyle w:val="Kop2"/>
      </w:pPr>
      <w:del w:id="2325" w:author="Peter Jansen" w:date="2026-02-24T11:23:00Z" w16du:dateUtc="2026-02-24T10:23:00Z">
        <w:r w:rsidRPr="00BF5845" w:rsidDel="00594035">
          <w:delText>Functionele ingestie van brons data</w:delText>
        </w:r>
      </w:del>
      <w:bookmarkStart w:id="2326" w:name="_Toc225262641"/>
      <w:ins w:id="2327" w:author="Peter Jansen" w:date="2026-02-24T11:23:00Z" w16du:dateUtc="2026-02-24T10:23:00Z">
        <w:r w:rsidR="00594035">
          <w:t>Transformatie van Brons naar Zilver</w:t>
        </w:r>
      </w:ins>
      <w:bookmarkEnd w:id="2326"/>
    </w:p>
    <w:p w14:paraId="62BCB114" w14:textId="69760782" w:rsidR="00E16018" w:rsidRDefault="0048188B" w:rsidP="00202926">
      <w:pPr>
        <w:keepNext/>
        <w:rPr>
          <w:ins w:id="2328" w:author="Peter Jansen" w:date="2026-02-24T11:49:00Z" w16du:dateUtc="2026-02-24T10:49:00Z"/>
        </w:rPr>
      </w:pPr>
      <w:r w:rsidRPr="00BF5845">
        <w:t xml:space="preserve">Deze </w:t>
      </w:r>
      <w:proofErr w:type="spellStart"/>
      <w:r w:rsidRPr="00BF5845">
        <w:t>use</w:t>
      </w:r>
      <w:proofErr w:type="spellEnd"/>
      <w:r w:rsidRPr="00BF5845">
        <w:t xml:space="preserve">-case </w:t>
      </w:r>
      <w:proofErr w:type="spellStart"/>
      <w:r w:rsidRPr="00BF5845">
        <w:t>sequence</w:t>
      </w:r>
      <w:proofErr w:type="spellEnd"/>
      <w:r w:rsidRPr="00BF5845">
        <w:t xml:space="preserve"> illustreert een typische </w:t>
      </w:r>
      <w:proofErr w:type="spellStart"/>
      <w:r w:rsidRPr="00BF5845">
        <w:t>runtime</w:t>
      </w:r>
      <w:proofErr w:type="spellEnd"/>
      <w:r w:rsidRPr="00BF5845">
        <w:t xml:space="preserve"> flow voor de verwerking van </w:t>
      </w:r>
      <w:proofErr w:type="spellStart"/>
      <w:r w:rsidR="00FB7F8E" w:rsidRPr="00BF5845">
        <w:t>gestagede</w:t>
      </w:r>
      <w:proofErr w:type="spellEnd"/>
      <w:r w:rsidR="00FB7F8E" w:rsidRPr="00BF5845">
        <w:t xml:space="preserve"> entiteiten in</w:t>
      </w:r>
      <w:r w:rsidRPr="00BF5845">
        <w:t xml:space="preserve"> de brons database binnen de LTR-keten. </w:t>
      </w:r>
    </w:p>
    <w:p w14:paraId="5770D08B" w14:textId="04A15180" w:rsidR="00E833CB" w:rsidRDefault="00E833CB" w:rsidP="00E833CB">
      <w:pPr>
        <w:keepNext/>
        <w:rPr>
          <w:ins w:id="2329" w:author="Peter Jansen" w:date="2026-03-03T10:02:00Z" w16du:dateUtc="2026-03-03T09:02:00Z"/>
        </w:rPr>
      </w:pPr>
    </w:p>
    <w:p w14:paraId="07FAF1CF" w14:textId="1FAB6FBE" w:rsidR="00070BF9" w:rsidRPr="00070BF9" w:rsidRDefault="00070BF9" w:rsidP="00070BF9">
      <w:pPr>
        <w:keepNext/>
        <w:rPr>
          <w:ins w:id="2330" w:author="Peter Jansen" w:date="2026-03-03T10:02:00Z"/>
        </w:rPr>
      </w:pPr>
      <w:ins w:id="2331" w:author="Peter Jansen" w:date="2026-03-03T10:02:00Z">
        <w:r w:rsidRPr="00070BF9">
          <w:rPr>
            <w:noProof/>
          </w:rPr>
          <w:drawing>
            <wp:inline distT="0" distB="0" distL="0" distR="0" wp14:anchorId="3E1A09E8" wp14:editId="28944367">
              <wp:extent cx="5760720" cy="1787809"/>
              <wp:effectExtent l="0" t="0" r="0" b="0"/>
              <wp:docPr id="2511450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45044" name="Picture 9"/>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5760720" cy="1787809"/>
                      </a:xfrm>
                      <a:prstGeom prst="rect">
                        <a:avLst/>
                      </a:prstGeom>
                      <a:noFill/>
                      <a:ln>
                        <a:noFill/>
                      </a:ln>
                    </pic:spPr>
                  </pic:pic>
                </a:graphicData>
              </a:graphic>
            </wp:inline>
          </w:drawing>
        </w:r>
      </w:ins>
    </w:p>
    <w:p w14:paraId="33B533C3" w14:textId="77777777" w:rsidR="00070BF9" w:rsidRPr="00E833CB" w:rsidRDefault="00070BF9" w:rsidP="00E833CB">
      <w:pPr>
        <w:keepNext/>
        <w:rPr>
          <w:ins w:id="2332" w:author="Peter Jansen" w:date="2026-02-24T11:49:00Z"/>
        </w:rPr>
      </w:pPr>
    </w:p>
    <w:p w14:paraId="458039F4" w14:textId="77777777" w:rsidR="00E833CB" w:rsidRPr="00BF5845" w:rsidRDefault="00E833CB" w:rsidP="00202926">
      <w:pPr>
        <w:keepNext/>
      </w:pPr>
    </w:p>
    <w:p w14:paraId="3041909A" w14:textId="208C708D" w:rsidR="00B806DD" w:rsidRPr="00BF5845" w:rsidRDefault="00B806DD" w:rsidP="00B806DD">
      <w:commentRangeStart w:id="2333"/>
      <w:del w:id="2334" w:author="Peter Jansen" w:date="2026-02-24T11:50:00Z" w16du:dateUtc="2026-02-24T10:50:00Z">
        <w:r w:rsidRPr="00BF5845" w:rsidDel="00E833CB">
          <w:rPr>
            <w:noProof/>
          </w:rPr>
          <w:drawing>
            <wp:inline distT="0" distB="0" distL="0" distR="0" wp14:anchorId="53459A69" wp14:editId="2D4A37C3">
              <wp:extent cx="5760720" cy="2281201"/>
              <wp:effectExtent l="0" t="0" r="0" b="5080"/>
              <wp:docPr id="19082522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52262" name="Picture 7"/>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5760720" cy="2281201"/>
                      </a:xfrm>
                      <a:prstGeom prst="rect">
                        <a:avLst/>
                      </a:prstGeom>
                      <a:noFill/>
                      <a:ln>
                        <a:noFill/>
                      </a:ln>
                    </pic:spPr>
                  </pic:pic>
                </a:graphicData>
              </a:graphic>
            </wp:inline>
          </w:drawing>
        </w:r>
      </w:del>
      <w:commentRangeEnd w:id="2333"/>
      <w:r w:rsidR="003E7866" w:rsidRPr="00BF5845">
        <w:rPr>
          <w:rStyle w:val="Verwijzingopmerking"/>
          <w:sz w:val="22"/>
          <w:szCs w:val="20"/>
        </w:rPr>
        <w:commentReference w:id="2333"/>
      </w:r>
    </w:p>
    <w:p w14:paraId="5B8B6C0C" w14:textId="0F2F36E5" w:rsidR="00B806DD" w:rsidRPr="00BF5845" w:rsidRDefault="00B806DD" w:rsidP="00B806DD">
      <w:pPr>
        <w:pStyle w:val="Bijschrift"/>
      </w:pPr>
      <w:r w:rsidRPr="00BF5845">
        <w:t xml:space="preserve">Figuur </w:t>
      </w:r>
      <w:r w:rsidR="00EA14BD">
        <w:fldChar w:fldCharType="begin"/>
      </w:r>
      <w:r w:rsidR="00EA14BD">
        <w:instrText xml:space="preserve"> SEQ Figuur \* ARABIC </w:instrText>
      </w:r>
      <w:r w:rsidR="00EA14BD">
        <w:fldChar w:fldCharType="separate"/>
      </w:r>
      <w:r w:rsidR="003A6600">
        <w:rPr>
          <w:noProof/>
        </w:rPr>
        <w:t>9</w:t>
      </w:r>
      <w:r w:rsidR="00EA14BD">
        <w:rPr>
          <w:noProof/>
        </w:rPr>
        <w:fldChar w:fldCharType="end"/>
      </w:r>
      <w:r w:rsidRPr="00BF5845">
        <w:t>: Technische ingestieflow voor LTR</w:t>
      </w:r>
    </w:p>
    <w:p w14:paraId="25C82C83" w14:textId="77777777" w:rsidR="00483687" w:rsidRPr="00BF5845" w:rsidRDefault="00483687" w:rsidP="00E16018"/>
    <w:p w14:paraId="2D9D6E54" w14:textId="77777777" w:rsidR="00E16018" w:rsidRPr="00BF5845" w:rsidRDefault="00E16018">
      <w:pPr>
        <w:rPr>
          <w:rFonts w:eastAsiaTheme="majorEastAsia" w:cstheme="majorBidi"/>
          <w:b/>
          <w:color w:val="3C4491"/>
          <w:sz w:val="32"/>
          <w:szCs w:val="32"/>
        </w:rPr>
      </w:pPr>
      <w:r w:rsidRPr="00BF5845">
        <w:br w:type="page"/>
      </w:r>
    </w:p>
    <w:p w14:paraId="5C9EBB55" w14:textId="0B696DD0" w:rsidR="00F52758" w:rsidRPr="00BF5845" w:rsidRDefault="69855BD6" w:rsidP="00F52758">
      <w:pPr>
        <w:pStyle w:val="Kop1"/>
      </w:pPr>
      <w:bookmarkStart w:id="2335" w:name="_Toc225262642"/>
      <w:r w:rsidRPr="00BF5845">
        <w:lastRenderedPageBreak/>
        <w:t xml:space="preserve">Deployment </w:t>
      </w:r>
      <w:r w:rsidR="26F791C1" w:rsidRPr="00BF5845">
        <w:t>v</w:t>
      </w:r>
      <w:r w:rsidRPr="00BF5845">
        <w:t>iew</w:t>
      </w:r>
      <w:bookmarkEnd w:id="2335"/>
    </w:p>
    <w:p w14:paraId="1CD7CE3F" w14:textId="77777777" w:rsidR="00A74ED0" w:rsidRPr="00BF5845" w:rsidRDefault="00A74ED0" w:rsidP="00A74ED0"/>
    <w:p w14:paraId="6ADB7BB7" w14:textId="77777777" w:rsidR="00A74ED0" w:rsidRPr="00BF5845" w:rsidRDefault="00A74ED0" w:rsidP="00A74ED0"/>
    <w:p w14:paraId="2C37CECF" w14:textId="01C90EB2" w:rsidR="00A74ED0" w:rsidRPr="00BF5845" w:rsidRDefault="001533E0" w:rsidP="00873D8D">
      <w:pPr>
        <w:pStyle w:val="Kop2"/>
      </w:pPr>
      <w:bookmarkStart w:id="2336" w:name="_Toc225262643"/>
      <w:r w:rsidRPr="00BF5845">
        <w:t>Gescheiden o</w:t>
      </w:r>
      <w:r w:rsidR="00873D8D" w:rsidRPr="00BF5845">
        <w:t>mgevingen</w:t>
      </w:r>
      <w:bookmarkEnd w:id="2336"/>
    </w:p>
    <w:p w14:paraId="3239703A" w14:textId="4359F1F2" w:rsidR="00C20C2E" w:rsidRPr="00BF5845" w:rsidRDefault="00C20C2E">
      <w:r w:rsidRPr="00BF5845">
        <w:t xml:space="preserve">Binnen moderne </w:t>
      </w:r>
      <w:proofErr w:type="spellStart"/>
      <w:r w:rsidRPr="00BF5845">
        <w:t>cloud</w:t>
      </w:r>
      <w:proofErr w:type="spellEnd"/>
      <w:r w:rsidR="00FF6D3E">
        <w:t>-</w:t>
      </w:r>
      <w:r w:rsidRPr="00BF5845">
        <w:t xml:space="preserve">omgevingen, waaronder de ETL-straat op </w:t>
      </w:r>
      <w:proofErr w:type="spellStart"/>
      <w:r w:rsidRPr="00BF5845">
        <w:t>Azure</w:t>
      </w:r>
      <w:proofErr w:type="spellEnd"/>
      <w:r w:rsidRPr="00BF5845">
        <w:t xml:space="preserve">, is het essentieel om een heldere scheiding aan te brengen tussen ontwikkel-, test-, acceptatie- en productieomgevingen. </w:t>
      </w:r>
    </w:p>
    <w:p w14:paraId="5F59E7D9" w14:textId="77777777" w:rsidR="000A2DAD" w:rsidRPr="00BF5845" w:rsidRDefault="000A2DAD">
      <w:pPr>
        <w:rPr>
          <w:rFonts w:eastAsiaTheme="minorEastAsia"/>
        </w:rPr>
      </w:pPr>
    </w:p>
    <w:p w14:paraId="609341E0" w14:textId="77777777" w:rsidR="00C20C2E" w:rsidRPr="00BF5845" w:rsidRDefault="00C20C2E" w:rsidP="00FB4FDB">
      <w:pPr>
        <w:pStyle w:val="Kop3"/>
      </w:pPr>
      <w:bookmarkStart w:id="2337" w:name="_Toc225262644"/>
      <w:r w:rsidRPr="00BF5845">
        <w:t>Noodzaak van Gescheiden Omgevingen</w:t>
      </w:r>
      <w:bookmarkEnd w:id="2337"/>
    </w:p>
    <w:p w14:paraId="0C53224B" w14:textId="77777777" w:rsidR="00C20C2E" w:rsidRPr="00BF5845" w:rsidRDefault="00C20C2E">
      <w:pPr>
        <w:rPr>
          <w:rFonts w:eastAsiaTheme="minorEastAsia"/>
        </w:rPr>
      </w:pPr>
      <w:r w:rsidRPr="00BF5845">
        <w:t>Het hanteren van gescheiden omgevingen is cruciaal om verschillende operationele en organisatorische doelen te realiseren:</w:t>
      </w:r>
    </w:p>
    <w:p w14:paraId="2E8A0F1C" w14:textId="77777777" w:rsidR="00901D75" w:rsidRPr="00BF5845" w:rsidRDefault="00C20C2E" w:rsidP="00261AAF">
      <w:pPr>
        <w:numPr>
          <w:ilvl w:val="0"/>
          <w:numId w:val="57"/>
        </w:numPr>
        <w:spacing w:line="256" w:lineRule="auto"/>
        <w:rPr>
          <w:rFonts w:eastAsia="Times New Roman"/>
        </w:rPr>
      </w:pPr>
      <w:r w:rsidRPr="00BF5845">
        <w:rPr>
          <w:rFonts w:eastAsia="Times New Roman"/>
          <w:b/>
          <w:bCs/>
        </w:rPr>
        <w:t>Performance</w:t>
      </w:r>
      <w:r w:rsidRPr="00BF5845">
        <w:rPr>
          <w:rFonts w:eastAsia="Times New Roman"/>
        </w:rPr>
        <w:t xml:space="preserve">: </w:t>
      </w:r>
    </w:p>
    <w:p w14:paraId="6C574AA5" w14:textId="2697F476" w:rsidR="00C20C2E" w:rsidRPr="00BF5845" w:rsidRDefault="00C20C2E" w:rsidP="00901D75">
      <w:pPr>
        <w:numPr>
          <w:ilvl w:val="1"/>
          <w:numId w:val="57"/>
        </w:numPr>
        <w:spacing w:line="256" w:lineRule="auto"/>
        <w:rPr>
          <w:rFonts w:eastAsia="Times New Roman"/>
        </w:rPr>
      </w:pPr>
      <w:commentRangeStart w:id="2338"/>
      <w:r w:rsidRPr="00BF5845">
        <w:rPr>
          <w:rFonts w:eastAsia="Times New Roman"/>
        </w:rPr>
        <w:t xml:space="preserve">Door </w:t>
      </w:r>
      <w:proofErr w:type="spellStart"/>
      <w:r w:rsidRPr="00BF5845">
        <w:rPr>
          <w:rFonts w:eastAsia="Times New Roman"/>
        </w:rPr>
        <w:t>workloads</w:t>
      </w:r>
      <w:proofErr w:type="spellEnd"/>
      <w:r w:rsidRPr="00BF5845">
        <w:rPr>
          <w:rFonts w:eastAsia="Times New Roman"/>
        </w:rPr>
        <w:t xml:space="preserve"> te isoleren per omgeving wordt resourceconcurrentie voorkomen. Zo kan bijvoorbeeld intensieve testbelasting geen invloed uitoefenen op productieprocessen, waardoor de beschikbaarheid en prestaties van kritische applicaties gewaarborgd blijven.</w:t>
      </w:r>
      <w:commentRangeEnd w:id="2338"/>
      <w:r w:rsidR="00B267F0" w:rsidRPr="00BF5845">
        <w:rPr>
          <w:rStyle w:val="Verwijzingopmerking"/>
          <w:rFonts w:eastAsia="Times New Roman"/>
          <w:sz w:val="22"/>
          <w:szCs w:val="20"/>
        </w:rPr>
        <w:commentReference w:id="2338"/>
      </w:r>
    </w:p>
    <w:p w14:paraId="20B8E52D" w14:textId="77777777" w:rsidR="00901D75" w:rsidRPr="00BF5845" w:rsidRDefault="00C20C2E" w:rsidP="00261AAF">
      <w:pPr>
        <w:numPr>
          <w:ilvl w:val="0"/>
          <w:numId w:val="57"/>
        </w:numPr>
        <w:spacing w:line="256" w:lineRule="auto"/>
        <w:rPr>
          <w:rFonts w:eastAsia="Times New Roman"/>
        </w:rPr>
      </w:pPr>
      <w:r w:rsidRPr="00BF5845">
        <w:rPr>
          <w:rFonts w:eastAsia="Times New Roman"/>
          <w:b/>
          <w:bCs/>
        </w:rPr>
        <w:t>Security</w:t>
      </w:r>
      <w:r w:rsidRPr="00BF5845">
        <w:rPr>
          <w:rFonts w:eastAsia="Times New Roman"/>
        </w:rPr>
        <w:t xml:space="preserve">: </w:t>
      </w:r>
    </w:p>
    <w:p w14:paraId="6BD78D01" w14:textId="01728083" w:rsidR="00C20C2E" w:rsidRPr="00BF5845" w:rsidRDefault="00C20C2E" w:rsidP="00901D75">
      <w:pPr>
        <w:numPr>
          <w:ilvl w:val="1"/>
          <w:numId w:val="57"/>
        </w:numPr>
        <w:spacing w:line="256" w:lineRule="auto"/>
        <w:rPr>
          <w:rFonts w:eastAsia="Times New Roman"/>
        </w:rPr>
      </w:pPr>
      <w:r w:rsidRPr="00BF5845">
        <w:rPr>
          <w:rFonts w:eastAsia="Times New Roman"/>
        </w:rPr>
        <w:t>Gescheiden omgevingen beperken het risico op ongeautoriseerde toegang tot gevoelige data en configuraties. Productiegegevens zijn strikt gescheiden van test- en ontwikkeldata, conform het principe van '</w:t>
      </w:r>
      <w:proofErr w:type="spellStart"/>
      <w:r w:rsidRPr="00BF5845">
        <w:rPr>
          <w:rFonts w:eastAsia="Times New Roman"/>
        </w:rPr>
        <w:t>least</w:t>
      </w:r>
      <w:proofErr w:type="spellEnd"/>
      <w:r w:rsidRPr="00BF5845">
        <w:rPr>
          <w:rFonts w:eastAsia="Times New Roman"/>
        </w:rPr>
        <w:t xml:space="preserve"> privilege' en het minimaliseren van attack </w:t>
      </w:r>
      <w:proofErr w:type="spellStart"/>
      <w:r w:rsidRPr="00BF5845">
        <w:rPr>
          <w:rFonts w:eastAsia="Times New Roman"/>
        </w:rPr>
        <w:t>surface</w:t>
      </w:r>
      <w:proofErr w:type="spellEnd"/>
      <w:r w:rsidRPr="00BF5845">
        <w:rPr>
          <w:rFonts w:eastAsia="Times New Roman"/>
        </w:rPr>
        <w:t>.</w:t>
      </w:r>
    </w:p>
    <w:p w14:paraId="66135E37" w14:textId="77777777" w:rsidR="00901D75" w:rsidRPr="00BF5845" w:rsidRDefault="00C20C2E" w:rsidP="00261AAF">
      <w:pPr>
        <w:numPr>
          <w:ilvl w:val="0"/>
          <w:numId w:val="57"/>
        </w:numPr>
        <w:spacing w:line="256" w:lineRule="auto"/>
        <w:rPr>
          <w:rFonts w:eastAsia="Times New Roman"/>
        </w:rPr>
      </w:pPr>
      <w:r w:rsidRPr="00BF5845">
        <w:rPr>
          <w:rFonts w:eastAsia="Times New Roman"/>
          <w:b/>
          <w:bCs/>
        </w:rPr>
        <w:t>Compliance</w:t>
      </w:r>
      <w:r w:rsidRPr="00BF5845">
        <w:rPr>
          <w:rFonts w:eastAsia="Times New Roman"/>
        </w:rPr>
        <w:t xml:space="preserve">: </w:t>
      </w:r>
    </w:p>
    <w:p w14:paraId="47496350" w14:textId="703CC30B" w:rsidR="00C20C2E" w:rsidRPr="00BF5845" w:rsidRDefault="00C20C2E" w:rsidP="00901D75">
      <w:pPr>
        <w:numPr>
          <w:ilvl w:val="1"/>
          <w:numId w:val="57"/>
        </w:numPr>
        <w:spacing w:line="256" w:lineRule="auto"/>
        <w:rPr>
          <w:rFonts w:eastAsia="Times New Roman"/>
        </w:rPr>
      </w:pPr>
      <w:r w:rsidRPr="00BF5845">
        <w:rPr>
          <w:rFonts w:eastAsia="Times New Roman"/>
        </w:rPr>
        <w:t xml:space="preserve">Veel organisaties moeten voldoen aan regelgeving (zoals GDPR of ISO-certificering). Gescheiden omgevingen maken het eenvoudiger om </w:t>
      </w:r>
      <w:proofErr w:type="spellStart"/>
      <w:r w:rsidRPr="00BF5845">
        <w:rPr>
          <w:rFonts w:eastAsia="Times New Roman"/>
        </w:rPr>
        <w:t>audittrails</w:t>
      </w:r>
      <w:proofErr w:type="spellEnd"/>
      <w:r w:rsidRPr="00BF5845">
        <w:rPr>
          <w:rFonts w:eastAsia="Times New Roman"/>
        </w:rPr>
        <w:t xml:space="preserve"> te onderhouden en compliance eisen te borgen.</w:t>
      </w:r>
    </w:p>
    <w:p w14:paraId="27E2E711" w14:textId="77777777" w:rsidR="00901D75" w:rsidRPr="00BF5845" w:rsidRDefault="00C20C2E" w:rsidP="00261AAF">
      <w:pPr>
        <w:numPr>
          <w:ilvl w:val="0"/>
          <w:numId w:val="57"/>
        </w:numPr>
        <w:spacing w:line="256" w:lineRule="auto"/>
        <w:rPr>
          <w:rFonts w:eastAsia="Times New Roman"/>
        </w:rPr>
      </w:pPr>
      <w:r w:rsidRPr="00BF5845">
        <w:rPr>
          <w:rFonts w:eastAsia="Times New Roman"/>
          <w:b/>
          <w:bCs/>
        </w:rPr>
        <w:t>Stabiliteit</w:t>
      </w:r>
      <w:r w:rsidRPr="00BF5845">
        <w:rPr>
          <w:rFonts w:eastAsia="Times New Roman"/>
        </w:rPr>
        <w:t>:</w:t>
      </w:r>
    </w:p>
    <w:p w14:paraId="6573C8F4" w14:textId="3BFDA15B" w:rsidR="00C20C2E" w:rsidRPr="00BF5845" w:rsidRDefault="00C20C2E" w:rsidP="00901D75">
      <w:pPr>
        <w:numPr>
          <w:ilvl w:val="1"/>
          <w:numId w:val="57"/>
        </w:numPr>
        <w:spacing w:line="256" w:lineRule="auto"/>
        <w:rPr>
          <w:rFonts w:eastAsia="Times New Roman"/>
        </w:rPr>
      </w:pPr>
      <w:commentRangeStart w:id="2339"/>
      <w:r w:rsidRPr="00BF5845">
        <w:rPr>
          <w:rFonts w:eastAsia="Times New Roman"/>
        </w:rPr>
        <w:t xml:space="preserve">Door gescheiden </w:t>
      </w:r>
      <w:proofErr w:type="spellStart"/>
      <w:r w:rsidRPr="00BF5845">
        <w:rPr>
          <w:rFonts w:eastAsia="Times New Roman"/>
        </w:rPr>
        <w:t>deployment</w:t>
      </w:r>
      <w:proofErr w:type="spellEnd"/>
      <w:r w:rsidRPr="00BF5845">
        <w:rPr>
          <w:rFonts w:eastAsia="Times New Roman"/>
        </w:rPr>
        <w:t xml:space="preserve"> </w:t>
      </w:r>
      <w:proofErr w:type="spellStart"/>
      <w:r w:rsidRPr="00BF5845">
        <w:rPr>
          <w:rFonts w:eastAsia="Times New Roman"/>
        </w:rPr>
        <w:t>pipelines</w:t>
      </w:r>
      <w:proofErr w:type="spellEnd"/>
      <w:r w:rsidRPr="00BF5845">
        <w:rPr>
          <w:rFonts w:eastAsia="Times New Roman"/>
        </w:rPr>
        <w:t xml:space="preserve"> en infrastructuur kan nieuwe functionaliteit eerst veilig getest en geaccepteerd worden voordat deze in productie wordt genomen. Dit minimaliseert het risico op verstoringen.</w:t>
      </w:r>
      <w:commentRangeEnd w:id="2339"/>
      <w:r w:rsidR="00A7426F" w:rsidRPr="00BF5845">
        <w:rPr>
          <w:rStyle w:val="Verwijzingopmerking"/>
          <w:rFonts w:eastAsia="Times New Roman"/>
          <w:sz w:val="22"/>
          <w:szCs w:val="20"/>
        </w:rPr>
        <w:commentReference w:id="2339"/>
      </w:r>
    </w:p>
    <w:p w14:paraId="271DB5B2" w14:textId="77777777" w:rsidR="00DB15FB" w:rsidRPr="00BF5845" w:rsidRDefault="00DB15FB" w:rsidP="00DB15FB">
      <w:pPr>
        <w:spacing w:line="256" w:lineRule="auto"/>
        <w:ind w:left="720"/>
        <w:rPr>
          <w:rFonts w:eastAsia="Times New Roman"/>
        </w:rPr>
      </w:pPr>
    </w:p>
    <w:p w14:paraId="25F13121" w14:textId="7B62616C" w:rsidR="00C20C2E" w:rsidRPr="00BF5845" w:rsidRDefault="00C20C2E" w:rsidP="00FB4FDB">
      <w:pPr>
        <w:pStyle w:val="Kop3"/>
      </w:pPr>
      <w:bookmarkStart w:id="2340" w:name="_Toc225262645"/>
      <w:proofErr w:type="spellStart"/>
      <w:r w:rsidRPr="00BF5845">
        <w:t>Azure</w:t>
      </w:r>
      <w:proofErr w:type="spellEnd"/>
      <w:r w:rsidRPr="00BF5845">
        <w:t xml:space="preserve"> </w:t>
      </w:r>
      <w:proofErr w:type="spellStart"/>
      <w:r w:rsidR="00FF6D3E">
        <w:t>s</w:t>
      </w:r>
      <w:r w:rsidRPr="00BF5845">
        <w:t>ubscription</w:t>
      </w:r>
      <w:proofErr w:type="spellEnd"/>
      <w:r w:rsidRPr="00BF5845">
        <w:t xml:space="preserve"> per </w:t>
      </w:r>
      <w:r w:rsidR="00A51F54" w:rsidRPr="00BF5845">
        <w:t>omgeving</w:t>
      </w:r>
      <w:bookmarkEnd w:id="2340"/>
    </w:p>
    <w:p w14:paraId="30F67576" w14:textId="77777777" w:rsidR="00C20C2E" w:rsidRPr="00BF5845" w:rsidRDefault="00C20C2E">
      <w:pPr>
        <w:rPr>
          <w:rFonts w:eastAsiaTheme="minorEastAsia"/>
        </w:rPr>
      </w:pPr>
      <w:r w:rsidRPr="00BF5845">
        <w:t xml:space="preserve">Elke omgeving (ontwikkel, test, acceptatie, productie) krijgt een aparte </w:t>
      </w:r>
      <w:proofErr w:type="spellStart"/>
      <w:r w:rsidRPr="00BF5845">
        <w:t>Azure</w:t>
      </w:r>
      <w:proofErr w:type="spellEnd"/>
      <w:r w:rsidRPr="00BF5845">
        <w:t xml:space="preserve"> </w:t>
      </w:r>
      <w:proofErr w:type="spellStart"/>
      <w:r w:rsidRPr="00BF5845">
        <w:t>subscription</w:t>
      </w:r>
      <w:proofErr w:type="spellEnd"/>
      <w:r w:rsidRPr="00BF5845">
        <w:t>. Dit biedt de volgende voordelen:</w:t>
      </w:r>
    </w:p>
    <w:p w14:paraId="6257535B" w14:textId="77777777" w:rsidR="00901D75" w:rsidRPr="00BF5845" w:rsidRDefault="00C20C2E" w:rsidP="00261AAF">
      <w:pPr>
        <w:numPr>
          <w:ilvl w:val="0"/>
          <w:numId w:val="58"/>
        </w:numPr>
        <w:spacing w:line="256" w:lineRule="auto"/>
        <w:rPr>
          <w:rFonts w:eastAsia="Times New Roman"/>
        </w:rPr>
      </w:pPr>
      <w:r w:rsidRPr="00BF5845">
        <w:rPr>
          <w:rFonts w:eastAsia="Times New Roman"/>
          <w:b/>
          <w:bCs/>
        </w:rPr>
        <w:t>Resource-isolatie</w:t>
      </w:r>
      <w:r w:rsidRPr="00BF5845">
        <w:rPr>
          <w:rFonts w:eastAsia="Times New Roman"/>
        </w:rPr>
        <w:t xml:space="preserve">: </w:t>
      </w:r>
    </w:p>
    <w:p w14:paraId="7A050BBA" w14:textId="46C72EB3" w:rsidR="00C20C2E" w:rsidRPr="00BF5845" w:rsidRDefault="00C20C2E" w:rsidP="00901D75">
      <w:pPr>
        <w:numPr>
          <w:ilvl w:val="1"/>
          <w:numId w:val="58"/>
        </w:numPr>
        <w:spacing w:line="256" w:lineRule="auto"/>
        <w:rPr>
          <w:rFonts w:eastAsia="Times New Roman"/>
        </w:rPr>
      </w:pPr>
      <w:proofErr w:type="spellStart"/>
      <w:r w:rsidRPr="00BF5845">
        <w:rPr>
          <w:rFonts w:eastAsia="Times New Roman"/>
        </w:rPr>
        <w:t>Subscriptions</w:t>
      </w:r>
      <w:proofErr w:type="spellEnd"/>
      <w:r w:rsidRPr="00BF5845">
        <w:rPr>
          <w:rFonts w:eastAsia="Times New Roman"/>
        </w:rPr>
        <w:t xml:space="preserve"> fungeren als harde grenzen voor resources, </w:t>
      </w:r>
      <w:proofErr w:type="spellStart"/>
      <w:r w:rsidRPr="00BF5845">
        <w:rPr>
          <w:rFonts w:eastAsia="Times New Roman"/>
        </w:rPr>
        <w:t>policies</w:t>
      </w:r>
      <w:proofErr w:type="spellEnd"/>
      <w:r w:rsidRPr="00BF5845">
        <w:rPr>
          <w:rFonts w:eastAsia="Times New Roman"/>
        </w:rPr>
        <w:t xml:space="preserve"> en toegangsbeheer.</w:t>
      </w:r>
    </w:p>
    <w:p w14:paraId="7F2173CF" w14:textId="77777777" w:rsidR="00901D75" w:rsidRPr="00BF5845" w:rsidRDefault="00C20C2E" w:rsidP="00261AAF">
      <w:pPr>
        <w:numPr>
          <w:ilvl w:val="0"/>
          <w:numId w:val="58"/>
        </w:numPr>
        <w:spacing w:line="256" w:lineRule="auto"/>
        <w:rPr>
          <w:rFonts w:eastAsia="Times New Roman"/>
        </w:rPr>
      </w:pPr>
      <w:r w:rsidRPr="00BF5845">
        <w:rPr>
          <w:rFonts w:eastAsia="Times New Roman"/>
          <w:b/>
          <w:bCs/>
        </w:rPr>
        <w:t>Kostenbeheersing</w:t>
      </w:r>
      <w:r w:rsidRPr="00BF5845">
        <w:rPr>
          <w:rFonts w:eastAsia="Times New Roman"/>
        </w:rPr>
        <w:t xml:space="preserve">: </w:t>
      </w:r>
    </w:p>
    <w:p w14:paraId="2E9FD2EF" w14:textId="4B25AB17" w:rsidR="00C20C2E" w:rsidRPr="00BF5845" w:rsidRDefault="00C20C2E" w:rsidP="00901D75">
      <w:pPr>
        <w:numPr>
          <w:ilvl w:val="1"/>
          <w:numId w:val="58"/>
        </w:numPr>
        <w:spacing w:line="256" w:lineRule="auto"/>
        <w:rPr>
          <w:rFonts w:eastAsia="Times New Roman"/>
        </w:rPr>
      </w:pPr>
      <w:r w:rsidRPr="00BF5845">
        <w:rPr>
          <w:rFonts w:eastAsia="Times New Roman"/>
        </w:rPr>
        <w:t xml:space="preserve">Door per </w:t>
      </w:r>
      <w:proofErr w:type="spellStart"/>
      <w:r w:rsidRPr="00BF5845">
        <w:rPr>
          <w:rFonts w:eastAsia="Times New Roman"/>
        </w:rPr>
        <w:t>subscription</w:t>
      </w:r>
      <w:proofErr w:type="spellEnd"/>
      <w:r w:rsidRPr="00BF5845">
        <w:rPr>
          <w:rFonts w:eastAsia="Times New Roman"/>
        </w:rPr>
        <w:t xml:space="preserve"> kosten te monitoren, ontstaat inzicht in het verbruik per omgeving en kunnen budgetten nauwkeurig worden toegewezen.</w:t>
      </w:r>
    </w:p>
    <w:p w14:paraId="512532A2" w14:textId="77777777" w:rsidR="00901D75" w:rsidRPr="00BF5845" w:rsidRDefault="00C20C2E" w:rsidP="00261AAF">
      <w:pPr>
        <w:numPr>
          <w:ilvl w:val="0"/>
          <w:numId w:val="58"/>
        </w:numPr>
        <w:spacing w:line="256" w:lineRule="auto"/>
        <w:rPr>
          <w:rFonts w:eastAsia="Times New Roman"/>
        </w:rPr>
      </w:pPr>
      <w:r w:rsidRPr="00BF5845">
        <w:rPr>
          <w:rFonts w:eastAsia="Times New Roman"/>
          <w:b/>
          <w:bCs/>
        </w:rPr>
        <w:t xml:space="preserve">Beheer en </w:t>
      </w:r>
      <w:proofErr w:type="spellStart"/>
      <w:r w:rsidRPr="00BF5845">
        <w:rPr>
          <w:rFonts w:eastAsia="Times New Roman"/>
          <w:b/>
          <w:bCs/>
        </w:rPr>
        <w:t>governance</w:t>
      </w:r>
      <w:proofErr w:type="spellEnd"/>
      <w:r w:rsidRPr="00BF5845">
        <w:rPr>
          <w:rFonts w:eastAsia="Times New Roman"/>
        </w:rPr>
        <w:t xml:space="preserve">: </w:t>
      </w:r>
    </w:p>
    <w:p w14:paraId="446BF81C" w14:textId="4164BFF7" w:rsidR="00C20C2E" w:rsidRPr="00BF5845" w:rsidRDefault="00C20C2E" w:rsidP="00901D75">
      <w:pPr>
        <w:numPr>
          <w:ilvl w:val="1"/>
          <w:numId w:val="58"/>
        </w:numPr>
        <w:spacing w:line="256" w:lineRule="auto"/>
        <w:rPr>
          <w:rFonts w:eastAsia="Times New Roman"/>
        </w:rPr>
      </w:pPr>
      <w:proofErr w:type="spellStart"/>
      <w:r w:rsidRPr="00BF5845">
        <w:rPr>
          <w:rFonts w:eastAsia="Times New Roman"/>
        </w:rPr>
        <w:t>Policies</w:t>
      </w:r>
      <w:proofErr w:type="spellEnd"/>
      <w:r w:rsidRPr="00BF5845">
        <w:rPr>
          <w:rFonts w:eastAsia="Times New Roman"/>
        </w:rPr>
        <w:t xml:space="preserve">, </w:t>
      </w:r>
      <w:proofErr w:type="spellStart"/>
      <w:r w:rsidRPr="00BF5845">
        <w:rPr>
          <w:rFonts w:eastAsia="Times New Roman"/>
        </w:rPr>
        <w:t>role-based</w:t>
      </w:r>
      <w:proofErr w:type="spellEnd"/>
      <w:r w:rsidRPr="00BF5845">
        <w:rPr>
          <w:rFonts w:eastAsia="Times New Roman"/>
        </w:rPr>
        <w:t xml:space="preserve"> access control (RBAC) en security </w:t>
      </w:r>
      <w:proofErr w:type="spellStart"/>
      <w:r w:rsidRPr="00BF5845">
        <w:rPr>
          <w:rFonts w:eastAsia="Times New Roman"/>
        </w:rPr>
        <w:t>settings</w:t>
      </w:r>
      <w:proofErr w:type="spellEnd"/>
      <w:r w:rsidRPr="00BF5845">
        <w:rPr>
          <w:rFonts w:eastAsia="Times New Roman"/>
        </w:rPr>
        <w:t xml:space="preserve"> kunnen per </w:t>
      </w:r>
      <w:proofErr w:type="spellStart"/>
      <w:r w:rsidRPr="00BF5845">
        <w:rPr>
          <w:rFonts w:eastAsia="Times New Roman"/>
        </w:rPr>
        <w:t>subscription</w:t>
      </w:r>
      <w:proofErr w:type="spellEnd"/>
      <w:r w:rsidRPr="00BF5845">
        <w:rPr>
          <w:rFonts w:eastAsia="Times New Roman"/>
        </w:rPr>
        <w:t xml:space="preserve"> worden afgestemd op het risicoprofiel van de betreffende omgeving.</w:t>
      </w:r>
    </w:p>
    <w:p w14:paraId="748519D7" w14:textId="77777777" w:rsidR="00901D75" w:rsidRPr="00BF5845" w:rsidRDefault="00C20C2E" w:rsidP="00261AAF">
      <w:pPr>
        <w:numPr>
          <w:ilvl w:val="0"/>
          <w:numId w:val="58"/>
        </w:numPr>
        <w:spacing w:line="256" w:lineRule="auto"/>
        <w:rPr>
          <w:rFonts w:eastAsia="Times New Roman"/>
        </w:rPr>
      </w:pPr>
      <w:r w:rsidRPr="00BF5845">
        <w:rPr>
          <w:rFonts w:eastAsia="Times New Roman"/>
          <w:b/>
          <w:bCs/>
        </w:rPr>
        <w:t>Flexibiliteit</w:t>
      </w:r>
      <w:r w:rsidRPr="00BF5845">
        <w:rPr>
          <w:rFonts w:eastAsia="Times New Roman"/>
        </w:rPr>
        <w:t xml:space="preserve">: </w:t>
      </w:r>
    </w:p>
    <w:p w14:paraId="7D1A297A" w14:textId="1B144AC5" w:rsidR="00C20C2E" w:rsidRPr="00BF5845" w:rsidRDefault="00C20C2E" w:rsidP="00901D75">
      <w:pPr>
        <w:numPr>
          <w:ilvl w:val="1"/>
          <w:numId w:val="58"/>
        </w:numPr>
        <w:spacing w:line="256" w:lineRule="auto"/>
        <w:rPr>
          <w:rFonts w:eastAsia="Times New Roman"/>
        </w:rPr>
      </w:pPr>
      <w:r w:rsidRPr="00BF5845">
        <w:rPr>
          <w:rFonts w:eastAsia="Times New Roman"/>
        </w:rPr>
        <w:t>Makkelijker schalen, migreren of opschonen van omgevingen zonder impact op andere delen van het landschap.</w:t>
      </w:r>
    </w:p>
    <w:p w14:paraId="3B0448C1" w14:textId="77777777" w:rsidR="00DB15FB" w:rsidRPr="00BF5845" w:rsidRDefault="00DB15FB" w:rsidP="00DB15FB">
      <w:pPr>
        <w:spacing w:line="256" w:lineRule="auto"/>
        <w:ind w:left="720"/>
        <w:rPr>
          <w:rFonts w:eastAsia="Times New Roman"/>
        </w:rPr>
      </w:pPr>
    </w:p>
    <w:p w14:paraId="6FB62F51" w14:textId="3C7886E5" w:rsidR="00C20C2E" w:rsidRPr="00BF5845" w:rsidRDefault="00C20C2E" w:rsidP="00FB4FDB">
      <w:pPr>
        <w:pStyle w:val="Kop3"/>
      </w:pPr>
      <w:bookmarkStart w:id="2341" w:name="_Toc225262646"/>
      <w:r w:rsidRPr="00BF5845">
        <w:lastRenderedPageBreak/>
        <w:t>Toepassing van</w:t>
      </w:r>
      <w:r w:rsidR="00BF5845" w:rsidRPr="00BF5845">
        <w:t xml:space="preserve"> het</w:t>
      </w:r>
      <w:r w:rsidRPr="00BF5845">
        <w:t xml:space="preserve"> </w:t>
      </w:r>
      <w:proofErr w:type="spellStart"/>
      <w:r w:rsidRPr="00BF5845">
        <w:t>Azure</w:t>
      </w:r>
      <w:proofErr w:type="spellEnd"/>
      <w:r w:rsidRPr="00BF5845">
        <w:t xml:space="preserve"> Well-</w:t>
      </w:r>
      <w:proofErr w:type="spellStart"/>
      <w:r w:rsidRPr="00BF5845">
        <w:t>Architected</w:t>
      </w:r>
      <w:proofErr w:type="spellEnd"/>
      <w:r w:rsidRPr="00BF5845">
        <w:t xml:space="preserve"> </w:t>
      </w:r>
      <w:r w:rsidRPr="00FB4FDB">
        <w:t>Framework</w:t>
      </w:r>
      <w:bookmarkEnd w:id="2341"/>
    </w:p>
    <w:p w14:paraId="3B423C53" w14:textId="70F3B56B" w:rsidR="00C20C2E" w:rsidRPr="00BF5845" w:rsidRDefault="00C20C2E">
      <w:pPr>
        <w:rPr>
          <w:rFonts w:eastAsiaTheme="minorEastAsia"/>
        </w:rPr>
      </w:pPr>
      <w:r w:rsidRPr="00BF5845">
        <w:t xml:space="preserve">Het </w:t>
      </w:r>
      <w:proofErr w:type="spellStart"/>
      <w:r w:rsidRPr="00BF5845">
        <w:t>Azure</w:t>
      </w:r>
      <w:proofErr w:type="spellEnd"/>
      <w:r w:rsidRPr="00BF5845">
        <w:t xml:space="preserve"> Well-</w:t>
      </w:r>
      <w:proofErr w:type="spellStart"/>
      <w:r w:rsidRPr="00BF5845">
        <w:t>Architected</w:t>
      </w:r>
      <w:proofErr w:type="spellEnd"/>
      <w:r w:rsidRPr="00BF5845">
        <w:t xml:space="preserve"> Framework</w:t>
      </w:r>
      <w:r w:rsidR="00901D75" w:rsidRPr="00BF5845">
        <w:rPr>
          <w:rStyle w:val="Voetnootmarkering"/>
        </w:rPr>
        <w:footnoteReference w:id="2"/>
      </w:r>
      <w:r w:rsidR="00901D75" w:rsidRPr="00BF5845">
        <w:t xml:space="preserve"> </w:t>
      </w:r>
      <w:r w:rsidRPr="00BF5845">
        <w:t>biedt vijf pijlers die relevant zijn voor de inrichting van gescheiden omgevingen:</w:t>
      </w:r>
    </w:p>
    <w:p w14:paraId="49A44B6C" w14:textId="77777777" w:rsidR="00E64682" w:rsidRPr="00BF5845" w:rsidRDefault="00C20C2E" w:rsidP="00261AAF">
      <w:pPr>
        <w:numPr>
          <w:ilvl w:val="0"/>
          <w:numId w:val="59"/>
        </w:numPr>
        <w:spacing w:line="256" w:lineRule="auto"/>
        <w:rPr>
          <w:rFonts w:eastAsia="Times New Roman"/>
        </w:rPr>
      </w:pPr>
      <w:proofErr w:type="spellStart"/>
      <w:r w:rsidRPr="00BF5845">
        <w:rPr>
          <w:rFonts w:eastAsia="Times New Roman"/>
          <w:b/>
          <w:bCs/>
        </w:rPr>
        <w:t>Reliability</w:t>
      </w:r>
      <w:proofErr w:type="spellEnd"/>
      <w:r w:rsidRPr="00BF5845">
        <w:rPr>
          <w:rFonts w:eastAsia="Times New Roman"/>
        </w:rPr>
        <w:t xml:space="preserve">: </w:t>
      </w:r>
    </w:p>
    <w:p w14:paraId="77110667" w14:textId="2EFD61F9" w:rsidR="00C20C2E" w:rsidRPr="00BF5845" w:rsidRDefault="00C20C2E" w:rsidP="00E64682">
      <w:pPr>
        <w:numPr>
          <w:ilvl w:val="1"/>
          <w:numId w:val="59"/>
        </w:numPr>
        <w:spacing w:line="256" w:lineRule="auto"/>
        <w:rPr>
          <w:rFonts w:eastAsia="Times New Roman"/>
        </w:rPr>
      </w:pPr>
      <w:r w:rsidRPr="00BF5845">
        <w:rPr>
          <w:rFonts w:eastAsia="Times New Roman"/>
        </w:rPr>
        <w:t>Door afzonderlijke omgevingen te hanteren, wordt de betrouwbaarheid van productie verhoogd en kunnen storingen in niet-productie direct geïsoleerd worden.</w:t>
      </w:r>
    </w:p>
    <w:p w14:paraId="578EE438" w14:textId="77777777" w:rsidR="00E64682" w:rsidRPr="00BF5845" w:rsidRDefault="00C20C2E" w:rsidP="00261AAF">
      <w:pPr>
        <w:numPr>
          <w:ilvl w:val="0"/>
          <w:numId w:val="59"/>
        </w:numPr>
        <w:spacing w:line="256" w:lineRule="auto"/>
        <w:rPr>
          <w:rFonts w:eastAsia="Times New Roman"/>
        </w:rPr>
      </w:pPr>
      <w:r w:rsidRPr="00BF5845">
        <w:rPr>
          <w:rFonts w:eastAsia="Times New Roman"/>
          <w:b/>
          <w:bCs/>
        </w:rPr>
        <w:t>Security</w:t>
      </w:r>
      <w:r w:rsidRPr="00BF5845">
        <w:rPr>
          <w:rFonts w:eastAsia="Times New Roman"/>
        </w:rPr>
        <w:t xml:space="preserve">: </w:t>
      </w:r>
    </w:p>
    <w:p w14:paraId="632F9DD8" w14:textId="3EEE5064" w:rsidR="00C20C2E" w:rsidRPr="00BF5845" w:rsidRDefault="00C20C2E" w:rsidP="00E64682">
      <w:pPr>
        <w:numPr>
          <w:ilvl w:val="1"/>
          <w:numId w:val="59"/>
        </w:numPr>
        <w:spacing w:line="256" w:lineRule="auto"/>
        <w:rPr>
          <w:rFonts w:eastAsia="Times New Roman"/>
        </w:rPr>
      </w:pPr>
      <w:r w:rsidRPr="00BF5845">
        <w:rPr>
          <w:rFonts w:eastAsia="Times New Roman"/>
        </w:rPr>
        <w:t xml:space="preserve">Strikte scheiding van data en rollen per omgeving draagt bij aan </w:t>
      </w:r>
      <w:proofErr w:type="spellStart"/>
      <w:r w:rsidRPr="00BF5845">
        <w:rPr>
          <w:rFonts w:eastAsia="Times New Roman"/>
        </w:rPr>
        <w:t>defense</w:t>
      </w:r>
      <w:proofErr w:type="spellEnd"/>
      <w:r w:rsidRPr="00BF5845">
        <w:rPr>
          <w:rFonts w:eastAsia="Times New Roman"/>
        </w:rPr>
        <w:t>-in-</w:t>
      </w:r>
      <w:proofErr w:type="spellStart"/>
      <w:r w:rsidRPr="00BF5845">
        <w:rPr>
          <w:rFonts w:eastAsia="Times New Roman"/>
        </w:rPr>
        <w:t>depth</w:t>
      </w:r>
      <w:proofErr w:type="spellEnd"/>
      <w:r w:rsidRPr="00BF5845">
        <w:rPr>
          <w:rFonts w:eastAsia="Times New Roman"/>
        </w:rPr>
        <w:t>.</w:t>
      </w:r>
    </w:p>
    <w:p w14:paraId="72E3427A" w14:textId="77777777" w:rsidR="00E64682" w:rsidRPr="00BF5845" w:rsidRDefault="00C20C2E" w:rsidP="00261AAF">
      <w:pPr>
        <w:numPr>
          <w:ilvl w:val="0"/>
          <w:numId w:val="59"/>
        </w:numPr>
        <w:spacing w:line="256" w:lineRule="auto"/>
        <w:rPr>
          <w:rFonts w:eastAsia="Times New Roman"/>
        </w:rPr>
      </w:pPr>
      <w:proofErr w:type="spellStart"/>
      <w:r w:rsidRPr="00BF5845">
        <w:rPr>
          <w:rFonts w:eastAsia="Times New Roman"/>
          <w:b/>
          <w:bCs/>
        </w:rPr>
        <w:t>Cost</w:t>
      </w:r>
      <w:proofErr w:type="spellEnd"/>
      <w:r w:rsidRPr="00BF5845">
        <w:rPr>
          <w:rFonts w:eastAsia="Times New Roman"/>
          <w:b/>
          <w:bCs/>
        </w:rPr>
        <w:t xml:space="preserve"> </w:t>
      </w:r>
      <w:proofErr w:type="spellStart"/>
      <w:r w:rsidRPr="00BF5845">
        <w:rPr>
          <w:rFonts w:eastAsia="Times New Roman"/>
          <w:b/>
          <w:bCs/>
        </w:rPr>
        <w:t>Optimization</w:t>
      </w:r>
      <w:proofErr w:type="spellEnd"/>
      <w:r w:rsidRPr="00BF5845">
        <w:rPr>
          <w:rFonts w:eastAsia="Times New Roman"/>
        </w:rPr>
        <w:t xml:space="preserve">: </w:t>
      </w:r>
    </w:p>
    <w:p w14:paraId="34C74E32" w14:textId="1FD614A8" w:rsidR="00C20C2E" w:rsidRPr="00BF5845" w:rsidRDefault="00C20C2E" w:rsidP="00E64682">
      <w:pPr>
        <w:numPr>
          <w:ilvl w:val="1"/>
          <w:numId w:val="59"/>
        </w:numPr>
        <w:spacing w:line="256" w:lineRule="auto"/>
        <w:rPr>
          <w:rFonts w:eastAsia="Times New Roman"/>
        </w:rPr>
      </w:pPr>
      <w:r w:rsidRPr="00BF5845">
        <w:rPr>
          <w:rFonts w:eastAsia="Times New Roman"/>
        </w:rPr>
        <w:t xml:space="preserve">Kosten per omgeving zijn transparant, waardoor optimalisatie en </w:t>
      </w:r>
      <w:proofErr w:type="spellStart"/>
      <w:r w:rsidRPr="00BF5845">
        <w:rPr>
          <w:rFonts w:eastAsia="Times New Roman"/>
        </w:rPr>
        <w:t>forecasting</w:t>
      </w:r>
      <w:proofErr w:type="spellEnd"/>
      <w:r w:rsidRPr="00BF5845">
        <w:rPr>
          <w:rFonts w:eastAsia="Times New Roman"/>
        </w:rPr>
        <w:t xml:space="preserve"> eenvoudiger worden.</w:t>
      </w:r>
    </w:p>
    <w:p w14:paraId="5123A55C" w14:textId="77777777" w:rsidR="00E64682" w:rsidRPr="00BF5845" w:rsidRDefault="00C20C2E" w:rsidP="00261AAF">
      <w:pPr>
        <w:numPr>
          <w:ilvl w:val="0"/>
          <w:numId w:val="59"/>
        </w:numPr>
        <w:spacing w:line="256" w:lineRule="auto"/>
        <w:rPr>
          <w:rFonts w:eastAsia="Times New Roman"/>
        </w:rPr>
      </w:pPr>
      <w:proofErr w:type="spellStart"/>
      <w:r w:rsidRPr="00BF5845">
        <w:rPr>
          <w:rFonts w:eastAsia="Times New Roman"/>
          <w:b/>
          <w:bCs/>
        </w:rPr>
        <w:t>Operational</w:t>
      </w:r>
      <w:proofErr w:type="spellEnd"/>
      <w:r w:rsidRPr="00BF5845">
        <w:rPr>
          <w:rFonts w:eastAsia="Times New Roman"/>
          <w:b/>
          <w:bCs/>
        </w:rPr>
        <w:t xml:space="preserve"> Excellence</w:t>
      </w:r>
      <w:r w:rsidRPr="00BF5845">
        <w:rPr>
          <w:rFonts w:eastAsia="Times New Roman"/>
        </w:rPr>
        <w:t xml:space="preserve">: </w:t>
      </w:r>
    </w:p>
    <w:p w14:paraId="5D0FAF20" w14:textId="137A2D2C" w:rsidR="00C20C2E" w:rsidRPr="00BF5845" w:rsidRDefault="00C20C2E" w:rsidP="00E64682">
      <w:pPr>
        <w:numPr>
          <w:ilvl w:val="1"/>
          <w:numId w:val="59"/>
        </w:numPr>
        <w:spacing w:line="256" w:lineRule="auto"/>
        <w:rPr>
          <w:rFonts w:eastAsia="Times New Roman"/>
        </w:rPr>
      </w:pPr>
      <w:r w:rsidRPr="00BF5845">
        <w:rPr>
          <w:rFonts w:eastAsia="Times New Roman"/>
        </w:rPr>
        <w:t xml:space="preserve">Gescheiden CI/CD </w:t>
      </w:r>
      <w:proofErr w:type="spellStart"/>
      <w:r w:rsidRPr="00BF5845">
        <w:rPr>
          <w:rFonts w:eastAsia="Times New Roman"/>
        </w:rPr>
        <w:t>pipelines</w:t>
      </w:r>
      <w:proofErr w:type="spellEnd"/>
      <w:r w:rsidRPr="00BF5845">
        <w:rPr>
          <w:rFonts w:eastAsia="Times New Roman"/>
        </w:rPr>
        <w:t xml:space="preserve"> en monitoring per omgeving maken beheer overzichtelijk en versnellen incidentrespons.</w:t>
      </w:r>
    </w:p>
    <w:p w14:paraId="0892C237" w14:textId="77777777" w:rsidR="00E64682" w:rsidRPr="00BF5845" w:rsidRDefault="00C20C2E" w:rsidP="00261AAF">
      <w:pPr>
        <w:numPr>
          <w:ilvl w:val="0"/>
          <w:numId w:val="59"/>
        </w:numPr>
        <w:spacing w:line="256" w:lineRule="auto"/>
        <w:rPr>
          <w:rFonts w:eastAsia="Times New Roman"/>
        </w:rPr>
      </w:pPr>
      <w:r w:rsidRPr="00BF5845">
        <w:rPr>
          <w:rFonts w:eastAsia="Times New Roman"/>
          <w:b/>
          <w:bCs/>
        </w:rPr>
        <w:t>Performance Efficiency</w:t>
      </w:r>
      <w:r w:rsidRPr="00BF5845">
        <w:rPr>
          <w:rFonts w:eastAsia="Times New Roman"/>
        </w:rPr>
        <w:t xml:space="preserve">: </w:t>
      </w:r>
    </w:p>
    <w:p w14:paraId="3DBE4C18" w14:textId="5F8B92FC" w:rsidR="00C20C2E" w:rsidRPr="00BF5845" w:rsidRDefault="00C20C2E" w:rsidP="00E64682">
      <w:pPr>
        <w:numPr>
          <w:ilvl w:val="1"/>
          <w:numId w:val="59"/>
        </w:numPr>
        <w:spacing w:line="256" w:lineRule="auto"/>
        <w:rPr>
          <w:rFonts w:eastAsia="Times New Roman"/>
        </w:rPr>
      </w:pPr>
      <w:r w:rsidRPr="00BF5845">
        <w:rPr>
          <w:rFonts w:eastAsia="Times New Roman"/>
        </w:rPr>
        <w:t>Resources kunnen per omgeving worden afgestemd op het beoogde gebruik, wat verspilling voorkomt.</w:t>
      </w:r>
    </w:p>
    <w:p w14:paraId="66D11E1F" w14:textId="77777777" w:rsidR="00A51F54" w:rsidRPr="00BF5845" w:rsidRDefault="00A51F54" w:rsidP="00A51F54">
      <w:pPr>
        <w:spacing w:line="256" w:lineRule="auto"/>
        <w:ind w:left="720"/>
        <w:rPr>
          <w:rFonts w:eastAsia="Times New Roman"/>
        </w:rPr>
      </w:pPr>
    </w:p>
    <w:p w14:paraId="487A1D05" w14:textId="77777777" w:rsidR="00C20C2E" w:rsidRPr="00BF5845" w:rsidRDefault="00C20C2E">
      <w:r w:rsidRPr="00BF5845">
        <w:t xml:space="preserve">Door deze principes te volgen, wordt een robuuste, veilige en schaalbare </w:t>
      </w:r>
      <w:proofErr w:type="spellStart"/>
      <w:r w:rsidRPr="00BF5845">
        <w:t>cloudarchitectuur</w:t>
      </w:r>
      <w:proofErr w:type="spellEnd"/>
      <w:r w:rsidRPr="00BF5845">
        <w:t xml:space="preserve"> gerealiseerd.</w:t>
      </w:r>
    </w:p>
    <w:p w14:paraId="635D041B" w14:textId="77777777" w:rsidR="00DB15FB" w:rsidRPr="00BF5845" w:rsidRDefault="00DB15FB">
      <w:pPr>
        <w:rPr>
          <w:rFonts w:eastAsiaTheme="minorEastAsia"/>
        </w:rPr>
      </w:pPr>
    </w:p>
    <w:p w14:paraId="0FB81CAA" w14:textId="340E6CC1" w:rsidR="00C20C2E" w:rsidRPr="00BF5845" w:rsidRDefault="00C20C2E">
      <w:pPr>
        <w:pStyle w:val="Kop2"/>
        <w:rPr>
          <w:rFonts w:eastAsia="Times New Roman"/>
        </w:rPr>
      </w:pPr>
      <w:bookmarkStart w:id="2343" w:name="_Toc225262647"/>
      <w:commentRangeStart w:id="2344"/>
      <w:r w:rsidRPr="00BF5845">
        <w:rPr>
          <w:rFonts w:eastAsia="Times New Roman"/>
        </w:rPr>
        <w:t xml:space="preserve">Advies: </w:t>
      </w:r>
      <w:proofErr w:type="spellStart"/>
      <w:r w:rsidRPr="00BF5845">
        <w:rPr>
          <w:rFonts w:eastAsia="Times New Roman"/>
        </w:rPr>
        <w:t>Azure</w:t>
      </w:r>
      <w:proofErr w:type="spellEnd"/>
      <w:r w:rsidRPr="00BF5845">
        <w:rPr>
          <w:rFonts w:eastAsia="Times New Roman"/>
        </w:rPr>
        <w:t xml:space="preserve"> Hub-</w:t>
      </w:r>
      <w:proofErr w:type="spellStart"/>
      <w:r w:rsidRPr="00BF5845">
        <w:rPr>
          <w:rFonts w:eastAsia="Times New Roman"/>
        </w:rPr>
        <w:t>Spoke</w:t>
      </w:r>
      <w:proofErr w:type="spellEnd"/>
      <w:r w:rsidRPr="00BF5845">
        <w:rPr>
          <w:rFonts w:eastAsia="Times New Roman"/>
        </w:rPr>
        <w:t xml:space="preserve"> Model voor Kostenbeheersing</w:t>
      </w:r>
      <w:bookmarkEnd w:id="2343"/>
      <w:commentRangeEnd w:id="2344"/>
      <w:r w:rsidR="00BD0DA1" w:rsidRPr="00BF5845">
        <w:rPr>
          <w:rStyle w:val="Verwijzingopmerking"/>
          <w:rFonts w:eastAsia="Times New Roman"/>
          <w:sz w:val="22"/>
          <w:szCs w:val="26"/>
        </w:rPr>
        <w:commentReference w:id="2344"/>
      </w:r>
    </w:p>
    <w:p w14:paraId="2530630D" w14:textId="3D6C4469" w:rsidR="00C20C2E" w:rsidRPr="00BF5845" w:rsidRDefault="00C20C2E">
      <w:pPr>
        <w:rPr>
          <w:rFonts w:eastAsiaTheme="minorEastAsia"/>
        </w:rPr>
      </w:pPr>
      <w:r w:rsidRPr="00BF5845">
        <w:t xml:space="preserve">Het toepassen van een </w:t>
      </w:r>
      <w:proofErr w:type="spellStart"/>
      <w:r w:rsidRPr="00BF5845">
        <w:t>Azure</w:t>
      </w:r>
      <w:proofErr w:type="spellEnd"/>
      <w:r w:rsidRPr="00BF5845">
        <w:t xml:space="preserve"> hub-</w:t>
      </w:r>
      <w:proofErr w:type="spellStart"/>
      <w:r w:rsidRPr="00BF5845">
        <w:t>spoke</w:t>
      </w:r>
      <w:proofErr w:type="spellEnd"/>
      <w:r w:rsidR="00507E36">
        <w:rPr>
          <w:rStyle w:val="Voetnootmarkering"/>
        </w:rPr>
        <w:footnoteReference w:id="3"/>
      </w:r>
      <w:r w:rsidRPr="00BF5845">
        <w:t xml:space="preserve"> model wordt aanbevolen om kosten te beheersen en best </w:t>
      </w:r>
      <w:proofErr w:type="spellStart"/>
      <w:r w:rsidRPr="00BF5845">
        <w:t>practices</w:t>
      </w:r>
      <w:proofErr w:type="spellEnd"/>
      <w:r w:rsidRPr="00BF5845">
        <w:t xml:space="preserve"> te volgen. In dit model fungeert een centrale 'hub' als gedeelde infrastructuur (bijvoorbeeld voor netwerk, security, </w:t>
      </w:r>
      <w:proofErr w:type="spellStart"/>
      <w:r w:rsidRPr="00BF5845">
        <w:t>identity</w:t>
      </w:r>
      <w:proofErr w:type="spellEnd"/>
      <w:r w:rsidRPr="00BF5845">
        <w:t xml:space="preserve"> management), terwijl de gescheiden omgevingen ('</w:t>
      </w:r>
      <w:proofErr w:type="spellStart"/>
      <w:r w:rsidRPr="00BF5845">
        <w:t>spokes</w:t>
      </w:r>
      <w:proofErr w:type="spellEnd"/>
      <w:r w:rsidRPr="00BF5845">
        <w:t xml:space="preserve">') hun eigen </w:t>
      </w:r>
      <w:proofErr w:type="spellStart"/>
      <w:r w:rsidRPr="00BF5845">
        <w:t>workloads</w:t>
      </w:r>
      <w:proofErr w:type="spellEnd"/>
      <w:r w:rsidRPr="00BF5845">
        <w:t xml:space="preserve"> draaien. Voordelen zijn:</w:t>
      </w:r>
    </w:p>
    <w:p w14:paraId="4C54B387" w14:textId="77777777" w:rsidR="00C20C2E" w:rsidRPr="00BF5845" w:rsidRDefault="00C20C2E" w:rsidP="00261AAF">
      <w:pPr>
        <w:numPr>
          <w:ilvl w:val="0"/>
          <w:numId w:val="60"/>
        </w:numPr>
        <w:spacing w:line="256" w:lineRule="auto"/>
        <w:rPr>
          <w:rFonts w:eastAsia="Times New Roman"/>
        </w:rPr>
      </w:pPr>
      <w:r w:rsidRPr="00BF5845">
        <w:rPr>
          <w:rFonts w:eastAsia="Times New Roman"/>
          <w:b/>
          <w:bCs/>
        </w:rPr>
        <w:t>Efficiëntie</w:t>
      </w:r>
      <w:r w:rsidRPr="00BF5845">
        <w:rPr>
          <w:rFonts w:eastAsia="Times New Roman"/>
        </w:rPr>
        <w:t>: Gedeelde services in de hub voorkomen duplicatie en reduceren overheadkosten.</w:t>
      </w:r>
    </w:p>
    <w:p w14:paraId="687818A8" w14:textId="77777777" w:rsidR="00C20C2E" w:rsidRPr="00BF5845" w:rsidRDefault="00C20C2E" w:rsidP="00261AAF">
      <w:pPr>
        <w:numPr>
          <w:ilvl w:val="0"/>
          <w:numId w:val="60"/>
        </w:numPr>
        <w:spacing w:line="256" w:lineRule="auto"/>
        <w:rPr>
          <w:rFonts w:eastAsia="Times New Roman"/>
        </w:rPr>
      </w:pPr>
      <w:r w:rsidRPr="00BF5845">
        <w:rPr>
          <w:rFonts w:eastAsia="Times New Roman"/>
          <w:b/>
          <w:bCs/>
        </w:rPr>
        <w:t>Security</w:t>
      </w:r>
      <w:r w:rsidRPr="00BF5845">
        <w:rPr>
          <w:rFonts w:eastAsia="Times New Roman"/>
        </w:rPr>
        <w:t xml:space="preserve">: Centralisatie van security </w:t>
      </w:r>
      <w:proofErr w:type="spellStart"/>
      <w:r w:rsidRPr="00BF5845">
        <w:rPr>
          <w:rFonts w:eastAsia="Times New Roman"/>
        </w:rPr>
        <w:t>controls</w:t>
      </w:r>
      <w:proofErr w:type="spellEnd"/>
      <w:r w:rsidRPr="00BF5845">
        <w:rPr>
          <w:rFonts w:eastAsia="Times New Roman"/>
        </w:rPr>
        <w:t xml:space="preserve"> in de hub vereenvoudigt beheer en monitoring.</w:t>
      </w:r>
    </w:p>
    <w:p w14:paraId="6256E455" w14:textId="77777777" w:rsidR="00C20C2E" w:rsidRPr="00BF5845" w:rsidRDefault="00C20C2E" w:rsidP="00261AAF">
      <w:pPr>
        <w:numPr>
          <w:ilvl w:val="0"/>
          <w:numId w:val="60"/>
        </w:numPr>
        <w:spacing w:line="256" w:lineRule="auto"/>
        <w:rPr>
          <w:rFonts w:eastAsia="Times New Roman"/>
        </w:rPr>
      </w:pPr>
      <w:proofErr w:type="spellStart"/>
      <w:r w:rsidRPr="00BF5845">
        <w:rPr>
          <w:rFonts w:eastAsia="Times New Roman"/>
          <w:b/>
          <w:bCs/>
        </w:rPr>
        <w:t>Governance</w:t>
      </w:r>
      <w:proofErr w:type="spellEnd"/>
      <w:r w:rsidRPr="00BF5845">
        <w:rPr>
          <w:rFonts w:eastAsia="Times New Roman"/>
        </w:rPr>
        <w:t xml:space="preserve">: </w:t>
      </w:r>
      <w:proofErr w:type="spellStart"/>
      <w:r w:rsidRPr="00BF5845">
        <w:rPr>
          <w:rFonts w:eastAsia="Times New Roman"/>
        </w:rPr>
        <w:t>Policies</w:t>
      </w:r>
      <w:proofErr w:type="spellEnd"/>
      <w:r w:rsidRPr="00BF5845">
        <w:rPr>
          <w:rFonts w:eastAsia="Times New Roman"/>
        </w:rPr>
        <w:t xml:space="preserve"> en compliance kunnen centraal worden afgedwongen, terwijl de </w:t>
      </w:r>
      <w:proofErr w:type="spellStart"/>
      <w:r w:rsidRPr="00BF5845">
        <w:rPr>
          <w:rFonts w:eastAsia="Times New Roman"/>
        </w:rPr>
        <w:t>spokes</w:t>
      </w:r>
      <w:proofErr w:type="spellEnd"/>
      <w:r w:rsidRPr="00BF5845">
        <w:rPr>
          <w:rFonts w:eastAsia="Times New Roman"/>
        </w:rPr>
        <w:t xml:space="preserve"> flexibel blijven.</w:t>
      </w:r>
    </w:p>
    <w:p w14:paraId="3A828205" w14:textId="77777777" w:rsidR="00C20C2E" w:rsidRPr="00BF5845" w:rsidRDefault="00C20C2E" w:rsidP="00261AAF">
      <w:pPr>
        <w:numPr>
          <w:ilvl w:val="0"/>
          <w:numId w:val="60"/>
        </w:numPr>
        <w:spacing w:line="256" w:lineRule="auto"/>
        <w:rPr>
          <w:rFonts w:eastAsia="Times New Roman"/>
        </w:rPr>
      </w:pPr>
      <w:r w:rsidRPr="00BF5845">
        <w:rPr>
          <w:rFonts w:eastAsia="Times New Roman"/>
          <w:b/>
          <w:bCs/>
        </w:rPr>
        <w:t>Schaalbaarheid</w:t>
      </w:r>
      <w:r w:rsidRPr="00BF5845">
        <w:rPr>
          <w:rFonts w:eastAsia="Times New Roman"/>
        </w:rPr>
        <w:t xml:space="preserve">: Nieuwe omgevingen kunnen eenvoudig als extra </w:t>
      </w:r>
      <w:proofErr w:type="spellStart"/>
      <w:r w:rsidRPr="00BF5845">
        <w:rPr>
          <w:rFonts w:eastAsia="Times New Roman"/>
        </w:rPr>
        <w:t>spokes</w:t>
      </w:r>
      <w:proofErr w:type="spellEnd"/>
      <w:r w:rsidRPr="00BF5845">
        <w:rPr>
          <w:rFonts w:eastAsia="Times New Roman"/>
        </w:rPr>
        <w:t xml:space="preserve"> worden toegevoegd zonder de centrale infrastructuur te wijzigen.</w:t>
      </w:r>
    </w:p>
    <w:p w14:paraId="3BC2DE4C" w14:textId="77777777" w:rsidR="00C20C2E" w:rsidRPr="00BF5845" w:rsidRDefault="00C20C2E" w:rsidP="00261AAF">
      <w:pPr>
        <w:numPr>
          <w:ilvl w:val="0"/>
          <w:numId w:val="60"/>
        </w:numPr>
        <w:spacing w:line="256" w:lineRule="auto"/>
        <w:rPr>
          <w:rFonts w:eastAsia="Times New Roman"/>
        </w:rPr>
      </w:pPr>
      <w:r w:rsidRPr="00BF5845">
        <w:rPr>
          <w:rFonts w:eastAsia="Times New Roman"/>
          <w:b/>
          <w:bCs/>
        </w:rPr>
        <w:t>Netwerksegmentatie</w:t>
      </w:r>
      <w:r w:rsidRPr="00BF5845">
        <w:rPr>
          <w:rFonts w:eastAsia="Times New Roman"/>
        </w:rPr>
        <w:t xml:space="preserve">: </w:t>
      </w:r>
      <w:proofErr w:type="spellStart"/>
      <w:r w:rsidRPr="00BF5845">
        <w:rPr>
          <w:rFonts w:eastAsia="Times New Roman"/>
        </w:rPr>
        <w:t>Spokes</w:t>
      </w:r>
      <w:proofErr w:type="spellEnd"/>
      <w:r w:rsidRPr="00BF5845">
        <w:rPr>
          <w:rFonts w:eastAsia="Times New Roman"/>
        </w:rPr>
        <w:t xml:space="preserve"> zijn logisch gescheiden, waardoor verkeer gecontroleerd en beveiligd kan worden via de hub.</w:t>
      </w:r>
    </w:p>
    <w:p w14:paraId="494C3ECA" w14:textId="77777777" w:rsidR="00261AAF" w:rsidRPr="00BF5845" w:rsidRDefault="00261AAF" w:rsidP="00261AAF">
      <w:pPr>
        <w:spacing w:line="256" w:lineRule="auto"/>
        <w:rPr>
          <w:rFonts w:eastAsia="Times New Roman"/>
        </w:rPr>
      </w:pPr>
    </w:p>
    <w:p w14:paraId="3DD6D357" w14:textId="08407090" w:rsidR="00C20C2E" w:rsidRPr="00BF5845" w:rsidRDefault="00C20C2E">
      <w:r w:rsidRPr="00BF5845">
        <w:t xml:space="preserve">Best </w:t>
      </w:r>
      <w:proofErr w:type="spellStart"/>
      <w:r w:rsidRPr="00BF5845">
        <w:t>practices</w:t>
      </w:r>
      <w:proofErr w:type="spellEnd"/>
      <w:r w:rsidRPr="00BF5845">
        <w:t xml:space="preserve"> vanuit </w:t>
      </w:r>
      <w:proofErr w:type="spellStart"/>
      <w:r w:rsidRPr="00BF5845">
        <w:t>Azure</w:t>
      </w:r>
      <w:proofErr w:type="spellEnd"/>
      <w:r w:rsidRPr="00BF5845">
        <w:t xml:space="preserve"> adviseren het gebruik van hub-</w:t>
      </w:r>
      <w:proofErr w:type="spellStart"/>
      <w:r w:rsidRPr="00BF5845">
        <w:t>spoke</w:t>
      </w:r>
      <w:proofErr w:type="spellEnd"/>
      <w:r w:rsidRPr="00BF5845">
        <w:t xml:space="preserve"> architecturen voor grotere </w:t>
      </w:r>
      <w:proofErr w:type="spellStart"/>
      <w:r w:rsidRPr="00BF5845">
        <w:t>cloud</w:t>
      </w:r>
      <w:proofErr w:type="spellEnd"/>
      <w:r w:rsidR="00FF6D3E">
        <w:t>-</w:t>
      </w:r>
      <w:r w:rsidRPr="00BF5845">
        <w:t xml:space="preserve">omgevingen, juist vanwege het kostenvoordeel en de centrale aansturing van security en </w:t>
      </w:r>
      <w:proofErr w:type="spellStart"/>
      <w:r w:rsidRPr="00BF5845">
        <w:t>governance</w:t>
      </w:r>
      <w:proofErr w:type="spellEnd"/>
      <w:r w:rsidRPr="00BF5845">
        <w:t>.</w:t>
      </w:r>
    </w:p>
    <w:p w14:paraId="77949CC4" w14:textId="77777777" w:rsidR="00E50264" w:rsidRPr="00BF5845" w:rsidRDefault="00E50264" w:rsidP="00E50264"/>
    <w:p w14:paraId="4141D44B" w14:textId="1FD71BFF" w:rsidR="00E50264" w:rsidRPr="00BF5845" w:rsidRDefault="00A74ED0" w:rsidP="00A74ED0">
      <w:pPr>
        <w:pStyle w:val="Kop2"/>
      </w:pPr>
      <w:bookmarkStart w:id="2346" w:name="_Toc225262648"/>
      <w:r w:rsidRPr="00BF5845">
        <w:t>Inrichting per omgeving</w:t>
      </w:r>
      <w:bookmarkEnd w:id="2346"/>
    </w:p>
    <w:p w14:paraId="2D2426C4" w14:textId="36E611E4" w:rsidR="003E09CF" w:rsidRPr="00BF5845" w:rsidRDefault="003E09CF" w:rsidP="003E09CF">
      <w:pPr>
        <w:rPr>
          <w:rFonts w:cs="Arial"/>
          <w:color w:val="000000"/>
        </w:rPr>
      </w:pPr>
      <w:r w:rsidRPr="00BF5845">
        <w:rPr>
          <w:rFonts w:cs="Arial"/>
          <w:color w:val="000000"/>
        </w:rPr>
        <w:t xml:space="preserve">De ETL straat maakt gebruik van </w:t>
      </w:r>
      <w:proofErr w:type="spellStart"/>
      <w:r w:rsidRPr="00BF5845">
        <w:rPr>
          <w:rFonts w:cs="Arial"/>
          <w:color w:val="000000"/>
        </w:rPr>
        <w:t>Azure</w:t>
      </w:r>
      <w:proofErr w:type="spellEnd"/>
      <w:r w:rsidRPr="00BF5845">
        <w:rPr>
          <w:rFonts w:cs="Arial"/>
          <w:color w:val="000000"/>
        </w:rPr>
        <w:t xml:space="preserve"> </w:t>
      </w:r>
      <w:proofErr w:type="spellStart"/>
      <w:r w:rsidRPr="00BF5845">
        <w:rPr>
          <w:rFonts w:cs="Arial"/>
          <w:color w:val="000000"/>
        </w:rPr>
        <w:t>Kubernetes</w:t>
      </w:r>
      <w:proofErr w:type="spellEnd"/>
      <w:r w:rsidRPr="00BF5845">
        <w:rPr>
          <w:rFonts w:cs="Arial"/>
          <w:color w:val="000000"/>
        </w:rPr>
        <w:t xml:space="preserve"> Service (AKS) als container or</w:t>
      </w:r>
      <w:r w:rsidR="0004774E" w:rsidRPr="00BF5845">
        <w:rPr>
          <w:rFonts w:cs="Arial"/>
          <w:color w:val="000000"/>
        </w:rPr>
        <w:t>k</w:t>
      </w:r>
      <w:r w:rsidRPr="00BF5845">
        <w:rPr>
          <w:rFonts w:cs="Arial"/>
          <w:color w:val="000000"/>
        </w:rPr>
        <w:t xml:space="preserve">estratieplatform op Microsoft </w:t>
      </w:r>
      <w:proofErr w:type="spellStart"/>
      <w:r w:rsidRPr="00BF5845">
        <w:rPr>
          <w:rFonts w:cs="Arial"/>
          <w:color w:val="000000"/>
        </w:rPr>
        <w:t>Azure</w:t>
      </w:r>
      <w:proofErr w:type="spellEnd"/>
      <w:r w:rsidRPr="00BF5845">
        <w:rPr>
          <w:rFonts w:cs="Arial"/>
          <w:color w:val="000000"/>
        </w:rPr>
        <w:t>.</w:t>
      </w:r>
      <w:r w:rsidR="005B0215" w:rsidRPr="00BF5845">
        <w:rPr>
          <w:rFonts w:cs="Arial"/>
          <w:color w:val="000000"/>
        </w:rPr>
        <w:t xml:space="preserve"> Hierbinnen draaien de volgende onderdelen:</w:t>
      </w:r>
    </w:p>
    <w:p w14:paraId="234B9332" w14:textId="77777777" w:rsidR="006E7FA0" w:rsidRPr="006E7FA0" w:rsidRDefault="006E7FA0" w:rsidP="006E7FA0">
      <w:pPr>
        <w:pStyle w:val="Kop3"/>
      </w:pPr>
      <w:bookmarkStart w:id="2347" w:name="_Toc225262649"/>
      <w:r w:rsidRPr="006E7FA0">
        <w:lastRenderedPageBreak/>
        <w:t xml:space="preserve">Dagster Orkestratie en </w:t>
      </w:r>
      <w:proofErr w:type="spellStart"/>
      <w:r w:rsidRPr="006E7FA0">
        <w:t>compute</w:t>
      </w:r>
      <w:proofErr w:type="spellEnd"/>
      <w:r w:rsidRPr="006E7FA0">
        <w:t xml:space="preserve"> resources</w:t>
      </w:r>
      <w:bookmarkEnd w:id="2347"/>
    </w:p>
    <w:p w14:paraId="780BB82A" w14:textId="77777777" w:rsidR="003E09CF" w:rsidRPr="00BF5845" w:rsidRDefault="003E09CF" w:rsidP="00F502F8">
      <w:pPr>
        <w:pStyle w:val="Lijstalinea"/>
        <w:keepNext/>
        <w:numPr>
          <w:ilvl w:val="0"/>
          <w:numId w:val="55"/>
        </w:numPr>
        <w:ind w:left="714" w:hanging="357"/>
        <w:rPr>
          <w:rFonts w:cs="Arial"/>
          <w:b/>
          <w:color w:val="000000"/>
        </w:rPr>
      </w:pPr>
      <w:r w:rsidRPr="00BF5845">
        <w:rPr>
          <w:rFonts w:cs="Arial"/>
          <w:b/>
          <w:color w:val="000000"/>
        </w:rPr>
        <w:t>Dagster Runtime Componenten (op AKS):</w:t>
      </w:r>
    </w:p>
    <w:p w14:paraId="68D8BC90" w14:textId="77777777" w:rsidR="003E09CF" w:rsidRPr="00BF5845" w:rsidRDefault="003E09CF" w:rsidP="0091177B">
      <w:pPr>
        <w:pStyle w:val="Lijstalinea"/>
        <w:rPr>
          <w:rFonts w:cs="Arial"/>
          <w:color w:val="000000"/>
        </w:rPr>
      </w:pPr>
      <w:r w:rsidRPr="00BF5845">
        <w:rPr>
          <w:rFonts w:cs="Arial"/>
          <w:color w:val="000000"/>
        </w:rPr>
        <w:t xml:space="preserve">Het </w:t>
      </w:r>
      <w:proofErr w:type="spellStart"/>
      <w:r w:rsidRPr="00BF5845">
        <w:rPr>
          <w:rFonts w:cs="Arial"/>
          <w:color w:val="000000"/>
        </w:rPr>
        <w:t>deploymentmodel</w:t>
      </w:r>
      <w:proofErr w:type="spellEnd"/>
      <w:r w:rsidRPr="00BF5845">
        <w:rPr>
          <w:rFonts w:cs="Arial"/>
          <w:color w:val="000000"/>
        </w:rPr>
        <w:t xml:space="preserve"> sluit aan bij de standaard Dagster OSS-architectuur voor </w:t>
      </w:r>
      <w:proofErr w:type="spellStart"/>
      <w:r w:rsidRPr="00BF5845">
        <w:rPr>
          <w:rFonts w:cs="Arial"/>
          <w:color w:val="000000"/>
        </w:rPr>
        <w:t>Kubernetes</w:t>
      </w:r>
      <w:proofErr w:type="spellEnd"/>
      <w:r w:rsidRPr="00BF5845">
        <w:rPr>
          <w:rFonts w:cs="Arial"/>
          <w:color w:val="000000"/>
        </w:rPr>
        <w:t>:</w:t>
      </w:r>
    </w:p>
    <w:p w14:paraId="7CED849A" w14:textId="77777777" w:rsidR="005B0215" w:rsidRPr="00BF5845" w:rsidRDefault="003E09CF" w:rsidP="0091177B">
      <w:pPr>
        <w:pStyle w:val="Lijstalinea"/>
        <w:numPr>
          <w:ilvl w:val="1"/>
          <w:numId w:val="55"/>
        </w:numPr>
        <w:rPr>
          <w:rFonts w:cs="Arial"/>
          <w:color w:val="000000"/>
        </w:rPr>
      </w:pPr>
      <w:r w:rsidRPr="00BF5845">
        <w:rPr>
          <w:rFonts w:cs="Arial"/>
          <w:b/>
          <w:color w:val="000000"/>
        </w:rPr>
        <w:t xml:space="preserve">Dagster </w:t>
      </w:r>
      <w:proofErr w:type="spellStart"/>
      <w:r w:rsidRPr="00BF5845">
        <w:rPr>
          <w:rFonts w:cs="Arial"/>
          <w:b/>
          <w:color w:val="000000"/>
        </w:rPr>
        <w:t>Daemon</w:t>
      </w:r>
      <w:proofErr w:type="spellEnd"/>
      <w:r w:rsidRPr="00BF5845">
        <w:rPr>
          <w:rFonts w:cs="Arial"/>
          <w:b/>
          <w:color w:val="000000"/>
        </w:rPr>
        <w:t>:</w:t>
      </w:r>
      <w:r w:rsidRPr="00BF5845">
        <w:rPr>
          <w:rFonts w:cs="Arial"/>
          <w:color w:val="000000"/>
        </w:rPr>
        <w:t xml:space="preserve"> </w:t>
      </w:r>
    </w:p>
    <w:p w14:paraId="59CC2F94" w14:textId="3708D970" w:rsidR="003E09CF" w:rsidRPr="00BF5845" w:rsidRDefault="005B0215" w:rsidP="0091177B">
      <w:pPr>
        <w:pStyle w:val="Lijstalinea"/>
        <w:numPr>
          <w:ilvl w:val="2"/>
          <w:numId w:val="55"/>
        </w:numPr>
        <w:rPr>
          <w:rFonts w:cs="Arial"/>
          <w:color w:val="000000"/>
        </w:rPr>
      </w:pPr>
      <w:r w:rsidRPr="00BF5845">
        <w:rPr>
          <w:rFonts w:cs="Arial"/>
          <w:color w:val="000000"/>
        </w:rPr>
        <w:t>Dit</w:t>
      </w:r>
      <w:r w:rsidR="003E09CF" w:rsidRPr="00BF5845">
        <w:rPr>
          <w:rFonts w:cs="Arial"/>
          <w:color w:val="000000"/>
        </w:rPr>
        <w:t xml:space="preserve"> component regelt het plannen van </w:t>
      </w:r>
      <w:proofErr w:type="spellStart"/>
      <w:r w:rsidR="003E09CF" w:rsidRPr="00BF5845">
        <w:rPr>
          <w:rFonts w:cs="Arial"/>
          <w:color w:val="000000"/>
        </w:rPr>
        <w:t>pipelines</w:t>
      </w:r>
      <w:proofErr w:type="spellEnd"/>
      <w:r w:rsidR="003E09CF" w:rsidRPr="00BF5845">
        <w:rPr>
          <w:rFonts w:cs="Arial"/>
          <w:color w:val="000000"/>
        </w:rPr>
        <w:t>, het evalueren van sensoren en de coördinatie van uitvoeringen. Zowel technische als functionele ingestiemodules worden hier aangestuurd.</w:t>
      </w:r>
    </w:p>
    <w:p w14:paraId="7E29DDF5" w14:textId="77777777" w:rsidR="005B0215" w:rsidRPr="00BF5845" w:rsidRDefault="003E09CF" w:rsidP="0091177B">
      <w:pPr>
        <w:pStyle w:val="Lijstalinea"/>
        <w:numPr>
          <w:ilvl w:val="1"/>
          <w:numId w:val="55"/>
        </w:numPr>
        <w:rPr>
          <w:rFonts w:cs="Arial"/>
          <w:color w:val="000000"/>
        </w:rPr>
      </w:pPr>
      <w:r w:rsidRPr="00BF5845">
        <w:rPr>
          <w:rFonts w:cs="Arial"/>
          <w:b/>
          <w:color w:val="000000"/>
        </w:rPr>
        <w:t>Dagster Webserver (meerdere instanties):</w:t>
      </w:r>
    </w:p>
    <w:p w14:paraId="3420B1D9" w14:textId="2734EBAD" w:rsidR="003E09CF" w:rsidRPr="00BF5845" w:rsidRDefault="003E09CF" w:rsidP="0091177B">
      <w:pPr>
        <w:pStyle w:val="Lijstalinea"/>
        <w:numPr>
          <w:ilvl w:val="2"/>
          <w:numId w:val="55"/>
        </w:numPr>
        <w:rPr>
          <w:rFonts w:cs="Arial"/>
          <w:color w:val="000000"/>
        </w:rPr>
      </w:pPr>
      <w:r w:rsidRPr="00BF5845">
        <w:rPr>
          <w:rFonts w:cs="Arial"/>
          <w:color w:val="000000"/>
        </w:rPr>
        <w:t xml:space="preserve">Deze servers verzorgen de Dagster UI, waarmee monitoring, beheer en handmatige triggers van </w:t>
      </w:r>
      <w:proofErr w:type="spellStart"/>
      <w:r w:rsidRPr="00BF5845">
        <w:rPr>
          <w:rFonts w:cs="Arial"/>
          <w:color w:val="000000"/>
        </w:rPr>
        <w:t>pipelines</w:t>
      </w:r>
      <w:proofErr w:type="spellEnd"/>
      <w:r w:rsidRPr="00BF5845">
        <w:rPr>
          <w:rFonts w:cs="Arial"/>
          <w:color w:val="000000"/>
        </w:rPr>
        <w:t xml:space="preserve"> mogelijk zijn. Dankzij meerdere </w:t>
      </w:r>
      <w:proofErr w:type="spellStart"/>
      <w:r w:rsidRPr="00BF5845">
        <w:rPr>
          <w:rFonts w:cs="Arial"/>
          <w:color w:val="000000"/>
        </w:rPr>
        <w:t>replicas</w:t>
      </w:r>
      <w:proofErr w:type="spellEnd"/>
      <w:r w:rsidRPr="00BF5845">
        <w:rPr>
          <w:rFonts w:cs="Arial"/>
          <w:color w:val="000000"/>
        </w:rPr>
        <w:t xml:space="preserve"> is hoge beschikbaarheid gegarandeerd.</w:t>
      </w:r>
    </w:p>
    <w:p w14:paraId="68C96150" w14:textId="77777777" w:rsidR="005B0215" w:rsidRPr="00BF5845" w:rsidRDefault="003E09CF" w:rsidP="0091177B">
      <w:pPr>
        <w:pStyle w:val="Lijstalinea"/>
        <w:numPr>
          <w:ilvl w:val="1"/>
          <w:numId w:val="55"/>
        </w:numPr>
        <w:rPr>
          <w:rFonts w:cs="Arial"/>
          <w:color w:val="000000"/>
        </w:rPr>
      </w:pPr>
      <w:r w:rsidRPr="00BF5845">
        <w:rPr>
          <w:rFonts w:cs="Arial"/>
          <w:b/>
          <w:color w:val="000000"/>
        </w:rPr>
        <w:t xml:space="preserve">Dagster </w:t>
      </w:r>
      <w:proofErr w:type="spellStart"/>
      <w:r w:rsidRPr="00BF5845">
        <w:rPr>
          <w:rFonts w:cs="Arial"/>
          <w:b/>
          <w:color w:val="000000"/>
        </w:rPr>
        <w:t>Repository</w:t>
      </w:r>
      <w:proofErr w:type="spellEnd"/>
      <w:r w:rsidRPr="00BF5845">
        <w:rPr>
          <w:rFonts w:cs="Arial"/>
          <w:b/>
          <w:color w:val="000000"/>
        </w:rPr>
        <w:t xml:space="preserve"> (meerdere instanties):</w:t>
      </w:r>
      <w:r w:rsidRPr="00BF5845">
        <w:rPr>
          <w:rFonts w:cs="Arial"/>
          <w:color w:val="000000"/>
        </w:rPr>
        <w:t xml:space="preserve"> </w:t>
      </w:r>
    </w:p>
    <w:p w14:paraId="7DF2CAF3" w14:textId="34422670" w:rsidR="003E09CF" w:rsidRPr="00BF5845" w:rsidRDefault="003E09CF" w:rsidP="0091177B">
      <w:pPr>
        <w:pStyle w:val="Lijstalinea"/>
        <w:numPr>
          <w:ilvl w:val="2"/>
          <w:numId w:val="55"/>
        </w:numPr>
        <w:rPr>
          <w:rFonts w:cs="Arial"/>
          <w:color w:val="000000"/>
        </w:rPr>
      </w:pPr>
      <w:r w:rsidRPr="00BF5845">
        <w:rPr>
          <w:rFonts w:cs="Arial"/>
          <w:color w:val="000000"/>
        </w:rPr>
        <w:t>Hier bevinden zich de code-locaties met pipeline-definities, assets en resources, waaronder de ETL-Straat code.</w:t>
      </w:r>
    </w:p>
    <w:p w14:paraId="60031B7C" w14:textId="77777777" w:rsidR="00A670A6" w:rsidRPr="00BF5845" w:rsidRDefault="00A670A6" w:rsidP="00AC7A00">
      <w:pPr>
        <w:pStyle w:val="Lijstalinea"/>
        <w:ind w:left="1440"/>
        <w:rPr>
          <w:rFonts w:cs="Arial"/>
          <w:color w:val="000000"/>
        </w:rPr>
      </w:pPr>
    </w:p>
    <w:p w14:paraId="2F0A093B" w14:textId="3FDC88F9" w:rsidR="003E09CF" w:rsidRPr="00BF5845" w:rsidRDefault="00D0422B" w:rsidP="00A95E79">
      <w:pPr>
        <w:rPr>
          <w:rFonts w:cs="Arial"/>
          <w:color w:val="000000"/>
        </w:rPr>
      </w:pPr>
      <w:r w:rsidRPr="00BF5845">
        <w:rPr>
          <w:rFonts w:cs="Arial"/>
          <w:color w:val="000000"/>
        </w:rPr>
        <w:t>Tijdens het runnen van de ETL</w:t>
      </w:r>
      <w:r w:rsidR="00E017B6">
        <w:rPr>
          <w:rFonts w:cs="Arial"/>
          <w:color w:val="000000"/>
        </w:rPr>
        <w:t>-</w:t>
      </w:r>
      <w:proofErr w:type="spellStart"/>
      <w:r w:rsidRPr="00BF5845">
        <w:rPr>
          <w:rFonts w:cs="Arial"/>
          <w:color w:val="000000"/>
        </w:rPr>
        <w:t>pipelines</w:t>
      </w:r>
      <w:proofErr w:type="spellEnd"/>
      <w:r w:rsidRPr="00BF5845">
        <w:rPr>
          <w:rFonts w:cs="Arial"/>
          <w:color w:val="000000"/>
        </w:rPr>
        <w:t xml:space="preserve"> worden binnen het cluster dynamisch </w:t>
      </w:r>
      <w:proofErr w:type="spellStart"/>
      <w:r w:rsidRPr="00BF5845">
        <w:rPr>
          <w:rFonts w:cs="Arial"/>
          <w:color w:val="000000"/>
        </w:rPr>
        <w:t>nodes</w:t>
      </w:r>
      <w:proofErr w:type="spellEnd"/>
      <w:r w:rsidRPr="00BF5845">
        <w:rPr>
          <w:rFonts w:cs="Arial"/>
          <w:color w:val="000000"/>
        </w:rPr>
        <w:t xml:space="preserve"> </w:t>
      </w:r>
      <w:r w:rsidR="00E50264" w:rsidRPr="00BF5845">
        <w:rPr>
          <w:rFonts w:cs="Arial"/>
          <w:color w:val="000000"/>
        </w:rPr>
        <w:t>gealloceerd</w:t>
      </w:r>
      <w:r w:rsidR="00A670A6" w:rsidRPr="00BF5845">
        <w:rPr>
          <w:rFonts w:cs="Arial"/>
          <w:color w:val="000000"/>
        </w:rPr>
        <w:t xml:space="preserve"> ten behoeve van de </w:t>
      </w:r>
      <w:r w:rsidR="0090448B">
        <w:rPr>
          <w:rFonts w:cs="Arial"/>
          <w:bCs/>
          <w:color w:val="000000"/>
        </w:rPr>
        <w:t>ETL</w:t>
      </w:r>
      <w:r w:rsidR="00A95E79">
        <w:rPr>
          <w:rFonts w:cs="Arial"/>
          <w:bCs/>
          <w:color w:val="000000"/>
        </w:rPr>
        <w:t>-Stappen,</w:t>
      </w:r>
    </w:p>
    <w:p w14:paraId="246F06D8" w14:textId="77777777" w:rsidR="00E50264" w:rsidRPr="00BF5845" w:rsidRDefault="00E50264" w:rsidP="00E50264">
      <w:pPr>
        <w:rPr>
          <w:rFonts w:cs="Arial"/>
          <w:color w:val="000000"/>
        </w:rPr>
      </w:pPr>
    </w:p>
    <w:p w14:paraId="54E272A4" w14:textId="3E2703B9" w:rsidR="003E09CF" w:rsidRPr="00BF5845" w:rsidRDefault="003E09CF" w:rsidP="00680F72">
      <w:pPr>
        <w:pStyle w:val="Kop3"/>
      </w:pPr>
      <w:bookmarkStart w:id="2348" w:name="_Toc225262650"/>
      <w:r w:rsidRPr="00BF5845">
        <w:t>Data Storage (</w:t>
      </w:r>
      <w:proofErr w:type="spellStart"/>
      <w:r w:rsidRPr="00BF5845">
        <w:t>Medallion</w:t>
      </w:r>
      <w:proofErr w:type="spellEnd"/>
      <w:r w:rsidRPr="00BF5845">
        <w:t xml:space="preserve"> Architectu</w:t>
      </w:r>
      <w:r w:rsidR="00E76B70" w:rsidRPr="00BF5845">
        <w:t>ur</w:t>
      </w:r>
      <w:r w:rsidRPr="00BF5845">
        <w:t>)</w:t>
      </w:r>
      <w:bookmarkEnd w:id="2348"/>
    </w:p>
    <w:p w14:paraId="165D6BB1" w14:textId="77777777" w:rsidR="00E76B70" w:rsidRPr="00BF5845" w:rsidRDefault="003E09CF" w:rsidP="00261AAF">
      <w:pPr>
        <w:pStyle w:val="Lijstalinea"/>
        <w:numPr>
          <w:ilvl w:val="0"/>
          <w:numId w:val="56"/>
        </w:numPr>
        <w:rPr>
          <w:rFonts w:cs="Arial"/>
          <w:color w:val="000000"/>
        </w:rPr>
      </w:pPr>
      <w:proofErr w:type="spellStart"/>
      <w:r w:rsidRPr="00BF5845">
        <w:rPr>
          <w:rFonts w:cs="Arial"/>
          <w:b/>
          <w:color w:val="000000"/>
        </w:rPr>
        <w:t>Azure</w:t>
      </w:r>
      <w:proofErr w:type="spellEnd"/>
      <w:r w:rsidRPr="00BF5845">
        <w:rPr>
          <w:rFonts w:cs="Arial"/>
          <w:b/>
          <w:color w:val="000000"/>
        </w:rPr>
        <w:t xml:space="preserve"> </w:t>
      </w:r>
      <w:proofErr w:type="spellStart"/>
      <w:r w:rsidRPr="00BF5845">
        <w:rPr>
          <w:rFonts w:cs="Arial"/>
          <w:b/>
          <w:color w:val="000000"/>
        </w:rPr>
        <w:t>Blob</w:t>
      </w:r>
      <w:proofErr w:type="spellEnd"/>
      <w:r w:rsidRPr="00BF5845">
        <w:rPr>
          <w:rFonts w:cs="Arial"/>
          <w:b/>
          <w:color w:val="000000"/>
        </w:rPr>
        <w:t xml:space="preserve"> Storage:</w:t>
      </w:r>
    </w:p>
    <w:p w14:paraId="310C1B1C" w14:textId="51905E11" w:rsidR="006F1D94" w:rsidRPr="0082131F" w:rsidRDefault="002A5BA4" w:rsidP="002A5BA4">
      <w:pPr>
        <w:pStyle w:val="Lijstalinea"/>
        <w:numPr>
          <w:ilvl w:val="1"/>
          <w:numId w:val="56"/>
        </w:numPr>
        <w:rPr>
          <w:ins w:id="2349" w:author="Peter Jansen" w:date="2026-02-26T10:55:00Z" w16du:dateUtc="2026-02-26T09:55:00Z"/>
          <w:rFonts w:cs="Arial"/>
          <w:color w:val="000000"/>
        </w:rPr>
      </w:pPr>
      <w:proofErr w:type="spellStart"/>
      <w:ins w:id="2350" w:author="Peter Jansen" w:date="2026-02-26T10:56:00Z" w16du:dateUtc="2026-02-26T09:56:00Z">
        <w:r w:rsidRPr="0037191F">
          <w:rPr>
            <w:rFonts w:cs="Arial"/>
            <w:b/>
            <w:bCs/>
            <w:color w:val="000000"/>
            <w:rPrChange w:id="2351" w:author="Peter Jansen" w:date="2026-02-26T11:41:00Z" w16du:dateUtc="2026-02-26T10:41:00Z">
              <w:rPr>
                <w:rFonts w:cs="Arial"/>
                <w:color w:val="000000"/>
              </w:rPr>
            </w:rPrChange>
          </w:rPr>
          <w:t>Raw</w:t>
        </w:r>
        <w:proofErr w:type="spellEnd"/>
        <w:r w:rsidRPr="0037191F">
          <w:rPr>
            <w:rFonts w:cs="Arial"/>
            <w:b/>
            <w:bCs/>
            <w:color w:val="000000"/>
            <w:rPrChange w:id="2352" w:author="Peter Jansen" w:date="2026-02-26T11:41:00Z" w16du:dateUtc="2026-02-26T10:41:00Z">
              <w:rPr>
                <w:rFonts w:cs="Arial"/>
                <w:color w:val="000000"/>
              </w:rPr>
            </w:rPrChange>
          </w:rPr>
          <w:t xml:space="preserve"> </w:t>
        </w:r>
      </w:ins>
      <w:ins w:id="2353" w:author="Peter Jansen" w:date="2026-02-26T11:41:00Z" w16du:dateUtc="2026-02-26T10:41:00Z">
        <w:r w:rsidR="0037191F" w:rsidRPr="0037191F">
          <w:rPr>
            <w:rFonts w:cs="Arial"/>
            <w:b/>
            <w:bCs/>
            <w:color w:val="000000"/>
            <w:rPrChange w:id="2354" w:author="Peter Jansen" w:date="2026-02-26T11:41:00Z" w16du:dateUtc="2026-02-26T10:41:00Z">
              <w:rPr>
                <w:rFonts w:cs="Arial"/>
                <w:color w:val="000000"/>
              </w:rPr>
            </w:rPrChange>
          </w:rPr>
          <w:t>zone</w:t>
        </w:r>
      </w:ins>
      <w:ins w:id="2355" w:author="Peter Jansen" w:date="2026-02-26T10:56:00Z" w16du:dateUtc="2026-02-26T09:56:00Z">
        <w:r w:rsidRPr="0037191F">
          <w:rPr>
            <w:rFonts w:cs="Arial"/>
            <w:b/>
            <w:bCs/>
            <w:color w:val="000000"/>
            <w:rPrChange w:id="2356" w:author="Peter Jansen" w:date="2026-02-26T11:41:00Z" w16du:dateUtc="2026-02-26T10:41:00Z">
              <w:rPr/>
            </w:rPrChange>
          </w:rPr>
          <w:t>:</w:t>
        </w:r>
        <w:r w:rsidRPr="002A5BA4">
          <w:rPr>
            <w:rFonts w:cs="Arial"/>
            <w:color w:val="000000"/>
            <w:rPrChange w:id="2357" w:author="Peter Jansen" w:date="2026-02-26T10:56:00Z" w16du:dateUtc="2026-02-26T09:56:00Z">
              <w:rPr/>
            </w:rPrChange>
          </w:rPr>
          <w:t xml:space="preserve"> </w:t>
        </w:r>
      </w:ins>
      <w:r w:rsidR="003E09CF" w:rsidRPr="0082131F">
        <w:rPr>
          <w:rFonts w:cs="Arial"/>
          <w:color w:val="000000"/>
        </w:rPr>
        <w:t xml:space="preserve">Opslag van ruwe XML-data (van source tot </w:t>
      </w:r>
      <w:proofErr w:type="spellStart"/>
      <w:r w:rsidR="003E09CF" w:rsidRPr="0082131F">
        <w:rPr>
          <w:rFonts w:cs="Arial"/>
          <w:color w:val="000000"/>
        </w:rPr>
        <w:t>entity_split</w:t>
      </w:r>
      <w:proofErr w:type="spellEnd"/>
      <w:r w:rsidR="003E09CF" w:rsidRPr="0082131F">
        <w:rPr>
          <w:rFonts w:cs="Arial"/>
          <w:color w:val="000000"/>
        </w:rPr>
        <w:t xml:space="preserve"> en </w:t>
      </w:r>
      <w:proofErr w:type="spellStart"/>
      <w:r w:rsidR="003E09CF" w:rsidRPr="0082131F">
        <w:rPr>
          <w:rFonts w:cs="Arial"/>
          <w:color w:val="000000"/>
        </w:rPr>
        <w:t>validated</w:t>
      </w:r>
      <w:proofErr w:type="spellEnd"/>
      <w:r w:rsidR="003E09CF" w:rsidRPr="0082131F">
        <w:rPr>
          <w:rFonts w:cs="Arial"/>
          <w:color w:val="000000"/>
        </w:rPr>
        <w:t>).</w:t>
      </w:r>
    </w:p>
    <w:p w14:paraId="3E4CA297" w14:textId="1D8E7511" w:rsidR="00AF2C20" w:rsidRPr="00BF5845" w:rsidRDefault="00AF2C20" w:rsidP="00AF2C20">
      <w:pPr>
        <w:pStyle w:val="Lijstalinea"/>
        <w:numPr>
          <w:ilvl w:val="1"/>
          <w:numId w:val="56"/>
        </w:numPr>
        <w:rPr>
          <w:ins w:id="2358" w:author="Peter Jansen" w:date="2026-02-26T10:55:00Z" w16du:dateUtc="2026-02-26T09:55:00Z"/>
          <w:rFonts w:cs="Arial"/>
          <w:color w:val="000000"/>
        </w:rPr>
      </w:pPr>
      <w:commentRangeStart w:id="2359"/>
      <w:ins w:id="2360" w:author="Peter Jansen" w:date="2026-02-26T10:55:00Z" w16du:dateUtc="2026-02-26T09:55:00Z">
        <w:r w:rsidRPr="00BF5845">
          <w:rPr>
            <w:rFonts w:cs="Arial"/>
            <w:b/>
            <w:color w:val="000000"/>
          </w:rPr>
          <w:t>Bron</w:t>
        </w:r>
      </w:ins>
      <w:ins w:id="2361" w:author="Peter Jansen" w:date="2026-02-26T10:57:00Z" w16du:dateUtc="2026-02-26T09:57:00Z">
        <w:r w:rsidR="002A5BA4">
          <w:rPr>
            <w:rFonts w:cs="Arial"/>
            <w:b/>
            <w:color w:val="000000"/>
          </w:rPr>
          <w:t>s</w:t>
        </w:r>
      </w:ins>
      <w:ins w:id="2362" w:author="Peter Jansen" w:date="2026-02-26T10:55:00Z" w16du:dateUtc="2026-02-26T09:55:00Z">
        <w:del w:id="2363" w:author="Peter Jansen" w:date="2026-02-26T10:57:00Z" w16du:dateUtc="2026-02-26T09:57:00Z">
          <w:r w:rsidRPr="00BF5845" w:rsidDel="002A5BA4">
            <w:rPr>
              <w:rFonts w:cs="Arial"/>
              <w:b/>
              <w:color w:val="000000"/>
            </w:rPr>
            <w:delText>zen</w:delText>
          </w:r>
        </w:del>
        <w:r w:rsidRPr="00BF5845">
          <w:rPr>
            <w:rFonts w:cs="Arial"/>
            <w:b/>
            <w:color w:val="000000"/>
          </w:rPr>
          <w:t xml:space="preserve"> </w:t>
        </w:r>
        <w:del w:id="2364" w:author="Peter Jansen" w:date="2026-02-26T10:56:00Z" w16du:dateUtc="2026-02-26T09:56:00Z">
          <w:r w:rsidRPr="00BF5845" w:rsidDel="002A5BA4">
            <w:rPr>
              <w:rFonts w:cs="Arial"/>
              <w:b/>
              <w:color w:val="000000"/>
            </w:rPr>
            <w:delText>laag</w:delText>
          </w:r>
          <w:commentRangeEnd w:id="2359"/>
          <w:r w:rsidDel="002A5BA4">
            <w:rPr>
              <w:rStyle w:val="Verwijzingopmerking"/>
              <w:rFonts w:cs="Arial"/>
              <w:b/>
              <w:color w:val="000000"/>
              <w:sz w:val="22"/>
              <w:szCs w:val="20"/>
            </w:rPr>
            <w:commentReference w:id="2359"/>
          </w:r>
        </w:del>
      </w:ins>
      <w:ins w:id="2365" w:author="Peter Jansen" w:date="2026-02-26T11:41:00Z" w16du:dateUtc="2026-02-26T10:41:00Z">
        <w:r w:rsidR="0037191F">
          <w:rPr>
            <w:rFonts w:cs="Arial"/>
            <w:b/>
            <w:color w:val="000000"/>
          </w:rPr>
          <w:t>zone</w:t>
        </w:r>
      </w:ins>
      <w:ins w:id="2366" w:author="Peter Jansen" w:date="2026-02-26T10:55:00Z" w16du:dateUtc="2026-02-26T09:55:00Z">
        <w:r w:rsidRPr="00BF5845">
          <w:rPr>
            <w:rFonts w:cs="Arial"/>
            <w:b/>
            <w:color w:val="000000"/>
          </w:rPr>
          <w:t>:</w:t>
        </w:r>
        <w:r w:rsidRPr="00BF5845">
          <w:rPr>
            <w:rFonts w:cs="Arial"/>
            <w:color w:val="000000"/>
          </w:rPr>
          <w:t xml:space="preserve"> Voor </w:t>
        </w:r>
        <w:del w:id="2367" w:author="Peter Jansen" w:date="2026-02-26T10:55:00Z" w16du:dateUtc="2026-02-26T09:55:00Z">
          <w:r w:rsidRPr="00BF5845" w:rsidDel="00D025E1">
            <w:rPr>
              <w:rFonts w:cs="Arial"/>
              <w:color w:val="000000"/>
            </w:rPr>
            <w:delText>ruwe</w:delText>
          </w:r>
        </w:del>
        <w:r w:rsidR="00D025E1">
          <w:rPr>
            <w:rFonts w:cs="Arial"/>
            <w:color w:val="000000"/>
          </w:rPr>
          <w:t>technische</w:t>
        </w:r>
      </w:ins>
      <w:ins w:id="2368" w:author="Peter Jansen" w:date="2026-02-26T10:56:00Z" w16du:dateUtc="2026-02-26T09:56:00Z">
        <w:r w:rsidR="00D025E1">
          <w:rPr>
            <w:rFonts w:cs="Arial"/>
            <w:color w:val="000000"/>
          </w:rPr>
          <w:t xml:space="preserve"> </w:t>
        </w:r>
        <w:r w:rsidR="000674A2">
          <w:rPr>
            <w:rFonts w:cs="Arial"/>
            <w:color w:val="000000"/>
          </w:rPr>
          <w:t>valide</w:t>
        </w:r>
      </w:ins>
      <w:ins w:id="2369" w:author="Peter Jansen" w:date="2026-02-26T10:55:00Z" w16du:dateUtc="2026-02-26T09:55:00Z">
        <w:r w:rsidRPr="00BF5845">
          <w:rPr>
            <w:rFonts w:cs="Arial"/>
            <w:color w:val="000000"/>
          </w:rPr>
          <w:t xml:space="preserve">, </w:t>
        </w:r>
        <w:proofErr w:type="spellStart"/>
        <w:r w:rsidRPr="00BF5845">
          <w:rPr>
            <w:rFonts w:cs="Arial"/>
            <w:color w:val="000000"/>
          </w:rPr>
          <w:t>ongevalideerde</w:t>
        </w:r>
        <w:proofErr w:type="spellEnd"/>
        <w:r w:rsidRPr="00BF5845">
          <w:rPr>
            <w:rFonts w:cs="Arial"/>
            <w:color w:val="000000"/>
          </w:rPr>
          <w:t xml:space="preserve"> data.</w:t>
        </w:r>
      </w:ins>
    </w:p>
    <w:p w14:paraId="2237C647" w14:textId="77777777" w:rsidR="00AF2C20" w:rsidRPr="00BF5845" w:rsidRDefault="00AF2C20">
      <w:pPr>
        <w:pStyle w:val="Lijstalinea"/>
        <w:ind w:left="1440"/>
        <w:rPr>
          <w:rFonts w:cs="Arial"/>
          <w:color w:val="000000"/>
        </w:rPr>
        <w:pPrChange w:id="2370" w:author="Peter Jansen" w:date="2026-02-26T10:55:00Z" w16du:dateUtc="2026-02-26T09:55:00Z">
          <w:pPr>
            <w:pStyle w:val="Lijstalinea"/>
            <w:numPr>
              <w:ilvl w:val="1"/>
              <w:numId w:val="56"/>
            </w:numPr>
            <w:ind w:left="1440" w:hanging="360"/>
          </w:pPr>
        </w:pPrChange>
      </w:pPr>
    </w:p>
    <w:p w14:paraId="79B658E4" w14:textId="77777777" w:rsidR="00396996" w:rsidRPr="00920498" w:rsidRDefault="003E09CF" w:rsidP="00261AAF">
      <w:pPr>
        <w:pStyle w:val="Lijstalinea"/>
        <w:numPr>
          <w:ilvl w:val="0"/>
          <w:numId w:val="56"/>
        </w:numPr>
        <w:rPr>
          <w:rFonts w:cs="Arial"/>
          <w:color w:val="000000"/>
          <w:lang w:val="en-US"/>
        </w:rPr>
      </w:pPr>
      <w:commentRangeStart w:id="2371"/>
      <w:commentRangeStart w:id="2372"/>
      <w:r w:rsidRPr="00920498">
        <w:rPr>
          <w:rFonts w:cs="Arial"/>
          <w:b/>
          <w:color w:val="000000"/>
          <w:lang w:val="en-US"/>
        </w:rPr>
        <w:t>Azure SQL Database</w:t>
      </w:r>
      <w:commentRangeEnd w:id="2371"/>
      <w:r w:rsidR="00727588" w:rsidRPr="00920498">
        <w:rPr>
          <w:rStyle w:val="Verwijzingopmerking"/>
          <w:rFonts w:cs="Arial"/>
          <w:b/>
          <w:color w:val="000000"/>
          <w:sz w:val="22"/>
          <w:szCs w:val="20"/>
          <w:lang w:val="en-US"/>
        </w:rPr>
        <w:commentReference w:id="2371"/>
      </w:r>
      <w:commentRangeEnd w:id="2372"/>
      <w:r w:rsidRPr="00920498">
        <w:rPr>
          <w:rStyle w:val="Verwijzingopmerking"/>
          <w:rFonts w:cs="Arial"/>
          <w:b/>
          <w:color w:val="000000"/>
          <w:sz w:val="22"/>
          <w:szCs w:val="20"/>
          <w:lang w:val="en-US"/>
        </w:rPr>
        <w:commentReference w:id="2372"/>
      </w:r>
      <w:ins w:id="2373" w:author="Peter Jansen" w:date="2026-02-26T10:55:00Z" w16du:dateUtc="2026-02-26T09:55:00Z">
        <w:r w:rsidR="003033C0" w:rsidRPr="00920498">
          <w:rPr>
            <w:rFonts w:cs="Arial"/>
            <w:b/>
            <w:color w:val="000000"/>
            <w:lang w:val="en-US"/>
          </w:rPr>
          <w:t xml:space="preserve"> / Managed</w:t>
        </w:r>
      </w:ins>
      <w:ins w:id="2374" w:author="Peter Jansen" w:date="2026-02-26T10:56:00Z" w16du:dateUtc="2026-02-26T09:56:00Z">
        <w:r w:rsidR="002A5BA4" w:rsidRPr="00920498">
          <w:rPr>
            <w:rFonts w:cs="Arial"/>
            <w:b/>
            <w:color w:val="000000"/>
            <w:lang w:val="en-US"/>
          </w:rPr>
          <w:t xml:space="preserve"> I</w:t>
        </w:r>
      </w:ins>
      <w:ins w:id="2375" w:author="Peter Jansen" w:date="2026-02-26T10:55:00Z" w16du:dateUtc="2026-02-26T09:55:00Z">
        <w:r w:rsidR="003033C0" w:rsidRPr="00920498">
          <w:rPr>
            <w:rFonts w:cs="Arial"/>
            <w:b/>
            <w:color w:val="000000"/>
            <w:lang w:val="en-US"/>
          </w:rPr>
          <w:t>nstance</w:t>
        </w:r>
      </w:ins>
      <w:r w:rsidRPr="00920498">
        <w:rPr>
          <w:rFonts w:cs="Arial"/>
          <w:b/>
          <w:color w:val="000000"/>
          <w:lang w:val="en-US"/>
        </w:rPr>
        <w:t>:</w:t>
      </w:r>
      <w:r w:rsidRPr="00920498">
        <w:rPr>
          <w:rFonts w:cs="Arial"/>
          <w:color w:val="000000"/>
          <w:lang w:val="en-US"/>
        </w:rPr>
        <w:t xml:space="preserve"> </w:t>
      </w:r>
    </w:p>
    <w:p w14:paraId="31501BD2" w14:textId="4662B709" w:rsidR="00E76B70" w:rsidRPr="00BF5845" w:rsidDel="00AF2C20" w:rsidRDefault="003E09CF" w:rsidP="00261AAF">
      <w:pPr>
        <w:pStyle w:val="Lijstalinea"/>
        <w:numPr>
          <w:ilvl w:val="1"/>
          <w:numId w:val="56"/>
        </w:numPr>
        <w:rPr>
          <w:del w:id="2376" w:author="Peter Jansen" w:date="2026-02-26T10:55:00Z" w16du:dateUtc="2026-02-26T09:55:00Z"/>
          <w:rFonts w:cs="Arial"/>
          <w:color w:val="000000"/>
        </w:rPr>
      </w:pPr>
      <w:commentRangeStart w:id="2377"/>
      <w:del w:id="2378" w:author="Peter Jansen" w:date="2026-02-26T10:55:00Z" w16du:dateUtc="2026-02-26T09:55:00Z">
        <w:r w:rsidRPr="00BF5845" w:rsidDel="00AF2C20">
          <w:rPr>
            <w:rFonts w:cs="Arial"/>
            <w:b/>
            <w:color w:val="000000"/>
          </w:rPr>
          <w:delText>Bronzen laag</w:delText>
        </w:r>
        <w:commentRangeEnd w:id="2377"/>
        <w:r w:rsidR="000078F8" w:rsidRPr="00BF5845" w:rsidDel="00AF2C20">
          <w:rPr>
            <w:rStyle w:val="Verwijzingopmerking"/>
            <w:rFonts w:cs="Arial"/>
            <w:b/>
            <w:color w:val="000000"/>
            <w:sz w:val="22"/>
            <w:szCs w:val="20"/>
          </w:rPr>
          <w:commentReference w:id="2377"/>
        </w:r>
        <w:r w:rsidRPr="00BF5845" w:rsidDel="00AF2C20">
          <w:rPr>
            <w:rFonts w:cs="Arial"/>
            <w:b/>
            <w:color w:val="000000"/>
          </w:rPr>
          <w:delText>:</w:delText>
        </w:r>
        <w:r w:rsidRPr="00BF5845" w:rsidDel="00AF2C20">
          <w:rPr>
            <w:rFonts w:cs="Arial"/>
            <w:color w:val="000000"/>
          </w:rPr>
          <w:delText xml:space="preserve"> Voor ruwe, ongevalideerde data.</w:delText>
        </w:r>
      </w:del>
    </w:p>
    <w:p w14:paraId="3BC0BED3" w14:textId="77777777" w:rsidR="00396996" w:rsidRPr="00BF5845" w:rsidRDefault="003E09CF" w:rsidP="00396996">
      <w:pPr>
        <w:pStyle w:val="Lijstalinea"/>
        <w:numPr>
          <w:ilvl w:val="1"/>
          <w:numId w:val="56"/>
        </w:numPr>
        <w:rPr>
          <w:rFonts w:cs="Arial"/>
          <w:color w:val="000000"/>
        </w:rPr>
      </w:pPr>
      <w:r w:rsidRPr="00396996">
        <w:rPr>
          <w:rFonts w:cs="Arial"/>
          <w:b/>
          <w:color w:val="000000"/>
        </w:rPr>
        <w:t>Zilver</w:t>
      </w:r>
      <w:del w:id="2379" w:author="Peter Jansen" w:date="2026-02-26T10:57:00Z" w16du:dateUtc="2026-02-26T09:57:00Z">
        <w:r w:rsidRPr="00396996" w:rsidDel="002A5BA4">
          <w:rPr>
            <w:rFonts w:cs="Arial"/>
            <w:b/>
            <w:color w:val="000000"/>
          </w:rPr>
          <w:delText>en</w:delText>
        </w:r>
      </w:del>
      <w:r w:rsidRPr="00396996">
        <w:rPr>
          <w:rFonts w:cs="Arial"/>
          <w:b/>
          <w:color w:val="000000"/>
        </w:rPr>
        <w:t xml:space="preserve"> </w:t>
      </w:r>
      <w:del w:id="2380" w:author="Peter Jansen" w:date="2026-02-26T10:57:00Z" w16du:dateUtc="2026-02-26T09:57:00Z">
        <w:r w:rsidRPr="00396996" w:rsidDel="002A5BA4">
          <w:rPr>
            <w:rFonts w:cs="Arial"/>
            <w:b/>
            <w:color w:val="000000"/>
          </w:rPr>
          <w:delText>laag</w:delText>
        </w:r>
      </w:del>
      <w:ins w:id="2381" w:author="Peter Jansen" w:date="2026-02-26T11:41:00Z" w16du:dateUtc="2026-02-26T10:41:00Z">
        <w:r w:rsidR="0037191F" w:rsidRPr="00396996">
          <w:rPr>
            <w:rFonts w:cs="Arial"/>
            <w:b/>
            <w:color w:val="000000"/>
          </w:rPr>
          <w:t>zone</w:t>
        </w:r>
      </w:ins>
      <w:r w:rsidRPr="00396996">
        <w:rPr>
          <w:rFonts w:cs="Arial"/>
          <w:b/>
          <w:color w:val="000000"/>
        </w:rPr>
        <w:t>:</w:t>
      </w:r>
      <w:r w:rsidRPr="00396996">
        <w:rPr>
          <w:rFonts w:cs="Arial"/>
          <w:color w:val="000000"/>
        </w:rPr>
        <w:t xml:space="preserve"> </w:t>
      </w:r>
      <w:r w:rsidR="00396996" w:rsidRPr="00BF5845">
        <w:rPr>
          <w:rFonts w:cs="Arial"/>
          <w:color w:val="000000"/>
        </w:rPr>
        <w:t>Gestructureerde opslag van data.</w:t>
      </w:r>
    </w:p>
    <w:p w14:paraId="05742EF0" w14:textId="6C657439" w:rsidR="00E50264" w:rsidRPr="00BF5845" w:rsidRDefault="00E50264" w:rsidP="00011226">
      <w:pPr>
        <w:pStyle w:val="Lijstalinea"/>
        <w:numPr>
          <w:ilvl w:val="1"/>
          <w:numId w:val="56"/>
        </w:numPr>
        <w:ind w:left="660"/>
        <w:rPr>
          <w:rFonts w:cs="Arial"/>
          <w:color w:val="000000"/>
        </w:rPr>
      </w:pPr>
    </w:p>
    <w:p w14:paraId="65A8DF6D" w14:textId="14464FF6" w:rsidR="0003704C" w:rsidRPr="00BF5845" w:rsidRDefault="003E09CF" w:rsidP="003E09CF">
      <w:pPr>
        <w:rPr>
          <w:rFonts w:cs="Arial"/>
          <w:color w:val="000000"/>
        </w:rPr>
      </w:pPr>
      <w:r w:rsidRPr="00BF5845">
        <w:rPr>
          <w:rFonts w:cs="Arial"/>
          <w:color w:val="000000"/>
        </w:rPr>
        <w:t xml:space="preserve">Het </w:t>
      </w:r>
      <w:proofErr w:type="spellStart"/>
      <w:r w:rsidRPr="00BF5845">
        <w:rPr>
          <w:rFonts w:cs="Arial"/>
          <w:color w:val="000000"/>
        </w:rPr>
        <w:t>deployment</w:t>
      </w:r>
      <w:proofErr w:type="spellEnd"/>
      <w:r w:rsidRPr="00BF5845">
        <w:rPr>
          <w:rFonts w:cs="Arial"/>
          <w:color w:val="000000"/>
        </w:rPr>
        <w:t xml:space="preserve"> patroon gebruikt Helm </w:t>
      </w:r>
      <w:proofErr w:type="spellStart"/>
      <w:r w:rsidRPr="00BF5845">
        <w:rPr>
          <w:rFonts w:cs="Arial"/>
          <w:color w:val="000000"/>
        </w:rPr>
        <w:t>charts</w:t>
      </w:r>
      <w:proofErr w:type="spellEnd"/>
      <w:r w:rsidRPr="00BF5845">
        <w:rPr>
          <w:rFonts w:cs="Arial"/>
          <w:color w:val="000000"/>
        </w:rPr>
        <w:t xml:space="preserve"> om configuraties te beheren en alles draait als </w:t>
      </w:r>
      <w:proofErr w:type="spellStart"/>
      <w:r w:rsidRPr="00BF5845">
        <w:rPr>
          <w:rFonts w:cs="Arial"/>
          <w:color w:val="000000"/>
        </w:rPr>
        <w:t>containerized</w:t>
      </w:r>
      <w:proofErr w:type="spellEnd"/>
      <w:r w:rsidRPr="00BF5845">
        <w:rPr>
          <w:rFonts w:cs="Arial"/>
          <w:color w:val="000000"/>
        </w:rPr>
        <w:t xml:space="preserve"> </w:t>
      </w:r>
      <w:proofErr w:type="spellStart"/>
      <w:r w:rsidRPr="00BF5845">
        <w:rPr>
          <w:rFonts w:cs="Arial"/>
          <w:color w:val="000000"/>
        </w:rPr>
        <w:t>workloads</w:t>
      </w:r>
      <w:proofErr w:type="spellEnd"/>
      <w:r w:rsidRPr="00BF5845">
        <w:rPr>
          <w:rFonts w:cs="Arial"/>
          <w:color w:val="000000"/>
        </w:rPr>
        <w:t xml:space="preserve"> op AKS. Bij elke pipeline-run wordt er een afzonderlijke </w:t>
      </w:r>
      <w:proofErr w:type="spellStart"/>
      <w:r w:rsidRPr="00BF5845">
        <w:rPr>
          <w:rFonts w:cs="Arial"/>
          <w:color w:val="000000"/>
        </w:rPr>
        <w:t>Kubernetes</w:t>
      </w:r>
      <w:proofErr w:type="spellEnd"/>
      <w:r w:rsidRPr="00BF5845">
        <w:rPr>
          <w:rFonts w:cs="Arial"/>
          <w:color w:val="000000"/>
        </w:rPr>
        <w:t xml:space="preserve"> job gegenereerd.</w:t>
      </w:r>
    </w:p>
    <w:p w14:paraId="5E532264" w14:textId="63427411" w:rsidR="000108AF" w:rsidRPr="00BF5845" w:rsidRDefault="000108AF" w:rsidP="003E09CF">
      <w:pPr>
        <w:rPr>
          <w:rFonts w:cs="Arial"/>
          <w:color w:val="000000"/>
        </w:rPr>
      </w:pPr>
    </w:p>
    <w:p w14:paraId="1CFB8F61" w14:textId="625E1DB3" w:rsidR="000108AF" w:rsidRDefault="000108AF" w:rsidP="00E76B70">
      <w:pPr>
        <w:keepNext/>
        <w:rPr>
          <w:ins w:id="2382" w:author="Peter Jansen" w:date="2026-02-24T11:54:00Z" w16du:dateUtc="2026-02-24T10:54:00Z"/>
          <w:rFonts w:cs="Arial"/>
          <w:color w:val="000000"/>
        </w:rPr>
      </w:pPr>
      <w:r w:rsidRPr="00BF5845">
        <w:rPr>
          <w:rFonts w:cs="Arial"/>
          <w:color w:val="000000"/>
        </w:rPr>
        <w:lastRenderedPageBreak/>
        <w:t>Zie onderstaande afbeelding voor ee</w:t>
      </w:r>
      <w:r w:rsidR="0004774E" w:rsidRPr="00BF5845">
        <w:rPr>
          <w:rFonts w:cs="Arial"/>
          <w:color w:val="000000"/>
        </w:rPr>
        <w:t>n schematisch overzicht.</w:t>
      </w:r>
    </w:p>
    <w:p w14:paraId="13B405DD" w14:textId="162EB763" w:rsidR="000D4C77" w:rsidRDefault="000D4C77" w:rsidP="000D4C77">
      <w:pPr>
        <w:keepNext/>
        <w:rPr>
          <w:ins w:id="2383" w:author="Peter Jansen" w:date="2026-03-03T14:14:00Z" w16du:dateUtc="2026-03-03T13:14:00Z"/>
          <w:rFonts w:cs="Arial"/>
          <w:color w:val="000000"/>
        </w:rPr>
      </w:pPr>
    </w:p>
    <w:p w14:paraId="1C0C1FF7" w14:textId="56E50FCC" w:rsidR="0072769C" w:rsidRPr="0072769C" w:rsidRDefault="0072769C" w:rsidP="0072769C">
      <w:pPr>
        <w:keepNext/>
        <w:rPr>
          <w:ins w:id="2384" w:author="Peter Jansen" w:date="2026-03-03T14:14:00Z"/>
          <w:rFonts w:cs="Arial"/>
          <w:color w:val="000000"/>
        </w:rPr>
      </w:pPr>
      <w:ins w:id="2385" w:author="Peter Jansen" w:date="2026-03-03T14:14:00Z">
        <w:r w:rsidRPr="0072769C">
          <w:rPr>
            <w:rFonts w:cs="Arial"/>
            <w:noProof/>
            <w:color w:val="000000"/>
          </w:rPr>
          <w:drawing>
            <wp:inline distT="0" distB="0" distL="0" distR="0" wp14:anchorId="141245CA" wp14:editId="0E3529E1">
              <wp:extent cx="5669280" cy="3948293"/>
              <wp:effectExtent l="0" t="0" r="0" b="0"/>
              <wp:docPr id="12877434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43463" name="Picture 13"/>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5683675" cy="3958318"/>
                      </a:xfrm>
                      <a:prstGeom prst="rect">
                        <a:avLst/>
                      </a:prstGeom>
                      <a:noFill/>
                      <a:ln>
                        <a:noFill/>
                      </a:ln>
                    </pic:spPr>
                  </pic:pic>
                </a:graphicData>
              </a:graphic>
            </wp:inline>
          </w:drawing>
        </w:r>
      </w:ins>
    </w:p>
    <w:p w14:paraId="64E756B6" w14:textId="77777777" w:rsidR="0072769C" w:rsidRPr="000D4C77" w:rsidRDefault="0072769C" w:rsidP="000D4C77">
      <w:pPr>
        <w:keepNext/>
        <w:rPr>
          <w:ins w:id="2386" w:author="Peter Jansen" w:date="2026-02-24T11:54:00Z"/>
          <w:rFonts w:cs="Arial"/>
          <w:color w:val="000000"/>
        </w:rPr>
      </w:pPr>
    </w:p>
    <w:p w14:paraId="7A878EB0" w14:textId="2C74C94D" w:rsidR="000D4C77" w:rsidRPr="00BF5845" w:rsidDel="000D4C77" w:rsidRDefault="000D4C77">
      <w:pPr>
        <w:pStyle w:val="Bijschrift"/>
        <w:rPr>
          <w:del w:id="2387" w:author="Peter Jansen" w:date="2026-02-24T11:54:00Z" w16du:dateUtc="2026-02-24T10:54:00Z"/>
        </w:rPr>
        <w:pPrChange w:id="2388" w:author="Peter Jansen" w:date="2026-02-24T11:54:00Z" w16du:dateUtc="2026-02-24T10:54:00Z">
          <w:pPr>
            <w:keepNext/>
          </w:pPr>
        </w:pPrChange>
      </w:pPr>
    </w:p>
    <w:p w14:paraId="5D7CFC2E" w14:textId="0CF39367" w:rsidR="00D4362B" w:rsidRPr="00BF5845" w:rsidDel="000D4C77" w:rsidRDefault="00D4362B">
      <w:pPr>
        <w:pStyle w:val="Bijschrift"/>
        <w:rPr>
          <w:del w:id="2389" w:author="Peter Jansen" w:date="2026-02-24T11:54:00Z" w16du:dateUtc="2026-02-24T10:54:00Z"/>
        </w:rPr>
        <w:pPrChange w:id="2390" w:author="Peter Jansen" w:date="2026-02-24T11:54:00Z" w16du:dateUtc="2026-02-24T10:54:00Z">
          <w:pPr/>
        </w:pPrChange>
      </w:pPr>
      <w:del w:id="2391" w:author="Peter Jansen" w:date="2026-02-24T11:54:00Z" w16du:dateUtc="2026-02-24T10:54:00Z">
        <w:r w:rsidRPr="00BF5845" w:rsidDel="000D4C77">
          <w:rPr>
            <w:iCs w:val="0"/>
            <w:noProof/>
          </w:rPr>
          <w:lastRenderedPageBreak/>
          <w:drawing>
            <wp:inline distT="0" distB="0" distL="0" distR="0" wp14:anchorId="0C636DEE" wp14:editId="6115FA27">
              <wp:extent cx="5760720" cy="4375150"/>
              <wp:effectExtent l="0" t="0" r="0" b="0"/>
              <wp:docPr id="14400700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60720" cy="4375150"/>
                      </a:xfrm>
                      <a:prstGeom prst="rect">
                        <a:avLst/>
                      </a:prstGeom>
                      <a:noFill/>
                      <a:ln>
                        <a:noFill/>
                      </a:ln>
                    </pic:spPr>
                  </pic:pic>
                </a:graphicData>
              </a:graphic>
            </wp:inline>
          </w:drawing>
        </w:r>
      </w:del>
    </w:p>
    <w:p w14:paraId="0640BB8C" w14:textId="11D80926" w:rsidR="002E0638" w:rsidRPr="00BF5845" w:rsidDel="0047096B" w:rsidRDefault="0004774E" w:rsidP="00752298">
      <w:pPr>
        <w:pStyle w:val="Bijschrift"/>
        <w:rPr>
          <w:del w:id="2392" w:author="Peter Jansen" w:date="2026-03-05T11:24:00Z" w16du:dateUtc="2026-03-05T10:24:00Z"/>
        </w:rPr>
      </w:pPr>
      <w:r w:rsidRPr="00BF5845">
        <w:t xml:space="preserve">Figuur </w:t>
      </w:r>
      <w:r w:rsidR="00EA14BD">
        <w:rPr>
          <w:i w:val="0"/>
          <w:iCs w:val="0"/>
        </w:rPr>
        <w:fldChar w:fldCharType="begin"/>
      </w:r>
      <w:r w:rsidR="00EA14BD">
        <w:instrText xml:space="preserve"> SEQ Figuur \* ARABIC </w:instrText>
      </w:r>
      <w:r w:rsidR="00EA14BD">
        <w:rPr>
          <w:i w:val="0"/>
          <w:iCs w:val="0"/>
        </w:rPr>
        <w:fldChar w:fldCharType="separate"/>
      </w:r>
      <w:r w:rsidR="003A6600">
        <w:rPr>
          <w:noProof/>
        </w:rPr>
        <w:t>10</w:t>
      </w:r>
      <w:r w:rsidR="00EA14BD">
        <w:rPr>
          <w:i w:val="0"/>
          <w:iCs w:val="0"/>
        </w:rPr>
        <w:fldChar w:fldCharType="end"/>
      </w:r>
      <w:r w:rsidRPr="00BF5845">
        <w:t>: Schematisch overzicht</w:t>
      </w:r>
      <w:r w:rsidR="00A74ED0" w:rsidRPr="00BF5845">
        <w:t xml:space="preserve"> van een ETL-Straat </w:t>
      </w:r>
      <w:proofErr w:type="spellStart"/>
      <w:r w:rsidR="00A74ED0" w:rsidRPr="00BF5845">
        <w:t>deployment</w:t>
      </w:r>
      <w:proofErr w:type="spellEnd"/>
    </w:p>
    <w:p w14:paraId="680AC67B" w14:textId="234B0016" w:rsidR="00C35C77" w:rsidRPr="00BF5845" w:rsidDel="0047096B" w:rsidRDefault="00C35C77" w:rsidP="00752298">
      <w:pPr>
        <w:pStyle w:val="Bijschrift"/>
        <w:rPr>
          <w:del w:id="2393" w:author="Peter Jansen" w:date="2026-03-05T11:24:00Z" w16du:dateUtc="2026-03-05T10:24:00Z"/>
        </w:rPr>
      </w:pPr>
    </w:p>
    <w:p w14:paraId="7006D522" w14:textId="77777777" w:rsidR="00C816FD" w:rsidRPr="00BF5845" w:rsidRDefault="00C816FD" w:rsidP="00752298">
      <w:pPr>
        <w:pStyle w:val="Bijschrift"/>
        <w:rPr>
          <w:rFonts w:eastAsiaTheme="majorEastAsia" w:cstheme="majorBidi"/>
          <w:b/>
          <w:color w:val="3C4491"/>
          <w:sz w:val="32"/>
          <w:szCs w:val="32"/>
        </w:rPr>
      </w:pPr>
      <w:r w:rsidRPr="00BF5845">
        <w:br w:type="page"/>
      </w:r>
    </w:p>
    <w:p w14:paraId="0B9DFEB8" w14:textId="12683093" w:rsidR="00F52758" w:rsidRPr="00BF5845" w:rsidRDefault="69855BD6" w:rsidP="00F52758">
      <w:pPr>
        <w:pStyle w:val="Kop1"/>
      </w:pPr>
      <w:bookmarkStart w:id="2394" w:name="_Toc225262651"/>
      <w:r w:rsidRPr="00BF5845">
        <w:lastRenderedPageBreak/>
        <w:t>Cross-</w:t>
      </w:r>
      <w:proofErr w:type="spellStart"/>
      <w:r w:rsidRPr="00BF5845">
        <w:t>cutting</w:t>
      </w:r>
      <w:proofErr w:type="spellEnd"/>
      <w:r w:rsidRPr="00BF5845">
        <w:t xml:space="preserve"> </w:t>
      </w:r>
      <w:r w:rsidR="337C694C" w:rsidRPr="00BF5845">
        <w:t>c</w:t>
      </w:r>
      <w:r w:rsidRPr="00BF5845">
        <w:t>oncepten</w:t>
      </w:r>
      <w:bookmarkEnd w:id="2394"/>
    </w:p>
    <w:p w14:paraId="1A1C5EB3" w14:textId="77777777" w:rsidR="00F43EE5" w:rsidRPr="00BF5845" w:rsidRDefault="00F43EE5" w:rsidP="00F43EE5"/>
    <w:p w14:paraId="0A42412A" w14:textId="0DFE53FE" w:rsidR="00C816FD" w:rsidRPr="00BF5845" w:rsidRDefault="718B30CC" w:rsidP="00C816FD">
      <w:pPr>
        <w:pStyle w:val="Kop2"/>
      </w:pPr>
      <w:bookmarkStart w:id="2395" w:name="_Toc225262652"/>
      <w:proofErr w:type="spellStart"/>
      <w:r w:rsidRPr="00BF5845">
        <w:t>Metadata</w:t>
      </w:r>
      <w:del w:id="2396" w:author="Petra Geels" w:date="2026-03-06T16:36:00Z" w16du:dateUtc="2026-03-06T15:36:00Z">
        <w:r w:rsidRPr="00BF5845">
          <w:delText xml:space="preserve"> </w:delText>
        </w:r>
      </w:del>
      <w:r w:rsidRPr="00BF5845">
        <w:t>gedreven</w:t>
      </w:r>
      <w:proofErr w:type="spellEnd"/>
      <w:r w:rsidRPr="00BF5845">
        <w:t xml:space="preserve"> verwerking</w:t>
      </w:r>
      <w:bookmarkEnd w:id="2395"/>
    </w:p>
    <w:p w14:paraId="2973C9F4" w14:textId="21EF52F5" w:rsidR="007E43E0" w:rsidRDefault="001B590E" w:rsidP="0030101A">
      <w:pPr>
        <w:pStyle w:val="Kop3"/>
      </w:pPr>
      <w:bookmarkStart w:id="2397" w:name="_Toc225262653"/>
      <w:r>
        <w:t>Huidige vormgeving/inhoud metadata</w:t>
      </w:r>
      <w:bookmarkEnd w:id="2397"/>
    </w:p>
    <w:p w14:paraId="5392775B" w14:textId="4A01D224" w:rsidR="00A10247" w:rsidRDefault="00537664" w:rsidP="00242C0F">
      <w:r>
        <w:t xml:space="preserve">Voor meer details </w:t>
      </w:r>
      <w:r w:rsidR="0030101A">
        <w:t xml:space="preserve">over wat er allemaal wordt vastgelegd in de huidige metadata, </w:t>
      </w:r>
      <w:r>
        <w:t xml:space="preserve">zie: </w:t>
      </w:r>
    </w:p>
    <w:p w14:paraId="66BDBBBB" w14:textId="2AC38427" w:rsidR="00242C0F" w:rsidRDefault="00242C0F" w:rsidP="00A10247">
      <w:pPr>
        <w:pStyle w:val="Lijstalinea"/>
        <w:numPr>
          <w:ilvl w:val="0"/>
          <w:numId w:val="103"/>
        </w:numPr>
      </w:pPr>
      <w:hyperlink r:id="rId53" w:history="1">
        <w:r w:rsidRPr="00242C0F">
          <w:rPr>
            <w:rStyle w:val="Hyperlink"/>
          </w:rPr>
          <w:t xml:space="preserve">Samengevoegd </w:t>
        </w:r>
        <w:proofErr w:type="spellStart"/>
        <w:r w:rsidRPr="00242C0F">
          <w:rPr>
            <w:rStyle w:val="Hyperlink"/>
          </w:rPr>
          <w:t>Metadatamodel</w:t>
        </w:r>
        <w:proofErr w:type="spellEnd"/>
        <w:r w:rsidRPr="00242C0F">
          <w:rPr>
            <w:rStyle w:val="Hyperlink"/>
          </w:rPr>
          <w:t xml:space="preserve"> </w:t>
        </w:r>
        <w:proofErr w:type="spellStart"/>
        <w:r w:rsidRPr="00242C0F">
          <w:rPr>
            <w:rStyle w:val="Hyperlink"/>
          </w:rPr>
          <w:t>Datahub</w:t>
        </w:r>
        <w:proofErr w:type="spellEnd"/>
        <w:r w:rsidRPr="00242C0F">
          <w:rPr>
            <w:rStyle w:val="Hyperlink"/>
          </w:rPr>
          <w:t xml:space="preserve"> en LBZ.docx</w:t>
        </w:r>
      </w:hyperlink>
      <w:r w:rsidR="00A10247">
        <w:t xml:space="preserve"> (start)</w:t>
      </w:r>
    </w:p>
    <w:p w14:paraId="3F8040E1" w14:textId="1B88B6F3" w:rsidR="00A10247" w:rsidRPr="00A10247" w:rsidRDefault="00A10247" w:rsidP="00A10247">
      <w:pPr>
        <w:pStyle w:val="Lijstalinea"/>
        <w:numPr>
          <w:ilvl w:val="0"/>
          <w:numId w:val="103"/>
        </w:numPr>
        <w:rPr>
          <w:sz w:val="24"/>
        </w:rPr>
      </w:pPr>
      <w:hyperlink r:id="rId54" w:history="1">
        <w:proofErr w:type="spellStart"/>
        <w:r>
          <w:rPr>
            <w:rStyle w:val="Hyperlink"/>
          </w:rPr>
          <w:t>Metadatamodel</w:t>
        </w:r>
        <w:proofErr w:type="spellEnd"/>
        <w:r>
          <w:rPr>
            <w:rStyle w:val="Hyperlink"/>
          </w:rPr>
          <w:t xml:space="preserve"> Datahub.docx</w:t>
        </w:r>
      </w:hyperlink>
    </w:p>
    <w:p w14:paraId="01A14E1C" w14:textId="1EE9F6EE" w:rsidR="00A10247" w:rsidRPr="00752A9A" w:rsidRDefault="00752A9A" w:rsidP="00752A9A">
      <w:pPr>
        <w:pStyle w:val="Lijstalinea"/>
        <w:numPr>
          <w:ilvl w:val="0"/>
          <w:numId w:val="103"/>
        </w:numPr>
        <w:rPr>
          <w:sz w:val="24"/>
        </w:rPr>
      </w:pPr>
      <w:hyperlink r:id="rId55" w:history="1">
        <w:proofErr w:type="spellStart"/>
        <w:r>
          <w:rPr>
            <w:rStyle w:val="Hyperlink"/>
          </w:rPr>
          <w:t>metadatamodel</w:t>
        </w:r>
        <w:proofErr w:type="spellEnd"/>
        <w:r>
          <w:rPr>
            <w:rStyle w:val="Hyperlink"/>
          </w:rPr>
          <w:t xml:space="preserve"> LBZ.docx</w:t>
        </w:r>
      </w:hyperlink>
    </w:p>
    <w:p w14:paraId="3177F630" w14:textId="17D7D3CC" w:rsidR="00537664" w:rsidRDefault="00537664" w:rsidP="00372C0C"/>
    <w:p w14:paraId="608F1B37" w14:textId="53789988" w:rsidR="00752A9A" w:rsidRDefault="0030101A" w:rsidP="00372C0C">
      <w:r>
        <w:t>In grote lijnen zit in de metadata informatie over</w:t>
      </w:r>
      <w:r w:rsidR="00752A9A">
        <w:t>:</w:t>
      </w:r>
    </w:p>
    <w:p w14:paraId="3C87D946" w14:textId="77777777" w:rsidR="00E95BCD" w:rsidRDefault="00E95BCD" w:rsidP="00E95BCD">
      <w:pPr>
        <w:pStyle w:val="Lijstalinea"/>
        <w:numPr>
          <w:ilvl w:val="0"/>
          <w:numId w:val="102"/>
        </w:numPr>
      </w:pPr>
      <w:r>
        <w:t>Sturingsinformatie</w:t>
      </w:r>
    </w:p>
    <w:p w14:paraId="53825DD9" w14:textId="77777777" w:rsidR="00E95BCD" w:rsidRDefault="00AE1BC0" w:rsidP="00E95BCD">
      <w:pPr>
        <w:pStyle w:val="Lijstalinea"/>
        <w:numPr>
          <w:ilvl w:val="1"/>
          <w:numId w:val="102"/>
        </w:numPr>
      </w:pPr>
      <w:r>
        <w:t>Welke instelling welke deelaanlevering mag aanleveren (bestandsniveau)</w:t>
      </w:r>
    </w:p>
    <w:p w14:paraId="049D2F69" w14:textId="677375FD" w:rsidR="00AE1BC0" w:rsidRDefault="00F50777" w:rsidP="00E95BCD">
      <w:pPr>
        <w:pStyle w:val="Lijstalinea"/>
        <w:numPr>
          <w:ilvl w:val="1"/>
          <w:numId w:val="102"/>
        </w:numPr>
      </w:pPr>
      <w:r>
        <w:t>Welk contactpersoon we hebben voor welke stroom (aanleverstroomniveau)</w:t>
      </w:r>
    </w:p>
    <w:p w14:paraId="004853B0" w14:textId="27D2137B" w:rsidR="00752A9A" w:rsidRDefault="00DF3042" w:rsidP="00E95BCD">
      <w:pPr>
        <w:pStyle w:val="Lijstalinea"/>
        <w:numPr>
          <w:ilvl w:val="1"/>
          <w:numId w:val="102"/>
        </w:numPr>
      </w:pPr>
      <w:r>
        <w:t>Authenticatie/wachtwoorden (LBZ en LTR-RAV)</w:t>
      </w:r>
    </w:p>
    <w:p w14:paraId="37FD04D0" w14:textId="3BF89737" w:rsidR="00701415" w:rsidRDefault="00701415" w:rsidP="00701415">
      <w:pPr>
        <w:pStyle w:val="Lijstalinea"/>
        <w:numPr>
          <w:ilvl w:val="1"/>
          <w:numId w:val="102"/>
        </w:numPr>
      </w:pPr>
      <w:r>
        <w:t>Details over instellingen (incl. fusies)</w:t>
      </w:r>
    </w:p>
    <w:p w14:paraId="57ECFDCE" w14:textId="79DB9100" w:rsidR="0030101A" w:rsidRDefault="0030101A" w:rsidP="00701415">
      <w:pPr>
        <w:pStyle w:val="Lijstalinea"/>
        <w:numPr>
          <w:ilvl w:val="1"/>
          <w:numId w:val="102"/>
        </w:numPr>
      </w:pPr>
      <w:r>
        <w:t>Deadlines voor een combinatie van deelaanlevering en instelling</w:t>
      </w:r>
    </w:p>
    <w:p w14:paraId="4C40A8D4" w14:textId="38B51FBE" w:rsidR="00701415" w:rsidRDefault="00324E88" w:rsidP="00701415">
      <w:pPr>
        <w:pStyle w:val="Lijstalinea"/>
        <w:numPr>
          <w:ilvl w:val="1"/>
          <w:numId w:val="102"/>
        </w:numPr>
      </w:pPr>
      <w:r>
        <w:t xml:space="preserve">Afgesloten periodes voor een combinatie van deelaanlevering en instelling </w:t>
      </w:r>
    </w:p>
    <w:p w14:paraId="06CDE3B4" w14:textId="73B8C5CA" w:rsidR="00F246A7" w:rsidRDefault="00F246A7" w:rsidP="00F246A7">
      <w:pPr>
        <w:pStyle w:val="Lijstalinea"/>
        <w:numPr>
          <w:ilvl w:val="0"/>
          <w:numId w:val="102"/>
        </w:numPr>
      </w:pPr>
      <w:r>
        <w:t>Aanlevering</w:t>
      </w:r>
      <w:r w:rsidR="0030101A">
        <w:t xml:space="preserve"> opbouw</w:t>
      </w:r>
    </w:p>
    <w:p w14:paraId="5650843D" w14:textId="1B95B79B" w:rsidR="00795020" w:rsidRDefault="00795020" w:rsidP="00F246A7">
      <w:pPr>
        <w:pStyle w:val="Lijstalinea"/>
        <w:numPr>
          <w:ilvl w:val="1"/>
          <w:numId w:val="102"/>
        </w:numPr>
      </w:pPr>
      <w:r>
        <w:t>Welke deelaanleveringen zijn er per stroom</w:t>
      </w:r>
    </w:p>
    <w:p w14:paraId="45E96F96" w14:textId="28977AD8" w:rsidR="00F246A7" w:rsidRDefault="00F246A7" w:rsidP="00F246A7">
      <w:pPr>
        <w:pStyle w:val="Lijstalinea"/>
        <w:numPr>
          <w:ilvl w:val="1"/>
          <w:numId w:val="102"/>
        </w:numPr>
      </w:pPr>
      <w:r>
        <w:t xml:space="preserve">Welke variabelen zitten in welke </w:t>
      </w:r>
      <w:r w:rsidR="00A55FE5">
        <w:t>deelaanlevering</w:t>
      </w:r>
    </w:p>
    <w:p w14:paraId="3F2A2D76" w14:textId="32866F37" w:rsidR="00A55FE5" w:rsidRDefault="00A55FE5" w:rsidP="00F246A7">
      <w:pPr>
        <w:pStyle w:val="Lijstalinea"/>
        <w:numPr>
          <w:ilvl w:val="1"/>
          <w:numId w:val="102"/>
        </w:numPr>
      </w:pPr>
      <w:r>
        <w:t xml:space="preserve">Welke </w:t>
      </w:r>
      <w:proofErr w:type="spellStart"/>
      <w:r>
        <w:t>validaties</w:t>
      </w:r>
      <w:proofErr w:type="spellEnd"/>
      <w:r>
        <w:t xml:space="preserve"> zitten in welke deelaanlevering op welke variabele</w:t>
      </w:r>
    </w:p>
    <w:p w14:paraId="0327C47A" w14:textId="1ADA738F" w:rsidR="00A55FE5" w:rsidRDefault="003E746A" w:rsidP="00F246A7">
      <w:pPr>
        <w:pStyle w:val="Lijstalinea"/>
        <w:numPr>
          <w:ilvl w:val="1"/>
          <w:numId w:val="102"/>
        </w:numPr>
      </w:pPr>
      <w:r>
        <w:t>Welke kolommen of XSD geldt voor de structuur (niet in database maar wel metadata gedreven?)</w:t>
      </w:r>
    </w:p>
    <w:p w14:paraId="1FD2BA8F" w14:textId="3316784F" w:rsidR="00471B16" w:rsidRDefault="00471B16" w:rsidP="00471B16">
      <w:r>
        <w:t xml:space="preserve">En </w:t>
      </w:r>
      <w:proofErr w:type="spellStart"/>
      <w:r>
        <w:t>logging</w:t>
      </w:r>
      <w:proofErr w:type="spellEnd"/>
      <w:r>
        <w:t>.</w:t>
      </w:r>
    </w:p>
    <w:p w14:paraId="49EE1572" w14:textId="77777777" w:rsidR="003E746A" w:rsidRDefault="003E746A" w:rsidP="0030101A"/>
    <w:p w14:paraId="4EE9802A" w14:textId="77777777" w:rsidR="00865DAA" w:rsidRDefault="001B590E" w:rsidP="001B590E">
      <w:pPr>
        <w:pStyle w:val="Kop3"/>
      </w:pPr>
      <w:bookmarkStart w:id="2398" w:name="_Toc225262654"/>
      <w:r>
        <w:t>Functionele wensen</w:t>
      </w:r>
      <w:bookmarkEnd w:id="2398"/>
      <w:r>
        <w:t xml:space="preserve"> </w:t>
      </w:r>
    </w:p>
    <w:p w14:paraId="7E44789D" w14:textId="4341E122" w:rsidR="00EF486A" w:rsidRDefault="00EF486A" w:rsidP="00865DAA">
      <w:r>
        <w:t>De hoofdredenen om metadata</w:t>
      </w:r>
      <w:r w:rsidR="00E3669B">
        <w:t xml:space="preserve"> </w:t>
      </w:r>
      <w:r>
        <w:t>gedreven te werken zijn m.i.:</w:t>
      </w:r>
    </w:p>
    <w:p w14:paraId="66B4CC47" w14:textId="4B74A9AE" w:rsidR="001F0F4E" w:rsidRDefault="00E4080E" w:rsidP="00640157">
      <w:pPr>
        <w:pStyle w:val="Lijstalinea"/>
        <w:numPr>
          <w:ilvl w:val="0"/>
          <w:numId w:val="108"/>
        </w:numPr>
      </w:pPr>
      <w:r>
        <w:t xml:space="preserve">Zoveel mogelijk parameters van een aanlevering zijn niet alleen door een </w:t>
      </w:r>
      <w:r w:rsidR="001E4E66">
        <w:t>d</w:t>
      </w:r>
      <w:r>
        <w:t>ata engineer aan te passen</w:t>
      </w:r>
      <w:r w:rsidR="00C27071">
        <w:t>, maar ook door functies zoals functioneel beheer</w:t>
      </w:r>
      <w:r w:rsidR="00761AB3">
        <w:t xml:space="preserve"> en informatie</w:t>
      </w:r>
      <w:r w:rsidR="00E3669B">
        <w:t>analist</w:t>
      </w:r>
    </w:p>
    <w:p w14:paraId="4EB8B995" w14:textId="53365702" w:rsidR="00EF486A" w:rsidRDefault="001F0F4E" w:rsidP="00640157">
      <w:pPr>
        <w:pStyle w:val="Lijstalinea"/>
        <w:numPr>
          <w:ilvl w:val="0"/>
          <w:numId w:val="108"/>
        </w:numPr>
      </w:pPr>
      <w:r>
        <w:t>Het toevoegen van een nieuwe registratie kan snel en goedkoop</w:t>
      </w:r>
    </w:p>
    <w:p w14:paraId="60657E03" w14:textId="30B46191" w:rsidR="00DF1762" w:rsidRDefault="00DF1762" w:rsidP="00640157">
      <w:pPr>
        <w:pStyle w:val="Lijstalinea"/>
        <w:numPr>
          <w:ilvl w:val="0"/>
          <w:numId w:val="108"/>
        </w:numPr>
      </w:pPr>
      <w:r>
        <w:t>De werking van de data-aanleveringen zijn zoveel mogelijk hetzelfde</w:t>
      </w:r>
      <w:r w:rsidR="00295345">
        <w:t xml:space="preserve"> zodat registraties makkelijk over te dragen zijn en processen zoveel mogelijk gelijk kunnen worden ingericht (we hebben bij DHD veel kleine producten op in verhouding niet zoveel mensen)</w:t>
      </w:r>
    </w:p>
    <w:p w14:paraId="3A919850" w14:textId="77777777" w:rsidR="00196FB3" w:rsidRDefault="00196FB3" w:rsidP="00196FB3"/>
    <w:p w14:paraId="45B63C3F" w14:textId="5D6CF701" w:rsidR="001B590E" w:rsidRDefault="006F15BB" w:rsidP="00865DAA">
      <w:r>
        <w:t>DHD heeft de volgende f</w:t>
      </w:r>
      <w:r w:rsidR="00865DAA">
        <w:t xml:space="preserve">unctionele wensen </w:t>
      </w:r>
      <w:r w:rsidR="00331DAD">
        <w:t>waardoor er nu</w:t>
      </w:r>
      <w:r w:rsidR="00C2652B">
        <w:t xml:space="preserve"> </w:t>
      </w:r>
      <w:r w:rsidR="00331DAD">
        <w:t>metadata gedreven gewerkt wordt</w:t>
      </w:r>
      <w:r w:rsidR="00865DAA">
        <w:t xml:space="preserve"> of die nu </w:t>
      </w:r>
      <w:r w:rsidR="734A4F26">
        <w:t>vervuld</w:t>
      </w:r>
      <w:r w:rsidR="00865DAA">
        <w:t xml:space="preserve"> worden door</w:t>
      </w:r>
      <w:r w:rsidR="00A34345">
        <w:t>dat de informatie in de metadata staat</w:t>
      </w:r>
      <w:r w:rsidR="002D2BEF">
        <w:t>:</w:t>
      </w:r>
    </w:p>
    <w:p w14:paraId="307FA6BD" w14:textId="77777777" w:rsidR="00A34345" w:rsidRDefault="00A34345" w:rsidP="00865DAA"/>
    <w:p w14:paraId="40C74F4B" w14:textId="53F96BE8" w:rsidR="008B0971" w:rsidRDefault="008B0971" w:rsidP="008B0971">
      <w:r>
        <w:t>Must:</w:t>
      </w:r>
    </w:p>
    <w:p w14:paraId="7B84D8BC" w14:textId="71562A3B" w:rsidR="00E53389" w:rsidRDefault="00F65073" w:rsidP="00F65073">
      <w:pPr>
        <w:pStyle w:val="Lijstalinea"/>
        <w:numPr>
          <w:ilvl w:val="0"/>
          <w:numId w:val="104"/>
        </w:numPr>
      </w:pPr>
      <w:r w:rsidRPr="00F65073">
        <w:t>Een functioneel beheerder kan toevoegen, aanpassen en verwijderen welke ziekenhuizen welke (bestanden van) een registratie mogen aanleveren</w:t>
      </w:r>
    </w:p>
    <w:p w14:paraId="7E19D0E0" w14:textId="7DFBD5FB" w:rsidR="000300C0" w:rsidRDefault="000300C0" w:rsidP="00F65073">
      <w:pPr>
        <w:pStyle w:val="Lijstalinea"/>
        <w:numPr>
          <w:ilvl w:val="0"/>
          <w:numId w:val="104"/>
        </w:numPr>
      </w:pPr>
      <w:r w:rsidRPr="000300C0">
        <w:t>Een functioneel beheerder kan contactpersonen per zorginstelling en registratie (niet per bestand) toevoegen, aanpassen en verwijderen</w:t>
      </w:r>
    </w:p>
    <w:p w14:paraId="1F6C724E" w14:textId="77777777" w:rsidR="000300C0" w:rsidRDefault="000300C0" w:rsidP="000300C0">
      <w:pPr>
        <w:pStyle w:val="Lijstalinea"/>
        <w:numPr>
          <w:ilvl w:val="0"/>
          <w:numId w:val="104"/>
        </w:numPr>
      </w:pPr>
      <w:r w:rsidRPr="004A30AA">
        <w:t>Een functioneel beheerder kan per contactpersoon instellen of deze mails wil ontvangen</w:t>
      </w:r>
    </w:p>
    <w:p w14:paraId="403A7895" w14:textId="6A350249" w:rsidR="00F65073" w:rsidRDefault="00B247BD" w:rsidP="00F65073">
      <w:pPr>
        <w:pStyle w:val="Lijstalinea"/>
        <w:numPr>
          <w:ilvl w:val="0"/>
          <w:numId w:val="104"/>
        </w:numPr>
      </w:pPr>
      <w:r w:rsidRPr="00B247BD">
        <w:t xml:space="preserve">Een data engineer kan een eenvoudige nieuwe registratie (denk aan: 1 </w:t>
      </w:r>
      <w:proofErr w:type="spellStart"/>
      <w:r w:rsidRPr="00B247BD">
        <w:t>csv</w:t>
      </w:r>
      <w:proofErr w:type="spellEnd"/>
      <w:r w:rsidRPr="00B247BD">
        <w:t xml:space="preserve"> of </w:t>
      </w:r>
      <w:proofErr w:type="spellStart"/>
      <w:r w:rsidRPr="00B247BD">
        <w:t>xml</w:t>
      </w:r>
      <w:proofErr w:type="spellEnd"/>
      <w:r w:rsidRPr="00B247BD">
        <w:t xml:space="preserve"> databestand met 10 variabelen, 10 </w:t>
      </w:r>
      <w:proofErr w:type="spellStart"/>
      <w:r w:rsidRPr="00B247BD">
        <w:t>standaardvalidaties</w:t>
      </w:r>
      <w:proofErr w:type="spellEnd"/>
      <w:r w:rsidRPr="00B247BD">
        <w:t xml:space="preserve">, mutatieopslag zonder </w:t>
      </w:r>
      <w:r w:rsidRPr="00B247BD">
        <w:lastRenderedPageBreak/>
        <w:t>complexe logica) initieel opzetten binnen 8 uur zonder testen, dit betekent dat een bestand kan worden aangeleverd, op structuur wordt gecontroleerd, wordt getransformeerd voor veldvalidatie en wordt opgeslagen</w:t>
      </w:r>
    </w:p>
    <w:p w14:paraId="2A1699B7" w14:textId="376099B3" w:rsidR="00046B6C" w:rsidRPr="00E30CAA" w:rsidRDefault="00046B6C" w:rsidP="00F65073">
      <w:pPr>
        <w:pStyle w:val="Lijstalinea"/>
        <w:numPr>
          <w:ilvl w:val="0"/>
          <w:numId w:val="104"/>
        </w:numPr>
        <w:rPr>
          <w:highlight w:val="yellow"/>
        </w:rPr>
      </w:pPr>
      <w:commentRangeStart w:id="2399"/>
      <w:commentRangeStart w:id="2400"/>
      <w:commentRangeStart w:id="2401"/>
      <w:r w:rsidRPr="00E30CAA">
        <w:rPr>
          <w:highlight w:val="yellow"/>
        </w:rPr>
        <w:t xml:space="preserve">Een informatieanalist/functioneel beheerder moet alle </w:t>
      </w:r>
      <w:proofErr w:type="spellStart"/>
      <w:r w:rsidRPr="00E30CAA">
        <w:rPr>
          <w:highlight w:val="yellow"/>
        </w:rPr>
        <w:t>validaties</w:t>
      </w:r>
      <w:proofErr w:type="spellEnd"/>
      <w:r w:rsidRPr="00E30CAA">
        <w:rPr>
          <w:highlight w:val="yellow"/>
        </w:rPr>
        <w:t>, ook degenen met onderliggende functie/script in SQL</w:t>
      </w:r>
      <w:r w:rsidR="000F27E5" w:rsidRPr="00E30CAA">
        <w:rPr>
          <w:highlight w:val="yellow"/>
        </w:rPr>
        <w:t>,</w:t>
      </w:r>
      <w:r w:rsidRPr="00E30CAA">
        <w:rPr>
          <w:highlight w:val="yellow"/>
        </w:rPr>
        <w:t xml:space="preserve"> kunnen inzien</w:t>
      </w:r>
      <w:commentRangeEnd w:id="2399"/>
      <w:r w:rsidRPr="00E30CAA">
        <w:rPr>
          <w:rStyle w:val="Verwijzingopmerking"/>
          <w:sz w:val="22"/>
          <w:szCs w:val="20"/>
          <w:highlight w:val="yellow"/>
        </w:rPr>
        <w:commentReference w:id="2399"/>
      </w:r>
      <w:commentRangeEnd w:id="2400"/>
      <w:r w:rsidRPr="00E30CAA">
        <w:rPr>
          <w:rStyle w:val="Verwijzingopmerking"/>
          <w:sz w:val="22"/>
          <w:szCs w:val="20"/>
          <w:highlight w:val="yellow"/>
        </w:rPr>
        <w:commentReference w:id="2400"/>
      </w:r>
      <w:commentRangeEnd w:id="2401"/>
      <w:r w:rsidRPr="00E30CAA">
        <w:rPr>
          <w:rStyle w:val="Verwijzingopmerking"/>
          <w:sz w:val="22"/>
          <w:szCs w:val="20"/>
          <w:highlight w:val="yellow"/>
        </w:rPr>
        <w:commentReference w:id="2401"/>
      </w:r>
    </w:p>
    <w:p w14:paraId="4A06CBA5" w14:textId="77777777" w:rsidR="008B0971" w:rsidRDefault="008B0971" w:rsidP="008B0971"/>
    <w:p w14:paraId="3C4489ED" w14:textId="05BFA5EE" w:rsidR="00EA3703" w:rsidRDefault="00EA3703" w:rsidP="008B0971">
      <w:r>
        <w:t>G</w:t>
      </w:r>
      <w:r w:rsidR="00BA6AE2">
        <w:t>ROTE</w:t>
      </w:r>
      <w:r>
        <w:t xml:space="preserve"> wens:</w:t>
      </w:r>
    </w:p>
    <w:p w14:paraId="07F41B75" w14:textId="55B604DB" w:rsidR="00EA3703" w:rsidRDefault="00F56AFD" w:rsidP="00EA3703">
      <w:pPr>
        <w:pStyle w:val="Lijstalinea"/>
        <w:numPr>
          <w:ilvl w:val="0"/>
          <w:numId w:val="105"/>
        </w:numPr>
      </w:pPr>
      <w:commentRangeStart w:id="2402"/>
      <w:commentRangeStart w:id="2403"/>
      <w:r w:rsidRPr="00F56AFD">
        <w:t>Een functioneel beheerder kan een deadline van een registratie toevoegen, aanpassen en verwijderen voor alle gekoppelde instellingen in batch</w:t>
      </w:r>
      <w:r w:rsidR="00B66A9B">
        <w:t xml:space="preserve"> of voor één specifieke instelling</w:t>
      </w:r>
      <w:commentRangeEnd w:id="2402"/>
      <w:r>
        <w:rPr>
          <w:rStyle w:val="Verwijzingopmerking"/>
          <w:sz w:val="22"/>
          <w:szCs w:val="20"/>
        </w:rPr>
        <w:commentReference w:id="2402"/>
      </w:r>
      <w:commentRangeEnd w:id="2403"/>
      <w:r>
        <w:rPr>
          <w:rStyle w:val="Verwijzingopmerking"/>
          <w:sz w:val="22"/>
          <w:szCs w:val="20"/>
        </w:rPr>
        <w:commentReference w:id="2403"/>
      </w:r>
    </w:p>
    <w:p w14:paraId="1DB8423A" w14:textId="44B901E4" w:rsidR="004C4FB2" w:rsidRDefault="004C4FB2" w:rsidP="00EA3703">
      <w:pPr>
        <w:pStyle w:val="Lijstalinea"/>
        <w:numPr>
          <w:ilvl w:val="0"/>
          <w:numId w:val="105"/>
        </w:numPr>
      </w:pPr>
      <w:r w:rsidRPr="004C4FB2">
        <w:t>Een functioneel beheerder kan handmatig of via script een deadline voor een instelling/meerdere instellingen tegelijk voldoen, ook al heeft de zorginstelling niet op het juiste moment aangeleverd</w:t>
      </w:r>
    </w:p>
    <w:p w14:paraId="2925190E" w14:textId="640F074F" w:rsidR="00E70E78" w:rsidRDefault="00E70E78" w:rsidP="00EA3703">
      <w:pPr>
        <w:pStyle w:val="Lijstalinea"/>
        <w:numPr>
          <w:ilvl w:val="0"/>
          <w:numId w:val="105"/>
        </w:numPr>
      </w:pPr>
      <w:commentRangeStart w:id="2404"/>
      <w:r w:rsidRPr="00E70E78">
        <w:t>Een functioneel beheerder kan de inhoud van automatische mails aanpassen</w:t>
      </w:r>
      <w:r w:rsidR="00350B70">
        <w:t xml:space="preserve"> (nu niet in </w:t>
      </w:r>
      <w:proofErr w:type="spellStart"/>
      <w:r w:rsidR="00350B70">
        <w:t>metadatadatabase</w:t>
      </w:r>
      <w:proofErr w:type="spellEnd"/>
      <w:r w:rsidR="009A2712">
        <w:t xml:space="preserve"> </w:t>
      </w:r>
      <w:proofErr w:type="spellStart"/>
      <w:r w:rsidR="009A2712">
        <w:t>Datahub</w:t>
      </w:r>
      <w:proofErr w:type="spellEnd"/>
      <w:r w:rsidR="009A2712">
        <w:t xml:space="preserve">, wel </w:t>
      </w:r>
      <w:r w:rsidR="000811B0">
        <w:t xml:space="preserve">al mogelijk bij </w:t>
      </w:r>
      <w:r w:rsidR="009A2712">
        <w:t>LBZ</w:t>
      </w:r>
      <w:r w:rsidR="00350B70">
        <w:t>)</w:t>
      </w:r>
      <w:commentRangeEnd w:id="2404"/>
      <w:r>
        <w:rPr>
          <w:rStyle w:val="Verwijzingopmerking"/>
          <w:sz w:val="22"/>
          <w:szCs w:val="20"/>
        </w:rPr>
        <w:commentReference w:id="2404"/>
      </w:r>
    </w:p>
    <w:p w14:paraId="5F52916D" w14:textId="281F40F1" w:rsidR="00E06E50" w:rsidRDefault="00E06E50" w:rsidP="00EA3703">
      <w:pPr>
        <w:pStyle w:val="Lijstalinea"/>
        <w:numPr>
          <w:ilvl w:val="0"/>
          <w:numId w:val="105"/>
        </w:numPr>
      </w:pPr>
      <w:r w:rsidRPr="00E06E50">
        <w:t xml:space="preserve">Een informatieanalist kan een data </w:t>
      </w:r>
      <w:proofErr w:type="spellStart"/>
      <w:r w:rsidRPr="00E06E50">
        <w:t>dictionary</w:t>
      </w:r>
      <w:proofErr w:type="spellEnd"/>
      <w:r w:rsidRPr="00E06E50">
        <w:t xml:space="preserve"> automatisch generen uit de metadata met 1 druk op een knop/query, dit bevat: naam variabele, omschrijving, format, datatype, verplicht, mogelijke waardes, referentietabel, ZIB-element</w:t>
      </w:r>
    </w:p>
    <w:p w14:paraId="07DA2372" w14:textId="5511D583" w:rsidR="00B151CD" w:rsidRDefault="00B151CD" w:rsidP="00EA3703">
      <w:pPr>
        <w:pStyle w:val="Lijstalinea"/>
        <w:numPr>
          <w:ilvl w:val="0"/>
          <w:numId w:val="105"/>
        </w:numPr>
      </w:pPr>
      <w:commentRangeStart w:id="2405"/>
      <w:commentRangeStart w:id="2406"/>
      <w:r w:rsidRPr="00B151CD">
        <w:t xml:space="preserve">Een functioneel beheerder kan fusietabellen onderhouden (vergelijkbaar met beheer van referentietabellen, dit zijn tabellen met </w:t>
      </w:r>
      <w:r w:rsidR="001403B7" w:rsidRPr="00B151CD">
        <w:t>onderlinge</w:t>
      </w:r>
      <w:r w:rsidRPr="00B151CD">
        <w:t xml:space="preserve"> relaties): regels toevoegen, verwijderen en velden aanpassen</w:t>
      </w:r>
      <w:commentRangeEnd w:id="2405"/>
      <w:r>
        <w:rPr>
          <w:rStyle w:val="Verwijzingopmerking"/>
          <w:sz w:val="22"/>
          <w:szCs w:val="20"/>
        </w:rPr>
        <w:commentReference w:id="2405"/>
      </w:r>
      <w:commentRangeEnd w:id="2406"/>
      <w:r>
        <w:rPr>
          <w:rStyle w:val="Verwijzingopmerking"/>
          <w:sz w:val="22"/>
          <w:szCs w:val="20"/>
        </w:rPr>
        <w:commentReference w:id="2406"/>
      </w:r>
      <w:commentRangeStart w:id="2407"/>
      <w:commentRangeStart w:id="2408"/>
      <w:commentRangeStart w:id="2409"/>
    </w:p>
    <w:p w14:paraId="2C3C4E09" w14:textId="19653435" w:rsidR="006E21C5" w:rsidRDefault="006E21C5" w:rsidP="006E21C5">
      <w:pPr>
        <w:pStyle w:val="Lijstalinea"/>
        <w:numPr>
          <w:ilvl w:val="0"/>
          <w:numId w:val="105"/>
        </w:numPr>
      </w:pPr>
      <w:r w:rsidRPr="007A1082">
        <w:t xml:space="preserve">Een informatieanalist kan inhoudelijke </w:t>
      </w:r>
      <w:proofErr w:type="spellStart"/>
      <w:r w:rsidR="007C1001">
        <w:t>inhouds</w:t>
      </w:r>
      <w:proofErr w:type="spellEnd"/>
      <w:r w:rsidR="007C1001">
        <w:t>(</w:t>
      </w:r>
      <w:r w:rsidRPr="007A1082">
        <w:t>veld</w:t>
      </w:r>
      <w:r w:rsidR="007C1001">
        <w:t>)</w:t>
      </w:r>
      <w:proofErr w:type="spellStart"/>
      <w:r w:rsidRPr="007A1082">
        <w:t>validaties</w:t>
      </w:r>
      <w:proofErr w:type="spellEnd"/>
      <w:r w:rsidRPr="007A1082">
        <w:t xml:space="preserve"> (</w:t>
      </w:r>
      <w:proofErr w:type="spellStart"/>
      <w:r w:rsidRPr="007A1082">
        <w:t>validaties</w:t>
      </w:r>
      <w:proofErr w:type="spellEnd"/>
      <w:r w:rsidRPr="007A1082">
        <w:t xml:space="preserve"> die een generiek format en </w:t>
      </w:r>
      <w:proofErr w:type="spellStart"/>
      <w:r w:rsidRPr="007A1082">
        <w:t>code+werking</w:t>
      </w:r>
      <w:proofErr w:type="spellEnd"/>
      <w:r w:rsidRPr="007A1082">
        <w:t xml:space="preserve"> volgen) toevoegen, aanpassen en verwijderen</w:t>
      </w:r>
      <w:r w:rsidR="007C1001">
        <w:t xml:space="preserve"> </w:t>
      </w:r>
    </w:p>
    <w:p w14:paraId="25B1E1EC" w14:textId="62B54D43" w:rsidR="00F47D2E" w:rsidRDefault="00F47D2E" w:rsidP="00EA3703">
      <w:pPr>
        <w:pStyle w:val="Lijstalinea"/>
        <w:numPr>
          <w:ilvl w:val="0"/>
          <w:numId w:val="105"/>
        </w:numPr>
      </w:pPr>
      <w:r w:rsidRPr="00F47D2E">
        <w:t xml:space="preserve">Een informatieanalist </w:t>
      </w:r>
      <w:r w:rsidR="002C1BE8">
        <w:t>kan</w:t>
      </w:r>
      <w:r w:rsidRPr="00F47D2E">
        <w:t xml:space="preserve"> </w:t>
      </w:r>
      <w:proofErr w:type="spellStart"/>
      <w:r w:rsidRPr="00F47D2E">
        <w:t>validaties</w:t>
      </w:r>
      <w:proofErr w:type="spellEnd"/>
      <w:r w:rsidRPr="00F47D2E">
        <w:t xml:space="preserve"> met onderliggende functie/script in (SQL) aanpassen</w:t>
      </w:r>
      <w:commentRangeEnd w:id="2407"/>
      <w:r w:rsidR="005630D8">
        <w:rPr>
          <w:rStyle w:val="Verwijzingopmerking"/>
          <w:sz w:val="22"/>
          <w:szCs w:val="20"/>
        </w:rPr>
        <w:commentReference w:id="2407"/>
      </w:r>
      <w:commentRangeEnd w:id="2408"/>
      <w:r>
        <w:rPr>
          <w:rStyle w:val="Verwijzingopmerking"/>
          <w:sz w:val="22"/>
          <w:szCs w:val="20"/>
        </w:rPr>
        <w:commentReference w:id="2408"/>
      </w:r>
      <w:commentRangeEnd w:id="2409"/>
      <w:r>
        <w:rPr>
          <w:rStyle w:val="Verwijzingopmerking"/>
          <w:sz w:val="22"/>
          <w:szCs w:val="20"/>
        </w:rPr>
        <w:commentReference w:id="2409"/>
      </w:r>
    </w:p>
    <w:p w14:paraId="2E0C2889" w14:textId="02D97A85" w:rsidR="00BC01AC" w:rsidRDefault="00BC01AC" w:rsidP="00EA3703">
      <w:pPr>
        <w:pStyle w:val="Lijstalinea"/>
        <w:numPr>
          <w:ilvl w:val="0"/>
          <w:numId w:val="105"/>
        </w:numPr>
      </w:pPr>
      <w:r w:rsidRPr="00BC01AC">
        <w:t>Een functioneel beheerder kan een referentietabel (bepaalde tabellen) aanpassen: regels toevoegen en verwijderen, velden aanpassen.</w:t>
      </w:r>
    </w:p>
    <w:p w14:paraId="67F9A801" w14:textId="77777777" w:rsidR="00BD52D2" w:rsidRDefault="00BD52D2" w:rsidP="00BD52D2"/>
    <w:p w14:paraId="5A2A1240" w14:textId="3068F9FC" w:rsidR="00BD52D2" w:rsidRPr="002A3BFC" w:rsidRDefault="005949BA" w:rsidP="00BD52D2">
      <w:pPr>
        <w:rPr>
          <w:lang w:val="en-US"/>
        </w:rPr>
      </w:pPr>
      <w:r w:rsidRPr="002A3BFC">
        <w:rPr>
          <w:lang w:val="en-US"/>
        </w:rPr>
        <w:t>Nice-to-have (o</w:t>
      </w:r>
      <w:r w:rsidR="00FB211D" w:rsidRPr="002A3BFC">
        <w:rPr>
          <w:lang w:val="en-US"/>
        </w:rPr>
        <w:t>f</w:t>
      </w:r>
      <w:r w:rsidRPr="002A3BFC">
        <w:rPr>
          <w:lang w:val="en-US"/>
        </w:rPr>
        <w:t xml:space="preserve"> won’t)</w:t>
      </w:r>
      <w:r w:rsidR="00BD52D2" w:rsidRPr="002A3BFC">
        <w:rPr>
          <w:lang w:val="en-US"/>
        </w:rPr>
        <w:t>:</w:t>
      </w:r>
    </w:p>
    <w:p w14:paraId="10AEEF08" w14:textId="507D2045" w:rsidR="00BD52D2" w:rsidRDefault="00BD52D2" w:rsidP="00BD52D2">
      <w:pPr>
        <w:pStyle w:val="Lijstalinea"/>
        <w:numPr>
          <w:ilvl w:val="0"/>
          <w:numId w:val="106"/>
        </w:numPr>
        <w:rPr>
          <w:ins w:id="2410" w:author="Peter Jansen" w:date="2026-02-26T10:58:00Z" w16du:dateUtc="2026-02-26T09:58:00Z"/>
        </w:rPr>
      </w:pPr>
      <w:commentRangeStart w:id="2411"/>
      <w:commentRangeStart w:id="2412"/>
      <w:commentRangeStart w:id="2413"/>
      <w:commentRangeStart w:id="2414"/>
      <w:r w:rsidRPr="00BD52D2">
        <w:t xml:space="preserve">Een informatieanalist kan een eenvoudige nieuwe registratie (denk aan: 1 </w:t>
      </w:r>
      <w:proofErr w:type="spellStart"/>
      <w:r w:rsidRPr="00BD52D2">
        <w:t>csv</w:t>
      </w:r>
      <w:proofErr w:type="spellEnd"/>
      <w:r w:rsidRPr="00BD52D2">
        <w:t xml:space="preserve"> of </w:t>
      </w:r>
      <w:proofErr w:type="spellStart"/>
      <w:r w:rsidRPr="00BD52D2">
        <w:t>xml</w:t>
      </w:r>
      <w:proofErr w:type="spellEnd"/>
      <w:r w:rsidRPr="00BD52D2">
        <w:t xml:space="preserve"> databestand met 10 variabelen, 10 </w:t>
      </w:r>
      <w:proofErr w:type="spellStart"/>
      <w:r w:rsidRPr="00BD52D2">
        <w:t>standaardvalidaties</w:t>
      </w:r>
      <w:proofErr w:type="spellEnd"/>
      <w:r w:rsidRPr="00BD52D2">
        <w:t>, mutatieopslag zonder complexe logica)</w:t>
      </w:r>
      <w:commentRangeEnd w:id="2411"/>
      <w:r w:rsidRPr="00BD52D2">
        <w:rPr>
          <w:rStyle w:val="Verwijzingopmerking"/>
          <w:sz w:val="22"/>
          <w:szCs w:val="20"/>
        </w:rPr>
        <w:commentReference w:id="2411"/>
      </w:r>
      <w:commentRangeEnd w:id="2412"/>
      <w:r w:rsidRPr="00BD52D2">
        <w:rPr>
          <w:rStyle w:val="Verwijzingopmerking"/>
          <w:sz w:val="22"/>
          <w:szCs w:val="20"/>
        </w:rPr>
        <w:commentReference w:id="2412"/>
      </w:r>
      <w:commentRangeEnd w:id="2413"/>
      <w:r w:rsidRPr="00BD52D2">
        <w:rPr>
          <w:rStyle w:val="Verwijzingopmerking"/>
          <w:sz w:val="22"/>
          <w:szCs w:val="20"/>
        </w:rPr>
        <w:commentReference w:id="2413"/>
      </w:r>
      <w:commentRangeEnd w:id="2414"/>
      <w:r w:rsidR="005949BA" w:rsidRPr="00BD52D2">
        <w:rPr>
          <w:rStyle w:val="Verwijzingopmerking"/>
          <w:sz w:val="22"/>
          <w:szCs w:val="20"/>
        </w:rPr>
        <w:commentReference w:id="2414"/>
      </w:r>
      <w:r w:rsidRPr="00BD52D2">
        <w:t xml:space="preserve"> initieel opzetten binnen 8 uur zonder testen, dit betekent dat een bestand kan worden aangeleverd, op structuur wordt gecontroleerd, wordt getransformeerd voor veldvalidatie en wordt opgeslagen, met maximaal kennis van SQL of </w:t>
      </w:r>
      <w:del w:id="2416" w:author="Peter Jansen" w:date="2026-02-24T10:48:00Z" w16du:dateUtc="2026-02-24T09:48:00Z">
        <w:r w:rsidRPr="00BD52D2" w:rsidDel="004C31C8">
          <w:delText>dmv</w:delText>
        </w:r>
      </w:del>
      <w:ins w:id="2417" w:author="Peter Jansen" w:date="2026-02-24T10:48:00Z" w16du:dateUtc="2026-02-24T09:48:00Z">
        <w:r w:rsidR="004C31C8" w:rsidRPr="00BD52D2">
          <w:t>d.m.v.</w:t>
        </w:r>
      </w:ins>
      <w:r w:rsidRPr="00BD52D2">
        <w:t xml:space="preserve"> een interface</w:t>
      </w:r>
    </w:p>
    <w:p w14:paraId="2F5CFA64" w14:textId="77777777" w:rsidR="00E720E2" w:rsidRPr="00E53389" w:rsidRDefault="00E720E2">
      <w:pPr>
        <w:pStyle w:val="Lijstalinea"/>
        <w:pPrChange w:id="2418" w:author="Peter Jansen" w:date="2026-02-26T10:58:00Z" w16du:dateUtc="2026-02-26T09:58:00Z">
          <w:pPr>
            <w:pStyle w:val="Lijstalinea"/>
            <w:numPr>
              <w:numId w:val="106"/>
            </w:numPr>
            <w:ind w:hanging="360"/>
          </w:pPr>
        </w:pPrChange>
      </w:pPr>
    </w:p>
    <w:p w14:paraId="76884908" w14:textId="66230D3B" w:rsidR="00E720E2" w:rsidRPr="009256A6" w:rsidRDefault="00E720E2">
      <w:pPr>
        <w:pStyle w:val="Kop2"/>
        <w:rPr>
          <w:ins w:id="2419" w:author="Peter Jansen" w:date="2026-02-26T10:57:00Z" w16du:dateUtc="2026-02-26T09:57:00Z"/>
        </w:rPr>
        <w:pPrChange w:id="2420" w:author="Peter Jansen" w:date="2026-02-26T10:58:00Z" w16du:dateUtc="2026-02-26T09:58:00Z">
          <w:pPr/>
        </w:pPrChange>
      </w:pPr>
      <w:bookmarkStart w:id="2421" w:name="_Toc225262655"/>
      <w:ins w:id="2422" w:author="Peter Jansen" w:date="2026-02-26T10:57:00Z" w16du:dateUtc="2026-02-26T09:57:00Z">
        <w:r w:rsidRPr="009256A6">
          <w:t>OTAP/DTAP</w:t>
        </w:r>
        <w:r w:rsidRPr="009256A6">
          <w:rPr>
            <w:rFonts w:ascii="Cambria Math" w:hAnsi="Cambria Math" w:cs="Cambria Math"/>
          </w:rPr>
          <w:t>‑</w:t>
        </w:r>
        <w:r w:rsidRPr="009256A6">
          <w:t>strategie</w:t>
        </w:r>
      </w:ins>
      <w:ins w:id="2423" w:author="Peter Jansen" w:date="2026-02-26T11:02:00Z" w16du:dateUtc="2026-02-26T10:02:00Z">
        <w:r w:rsidR="009256A6" w:rsidRPr="009256A6">
          <w:rPr>
            <w:rPrChange w:id="2424" w:author="Peter Jansen" w:date="2026-02-26T11:02:00Z" w16du:dateUtc="2026-02-26T10:02:00Z">
              <w:rPr>
                <w:lang w:val="en-US"/>
              </w:rPr>
            </w:rPrChange>
          </w:rPr>
          <w:t xml:space="preserve"> en CI</w:t>
        </w:r>
        <w:r w:rsidR="009256A6">
          <w:t>/CD</w:t>
        </w:r>
      </w:ins>
      <w:bookmarkEnd w:id="2421"/>
    </w:p>
    <w:p w14:paraId="2E5ED69E" w14:textId="77777777" w:rsidR="00E720E2" w:rsidRDefault="00E720E2" w:rsidP="00E720E2">
      <w:pPr>
        <w:rPr>
          <w:ins w:id="2425" w:author="Peter Jansen" w:date="2026-02-26T10:57:00Z" w16du:dateUtc="2026-02-26T09:57:00Z"/>
        </w:rPr>
      </w:pPr>
      <w:ins w:id="2426" w:author="Peter Jansen" w:date="2026-02-26T10:57:00Z" w16du:dateUtc="2026-02-26T09:57:00Z">
        <w:r>
          <w:t>De toepassing van een OTAP/DTAP</w:t>
        </w:r>
        <w:r>
          <w:rPr>
            <w:rFonts w:ascii="Cambria Math" w:hAnsi="Cambria Math" w:cs="Cambria Math"/>
          </w:rPr>
          <w:t>‑</w:t>
        </w:r>
        <w:r>
          <w:t>straat vormt een essentieel cross</w:t>
        </w:r>
        <w:r>
          <w:rPr>
            <w:rFonts w:ascii="Cambria Math" w:hAnsi="Cambria Math" w:cs="Cambria Math"/>
          </w:rPr>
          <w:t>‑</w:t>
        </w:r>
        <w:proofErr w:type="spellStart"/>
        <w:r>
          <w:t>cutting</w:t>
        </w:r>
        <w:proofErr w:type="spellEnd"/>
        <w:r>
          <w:t xml:space="preserve"> concept binnen deze solution</w:t>
        </w:r>
        <w:r>
          <w:rPr>
            <w:rFonts w:ascii="Cambria Math" w:hAnsi="Cambria Math" w:cs="Cambria Math"/>
          </w:rPr>
          <w:t>‑</w:t>
        </w:r>
        <w:r>
          <w:t>architectuur. Het beschrijft hoe de verschillende omgevingen binnen de levenscyclus van ontwikkeling, testen, acceptatie en productie worden ingericht en gebruikt. Deze strategie zorgt voor herhaalbaarheid, voorspelbaarheid en kwaliteitsborging binnen het gehele ontwikkel</w:t>
        </w:r>
        <w:r>
          <w:rPr>
            <w:rFonts w:ascii="Cambria Math" w:hAnsi="Cambria Math" w:cs="Cambria Math"/>
          </w:rPr>
          <w:t>‑</w:t>
        </w:r>
        <w:r>
          <w:t xml:space="preserve"> en </w:t>
        </w:r>
        <w:proofErr w:type="spellStart"/>
        <w:r>
          <w:t>deploymentproces</w:t>
        </w:r>
        <w:proofErr w:type="spellEnd"/>
        <w:r>
          <w:t xml:space="preserve">. </w:t>
        </w:r>
      </w:ins>
    </w:p>
    <w:p w14:paraId="075C277F" w14:textId="77777777" w:rsidR="00E720E2" w:rsidRDefault="00E720E2" w:rsidP="00E720E2">
      <w:pPr>
        <w:rPr>
          <w:ins w:id="2427" w:author="Peter Jansen" w:date="2026-02-26T10:57:00Z" w16du:dateUtc="2026-02-26T09:57:00Z"/>
        </w:rPr>
      </w:pPr>
    </w:p>
    <w:p w14:paraId="7563DA2C" w14:textId="77777777" w:rsidR="00E720E2" w:rsidRDefault="00E720E2">
      <w:pPr>
        <w:pStyle w:val="Kop3"/>
        <w:rPr>
          <w:ins w:id="2428" w:author="Peter Jansen" w:date="2026-02-26T10:57:00Z" w16du:dateUtc="2026-02-26T09:57:00Z"/>
        </w:rPr>
        <w:pPrChange w:id="2429" w:author="Peter Jansen" w:date="2026-02-26T10:58:00Z" w16du:dateUtc="2026-02-26T09:58:00Z">
          <w:pPr/>
        </w:pPrChange>
      </w:pPr>
      <w:bookmarkStart w:id="2430" w:name="_Toc225262656"/>
      <w:ins w:id="2431" w:author="Peter Jansen" w:date="2026-02-26T10:57:00Z" w16du:dateUtc="2026-02-26T09:57:00Z">
        <w:r>
          <w:t>Doel en uitgangspunten</w:t>
        </w:r>
        <w:bookmarkEnd w:id="2430"/>
        <w:r>
          <w:t xml:space="preserve"> </w:t>
        </w:r>
      </w:ins>
    </w:p>
    <w:p w14:paraId="6100DD4B" w14:textId="77777777" w:rsidR="00E720E2" w:rsidRDefault="00E720E2" w:rsidP="00E720E2">
      <w:pPr>
        <w:rPr>
          <w:ins w:id="2432" w:author="Peter Jansen" w:date="2026-02-26T10:57:00Z" w16du:dateUtc="2026-02-26T09:57:00Z"/>
        </w:rPr>
      </w:pPr>
      <w:ins w:id="2433" w:author="Peter Jansen" w:date="2026-02-26T10:57:00Z" w16du:dateUtc="2026-02-26T09:57:00Z">
        <w:r>
          <w:t>De OTAP/DTAP</w:t>
        </w:r>
        <w:r>
          <w:rPr>
            <w:rFonts w:ascii="Cambria Math" w:hAnsi="Cambria Math" w:cs="Cambria Math"/>
          </w:rPr>
          <w:t>‑</w:t>
        </w:r>
        <w:r>
          <w:t xml:space="preserve">inrichting is bedoeld om wijzigingen gecontroleerd, veilig en stapsgewijs door de keten te leiden. Belangrijke uitgangspunten daarbij zijn: </w:t>
        </w:r>
      </w:ins>
    </w:p>
    <w:p w14:paraId="3681189F" w14:textId="77777777" w:rsidR="00E720E2" w:rsidRDefault="00E720E2">
      <w:pPr>
        <w:numPr>
          <w:ilvl w:val="0"/>
          <w:numId w:val="106"/>
        </w:numPr>
        <w:rPr>
          <w:ins w:id="2434" w:author="Peter Jansen" w:date="2026-02-26T10:57:00Z" w16du:dateUtc="2026-02-26T09:57:00Z"/>
        </w:rPr>
        <w:pPrChange w:id="2435" w:author="Peter Jansen" w:date="2026-02-26T10:58:00Z" w16du:dateUtc="2026-02-26T09:58:00Z">
          <w:pPr/>
        </w:pPrChange>
      </w:pPr>
      <w:ins w:id="2436" w:author="Peter Jansen" w:date="2026-02-26T10:57:00Z" w16du:dateUtc="2026-02-26T09:57:00Z">
        <w:r w:rsidRPr="00C8339F">
          <w:rPr>
            <w:b/>
            <w:bCs/>
            <w:rPrChange w:id="2437" w:author="Peter Jansen" w:date="2026-02-26T11:31:00Z" w16du:dateUtc="2026-02-26T10:31:00Z">
              <w:rPr/>
            </w:rPrChange>
          </w:rPr>
          <w:t>Scheiding van verantwoordelijkheden:</w:t>
        </w:r>
        <w:r>
          <w:t xml:space="preserve"> elke omgeving heeft een eigen doel, stakeholders en toegangsrechten. </w:t>
        </w:r>
      </w:ins>
    </w:p>
    <w:p w14:paraId="6A1363CE" w14:textId="77777777" w:rsidR="00E720E2" w:rsidRDefault="00E720E2">
      <w:pPr>
        <w:numPr>
          <w:ilvl w:val="0"/>
          <w:numId w:val="106"/>
        </w:numPr>
        <w:rPr>
          <w:ins w:id="2438" w:author="Peter Jansen" w:date="2026-02-26T10:57:00Z" w16du:dateUtc="2026-02-26T09:57:00Z"/>
        </w:rPr>
        <w:pPrChange w:id="2439" w:author="Peter Jansen" w:date="2026-02-26T10:58:00Z" w16du:dateUtc="2026-02-26T09:58:00Z">
          <w:pPr/>
        </w:pPrChange>
      </w:pPr>
      <w:ins w:id="2440" w:author="Peter Jansen" w:date="2026-02-26T10:57:00Z" w16du:dateUtc="2026-02-26T09:57:00Z">
        <w:r w:rsidRPr="00C8339F">
          <w:rPr>
            <w:b/>
            <w:bCs/>
            <w:rPrChange w:id="2441" w:author="Peter Jansen" w:date="2026-02-26T11:31:00Z" w16du:dateUtc="2026-02-26T10:31:00Z">
              <w:rPr/>
            </w:rPrChange>
          </w:rPr>
          <w:lastRenderedPageBreak/>
          <w:t>Beheersbare wijzigingen:</w:t>
        </w:r>
        <w:r>
          <w:t xml:space="preserve"> nieuwe functionaliteit doorloopt alle fasen in dezelfde volgorde, zodat afwijkingen vroegtijdig worden gedetecteerd. </w:t>
        </w:r>
      </w:ins>
    </w:p>
    <w:p w14:paraId="731792EC" w14:textId="77777777" w:rsidR="00E720E2" w:rsidRDefault="00E720E2">
      <w:pPr>
        <w:numPr>
          <w:ilvl w:val="0"/>
          <w:numId w:val="106"/>
        </w:numPr>
        <w:rPr>
          <w:ins w:id="2442" w:author="Peter Jansen" w:date="2026-02-26T10:57:00Z" w16du:dateUtc="2026-02-26T09:57:00Z"/>
        </w:rPr>
        <w:pPrChange w:id="2443" w:author="Peter Jansen" w:date="2026-02-26T10:58:00Z" w16du:dateUtc="2026-02-26T09:58:00Z">
          <w:pPr/>
        </w:pPrChange>
      </w:pPr>
      <w:ins w:id="2444" w:author="Peter Jansen" w:date="2026-02-26T10:57:00Z" w16du:dateUtc="2026-02-26T09:57:00Z">
        <w:r w:rsidRPr="00C8339F">
          <w:rPr>
            <w:b/>
            <w:bCs/>
            <w:rPrChange w:id="2445" w:author="Peter Jansen" w:date="2026-02-26T11:31:00Z" w16du:dateUtc="2026-02-26T10:31:00Z">
              <w:rPr/>
            </w:rPrChange>
          </w:rPr>
          <w:t>Gelijke configuratie waar mogelijk:</w:t>
        </w:r>
        <w:r>
          <w:t xml:space="preserve"> omgevingen zijn zoveel mogelijk identiek geconfigureerd, met uitzondering van bewust ingerichte verschillen (bijvoorbeeld data, schaal of beveiligingsniveau). </w:t>
        </w:r>
      </w:ins>
    </w:p>
    <w:p w14:paraId="5BD67431" w14:textId="77777777" w:rsidR="00E720E2" w:rsidRDefault="00E720E2">
      <w:pPr>
        <w:numPr>
          <w:ilvl w:val="0"/>
          <w:numId w:val="106"/>
        </w:numPr>
        <w:rPr>
          <w:ins w:id="2446" w:author="Peter Jansen" w:date="2026-02-26T10:57:00Z" w16du:dateUtc="2026-02-26T09:57:00Z"/>
        </w:rPr>
        <w:pPrChange w:id="2447" w:author="Peter Jansen" w:date="2026-02-26T10:58:00Z" w16du:dateUtc="2026-02-26T09:58:00Z">
          <w:pPr/>
        </w:pPrChange>
      </w:pPr>
      <w:ins w:id="2448" w:author="Peter Jansen" w:date="2026-02-26T10:57:00Z" w16du:dateUtc="2026-02-26T09:57:00Z">
        <w:r w:rsidRPr="00C8339F">
          <w:rPr>
            <w:b/>
            <w:bCs/>
            <w:rPrChange w:id="2449" w:author="Peter Jansen" w:date="2026-02-26T11:31:00Z" w16du:dateUtc="2026-02-26T10:31:00Z">
              <w:rPr/>
            </w:rPrChange>
          </w:rPr>
          <w:t>Automatisering-first:</w:t>
        </w:r>
        <w:r>
          <w:t xml:space="preserve"> </w:t>
        </w:r>
        <w:proofErr w:type="spellStart"/>
        <w:r>
          <w:t>deployments</w:t>
        </w:r>
        <w:proofErr w:type="spellEnd"/>
        <w:r>
          <w:t xml:space="preserve">, configuratiebeheer en testen worden maximaal geautomatiseerd om kwaliteit en herhaalbaarheid te borgen. </w:t>
        </w:r>
      </w:ins>
    </w:p>
    <w:p w14:paraId="4D346466" w14:textId="77777777" w:rsidR="00E720E2" w:rsidRDefault="00E720E2" w:rsidP="00E720E2">
      <w:pPr>
        <w:rPr>
          <w:ins w:id="2450" w:author="Peter Jansen" w:date="2026-02-26T10:57:00Z" w16du:dateUtc="2026-02-26T09:57:00Z"/>
        </w:rPr>
      </w:pPr>
    </w:p>
    <w:p w14:paraId="6DFC8CC5" w14:textId="77777777" w:rsidR="00E720E2" w:rsidRDefault="00E720E2">
      <w:pPr>
        <w:pStyle w:val="Kop3"/>
        <w:rPr>
          <w:ins w:id="2451" w:author="Peter Jansen" w:date="2026-02-26T10:57:00Z" w16du:dateUtc="2026-02-26T09:57:00Z"/>
        </w:rPr>
        <w:pPrChange w:id="2452" w:author="Peter Jansen" w:date="2026-02-26T10:59:00Z" w16du:dateUtc="2026-02-26T09:59:00Z">
          <w:pPr/>
        </w:pPrChange>
      </w:pPr>
      <w:bookmarkStart w:id="2453" w:name="_Toc225262657"/>
      <w:ins w:id="2454" w:author="Peter Jansen" w:date="2026-02-26T10:57:00Z" w16du:dateUtc="2026-02-26T09:57:00Z">
        <w:r>
          <w:t>Omgevingen en hun rol</w:t>
        </w:r>
        <w:bookmarkEnd w:id="2453"/>
        <w:r>
          <w:t xml:space="preserve"> </w:t>
        </w:r>
      </w:ins>
    </w:p>
    <w:p w14:paraId="0B00BFE7" w14:textId="77777777" w:rsidR="00E720E2" w:rsidRDefault="00E720E2">
      <w:pPr>
        <w:numPr>
          <w:ilvl w:val="0"/>
          <w:numId w:val="199"/>
        </w:numPr>
        <w:rPr>
          <w:ins w:id="2455" w:author="Peter Jansen" w:date="2026-02-26T10:57:00Z" w16du:dateUtc="2026-02-26T09:57:00Z"/>
        </w:rPr>
        <w:pPrChange w:id="2456" w:author="Peter Jansen" w:date="2026-02-26T10:59:00Z" w16du:dateUtc="2026-02-26T09:59:00Z">
          <w:pPr/>
        </w:pPrChange>
      </w:pPr>
      <w:ins w:id="2457" w:author="Peter Jansen" w:date="2026-02-26T10:57:00Z" w16du:dateUtc="2026-02-26T09:57:00Z">
        <w:r w:rsidRPr="00C8339F">
          <w:rPr>
            <w:b/>
            <w:bCs/>
            <w:rPrChange w:id="2458" w:author="Peter Jansen" w:date="2026-02-26T11:31:00Z" w16du:dateUtc="2026-02-26T10:31:00Z">
              <w:rPr/>
            </w:rPrChange>
          </w:rPr>
          <w:t>Development (D):</w:t>
        </w:r>
        <w:r>
          <w:t xml:space="preserve"> primaire omgeving voor ontwikkelaars. Hier worden nieuwe features gebouwd, lokaal getest en geïntegreerd met minimale veiligheids- en performance-eisen. </w:t>
        </w:r>
      </w:ins>
    </w:p>
    <w:p w14:paraId="3269FE2F" w14:textId="77777777" w:rsidR="00E720E2" w:rsidRDefault="00E720E2">
      <w:pPr>
        <w:numPr>
          <w:ilvl w:val="0"/>
          <w:numId w:val="199"/>
        </w:numPr>
        <w:rPr>
          <w:ins w:id="2459" w:author="Peter Jansen" w:date="2026-02-26T10:57:00Z" w16du:dateUtc="2026-02-26T09:57:00Z"/>
        </w:rPr>
        <w:pPrChange w:id="2460" w:author="Peter Jansen" w:date="2026-02-26T10:59:00Z" w16du:dateUtc="2026-02-26T09:59:00Z">
          <w:pPr/>
        </w:pPrChange>
      </w:pPr>
      <w:ins w:id="2461" w:author="Peter Jansen" w:date="2026-02-26T10:57:00Z" w16du:dateUtc="2026-02-26T09:57:00Z">
        <w:r w:rsidRPr="00C8339F">
          <w:rPr>
            <w:b/>
            <w:bCs/>
            <w:rPrChange w:id="2462" w:author="Peter Jansen" w:date="2026-02-26T11:31:00Z" w16du:dateUtc="2026-02-26T10:31:00Z">
              <w:rPr/>
            </w:rPrChange>
          </w:rPr>
          <w:t>Test (T):</w:t>
        </w:r>
        <w:r>
          <w:t xml:space="preserve"> gecontroleerde omgeving voor functionele en technische testen, inclusief geautomatiseerde regres- en integratietesten. </w:t>
        </w:r>
      </w:ins>
    </w:p>
    <w:p w14:paraId="3BFA9073" w14:textId="77777777" w:rsidR="00E720E2" w:rsidRDefault="00E720E2">
      <w:pPr>
        <w:numPr>
          <w:ilvl w:val="0"/>
          <w:numId w:val="199"/>
        </w:numPr>
        <w:rPr>
          <w:ins w:id="2463" w:author="Peter Jansen" w:date="2026-02-26T10:57:00Z" w16du:dateUtc="2026-02-26T09:57:00Z"/>
        </w:rPr>
        <w:pPrChange w:id="2464" w:author="Peter Jansen" w:date="2026-02-26T10:59:00Z" w16du:dateUtc="2026-02-26T09:59:00Z">
          <w:pPr/>
        </w:pPrChange>
      </w:pPr>
      <w:ins w:id="2465" w:author="Peter Jansen" w:date="2026-02-26T10:57:00Z" w16du:dateUtc="2026-02-26T09:57:00Z">
        <w:r w:rsidRPr="00C8339F">
          <w:rPr>
            <w:b/>
            <w:bCs/>
            <w:rPrChange w:id="2466" w:author="Peter Jansen" w:date="2026-02-26T11:31:00Z" w16du:dateUtc="2026-02-26T10:31:00Z">
              <w:rPr/>
            </w:rPrChange>
          </w:rPr>
          <w:t>Acceptatie (A):</w:t>
        </w:r>
        <w:r>
          <w:t xml:space="preserve"> representatieve productie-omgeving voor ketentesten, gebruikersacceptatie, performance</w:t>
        </w:r>
        <w:r w:rsidRPr="00F56910">
          <w:rPr>
            <w:rFonts w:ascii="Cambria Math" w:hAnsi="Cambria Math" w:cs="Cambria Math"/>
          </w:rPr>
          <w:t>‑</w:t>
        </w:r>
        <w:r>
          <w:t xml:space="preserve"> en beveiligingstesten. </w:t>
        </w:r>
      </w:ins>
    </w:p>
    <w:p w14:paraId="6EDF5FB7" w14:textId="77777777" w:rsidR="00E720E2" w:rsidRDefault="00E720E2">
      <w:pPr>
        <w:numPr>
          <w:ilvl w:val="0"/>
          <w:numId w:val="199"/>
        </w:numPr>
        <w:rPr>
          <w:ins w:id="2467" w:author="Peter Jansen" w:date="2026-02-26T10:57:00Z" w16du:dateUtc="2026-02-26T09:57:00Z"/>
        </w:rPr>
        <w:pPrChange w:id="2468" w:author="Peter Jansen" w:date="2026-02-26T10:59:00Z" w16du:dateUtc="2026-02-26T09:59:00Z">
          <w:pPr/>
        </w:pPrChange>
      </w:pPr>
      <w:ins w:id="2469" w:author="Peter Jansen" w:date="2026-02-26T10:57:00Z" w16du:dateUtc="2026-02-26T09:57:00Z">
        <w:r w:rsidRPr="00C8339F">
          <w:rPr>
            <w:b/>
            <w:bCs/>
            <w:rPrChange w:id="2470" w:author="Peter Jansen" w:date="2026-02-26T11:31:00Z" w16du:dateUtc="2026-02-26T10:31:00Z">
              <w:rPr/>
            </w:rPrChange>
          </w:rPr>
          <w:t>Productie (P):</w:t>
        </w:r>
        <w:r>
          <w:t xml:space="preserve"> de liveomgeving waarin de toepassing operationeel is. Alleen volledig gevalideerde en geaccepteerde releases worden hier uitgerold. </w:t>
        </w:r>
      </w:ins>
    </w:p>
    <w:p w14:paraId="0A67EF29" w14:textId="77777777" w:rsidR="00E720E2" w:rsidRDefault="00E720E2" w:rsidP="00E720E2">
      <w:pPr>
        <w:rPr>
          <w:ins w:id="2471" w:author="Peter Jansen" w:date="2026-02-26T10:57:00Z" w16du:dateUtc="2026-02-26T09:57:00Z"/>
        </w:rPr>
      </w:pPr>
    </w:p>
    <w:p w14:paraId="504EBF27" w14:textId="77777777" w:rsidR="00E720E2" w:rsidRDefault="00E720E2">
      <w:pPr>
        <w:pStyle w:val="Kop3"/>
        <w:rPr>
          <w:ins w:id="2472" w:author="Peter Jansen" w:date="2026-02-26T10:57:00Z" w16du:dateUtc="2026-02-26T09:57:00Z"/>
        </w:rPr>
        <w:pPrChange w:id="2473" w:author="Peter Jansen" w:date="2026-02-26T10:59:00Z" w16du:dateUtc="2026-02-26T09:59:00Z">
          <w:pPr/>
        </w:pPrChange>
      </w:pPr>
      <w:bookmarkStart w:id="2474" w:name="_Toc225262658"/>
      <w:ins w:id="2475" w:author="Peter Jansen" w:date="2026-02-26T10:57:00Z" w16du:dateUtc="2026-02-26T09:57:00Z">
        <w:r>
          <w:t>Relatie met release</w:t>
        </w:r>
        <w:r>
          <w:rPr>
            <w:rFonts w:ascii="Cambria Math" w:hAnsi="Cambria Math" w:cs="Cambria Math"/>
          </w:rPr>
          <w:t>‑</w:t>
        </w:r>
        <w:r>
          <w:t xml:space="preserve"> en </w:t>
        </w:r>
        <w:proofErr w:type="spellStart"/>
        <w:r>
          <w:t>deploymentproces</w:t>
        </w:r>
        <w:bookmarkEnd w:id="2474"/>
        <w:proofErr w:type="spellEnd"/>
        <w:r>
          <w:t xml:space="preserve"> </w:t>
        </w:r>
      </w:ins>
    </w:p>
    <w:p w14:paraId="679C7099" w14:textId="160D0A21" w:rsidR="00E720E2" w:rsidRDefault="00E720E2" w:rsidP="00E720E2">
      <w:pPr>
        <w:rPr>
          <w:ins w:id="2476" w:author="Peter Jansen" w:date="2026-02-26T10:57:00Z" w16du:dateUtc="2026-02-26T09:57:00Z"/>
        </w:rPr>
      </w:pPr>
      <w:ins w:id="2477" w:author="Peter Jansen" w:date="2026-02-26T10:57:00Z" w16du:dateUtc="2026-02-26T09:57:00Z">
        <w:r>
          <w:t>De OTAP/DTAP</w:t>
        </w:r>
        <w:r>
          <w:rPr>
            <w:rFonts w:ascii="Cambria Math" w:hAnsi="Cambria Math" w:cs="Cambria Math"/>
          </w:rPr>
          <w:t>‑</w:t>
        </w:r>
        <w:r>
          <w:t xml:space="preserve">strategie </w:t>
        </w:r>
      </w:ins>
      <w:r w:rsidR="00FF2D27">
        <w:t xml:space="preserve">wordt </w:t>
      </w:r>
      <w:ins w:id="2478" w:author="Peter Jansen" w:date="2026-02-26T10:57:00Z" w16du:dateUtc="2026-02-26T09:57:00Z">
        <w:r>
          <w:t>ondersteun</w:t>
        </w:r>
      </w:ins>
      <w:r w:rsidR="00FF2D27">
        <w:t>d door</w:t>
      </w:r>
      <w:ins w:id="2479" w:author="Peter Jansen" w:date="2026-02-26T10:57:00Z" w16du:dateUtc="2026-02-26T09:57:00Z">
        <w:r>
          <w:t xml:space="preserve"> een gestandaardiseerde </w:t>
        </w:r>
        <w:proofErr w:type="spellStart"/>
        <w:r>
          <w:t>deploymentpipeline</w:t>
        </w:r>
        <w:proofErr w:type="spellEnd"/>
        <w:r>
          <w:t>. Elke wijziging doorloopt dezelfde promotieroute door de omgevingen. Dit voorkomt ongecontroleerde wijzigingen, verkleint risico</w:t>
        </w:r>
        <w:r>
          <w:rPr>
            <w:rFonts w:cs="Arial"/>
          </w:rPr>
          <w:t>’</w:t>
        </w:r>
        <w:r>
          <w:t>s op verstoringen en cre</w:t>
        </w:r>
        <w:r>
          <w:rPr>
            <w:rFonts w:cs="Arial"/>
          </w:rPr>
          <w:t>ë</w:t>
        </w:r>
        <w:r>
          <w:t xml:space="preserve">ert traceerbaarheid in elke stap. </w:t>
        </w:r>
      </w:ins>
    </w:p>
    <w:p w14:paraId="7798820F" w14:textId="77777777" w:rsidR="00E720E2" w:rsidRDefault="00E720E2" w:rsidP="00E720E2">
      <w:pPr>
        <w:rPr>
          <w:ins w:id="2480" w:author="Peter Jansen" w:date="2026-02-26T10:57:00Z" w16du:dateUtc="2026-02-26T09:57:00Z"/>
        </w:rPr>
      </w:pPr>
    </w:p>
    <w:p w14:paraId="30C2698B" w14:textId="6764EC26" w:rsidR="00E720E2" w:rsidRDefault="00862D49" w:rsidP="00E720E2">
      <w:pPr>
        <w:rPr>
          <w:ins w:id="2481" w:author="Peter Jansen" w:date="2026-02-26T10:57:00Z" w16du:dateUtc="2026-02-26T09:57:00Z"/>
        </w:rPr>
      </w:pPr>
      <w:r>
        <w:t>Er</w:t>
      </w:r>
      <w:ins w:id="2482" w:author="Peter Jansen" w:date="2026-02-26T10:57:00Z" w16du:dateUtc="2026-02-26T09:57:00Z">
        <w:r w:rsidR="00E720E2">
          <w:t xml:space="preserve"> wordt gebruikgemaakt van: </w:t>
        </w:r>
      </w:ins>
    </w:p>
    <w:p w14:paraId="1BCC6D81" w14:textId="7A9F811A" w:rsidR="00E720E2" w:rsidRDefault="00E720E2">
      <w:pPr>
        <w:numPr>
          <w:ilvl w:val="0"/>
          <w:numId w:val="200"/>
        </w:numPr>
        <w:rPr>
          <w:ins w:id="2483" w:author="Peter Jansen" w:date="2026-02-26T10:57:00Z" w16du:dateUtc="2026-02-26T09:57:00Z"/>
        </w:rPr>
        <w:pPrChange w:id="2484" w:author="Peter Jansen" w:date="2026-02-26T10:59:00Z" w16du:dateUtc="2026-02-26T09:59:00Z">
          <w:pPr/>
        </w:pPrChange>
      </w:pPr>
      <w:ins w:id="2485" w:author="Peter Jansen" w:date="2026-02-26T10:57:00Z" w16du:dateUtc="2026-02-26T09:57:00Z">
        <w:r>
          <w:t>CI/CD</w:t>
        </w:r>
        <w:r w:rsidRPr="00F56910">
          <w:rPr>
            <w:rFonts w:ascii="Cambria Math" w:hAnsi="Cambria Math" w:cs="Cambria Math"/>
          </w:rPr>
          <w:t>‑</w:t>
        </w:r>
        <w:proofErr w:type="spellStart"/>
        <w:r>
          <w:t>pipelines</w:t>
        </w:r>
        <w:proofErr w:type="spellEnd"/>
        <w:r>
          <w:t xml:space="preserve"> voor </w:t>
        </w:r>
        <w:proofErr w:type="spellStart"/>
        <w:r>
          <w:t>build</w:t>
        </w:r>
        <w:proofErr w:type="spellEnd"/>
        <w:r>
          <w:t xml:space="preserve">, test en </w:t>
        </w:r>
        <w:proofErr w:type="spellStart"/>
        <w:r>
          <w:t>deployment</w:t>
        </w:r>
      </w:ins>
      <w:proofErr w:type="spellEnd"/>
      <w:ins w:id="2486" w:author="Peter Jansen" w:date="2026-02-26T11:32:00Z" w16du:dateUtc="2026-02-26T10:32:00Z">
        <w:r w:rsidR="00FD4E73">
          <w:t>;</w:t>
        </w:r>
      </w:ins>
    </w:p>
    <w:p w14:paraId="4D56F0B4" w14:textId="6FE712F8" w:rsidR="00E720E2" w:rsidRDefault="00E720E2">
      <w:pPr>
        <w:numPr>
          <w:ilvl w:val="0"/>
          <w:numId w:val="200"/>
        </w:numPr>
        <w:rPr>
          <w:ins w:id="2487" w:author="Peter Jansen" w:date="2026-02-26T10:57:00Z" w16du:dateUtc="2026-02-26T09:57:00Z"/>
        </w:rPr>
        <w:pPrChange w:id="2488" w:author="Peter Jansen" w:date="2026-02-26T10:59:00Z" w16du:dateUtc="2026-02-26T09:59:00Z">
          <w:pPr/>
        </w:pPrChange>
      </w:pPr>
      <w:proofErr w:type="spellStart"/>
      <w:ins w:id="2489" w:author="Peter Jansen" w:date="2026-02-26T10:57:00Z" w16du:dateUtc="2026-02-26T09:57:00Z">
        <w:r>
          <w:t>Infrastructure</w:t>
        </w:r>
        <w:proofErr w:type="spellEnd"/>
        <w:r w:rsidRPr="00F56910">
          <w:rPr>
            <w:rFonts w:ascii="Cambria Math" w:hAnsi="Cambria Math" w:cs="Cambria Math"/>
          </w:rPr>
          <w:t>‑</w:t>
        </w:r>
        <w:r>
          <w:t>as</w:t>
        </w:r>
        <w:r w:rsidRPr="00F56910">
          <w:rPr>
            <w:rFonts w:ascii="Cambria Math" w:hAnsi="Cambria Math" w:cs="Cambria Math"/>
          </w:rPr>
          <w:t>‑</w:t>
        </w:r>
        <w:r>
          <w:t xml:space="preserve">Code voor voorspelbare en reproduceerbare </w:t>
        </w:r>
        <w:proofErr w:type="spellStart"/>
        <w:r>
          <w:t>omgevingconfiguraties</w:t>
        </w:r>
      </w:ins>
      <w:proofErr w:type="spellEnd"/>
      <w:ins w:id="2490" w:author="Peter Jansen" w:date="2026-02-26T11:32:00Z" w16du:dateUtc="2026-02-26T10:32:00Z">
        <w:r w:rsidR="00FD4E73">
          <w:t>;</w:t>
        </w:r>
      </w:ins>
    </w:p>
    <w:p w14:paraId="5AFE3858" w14:textId="10B55F2D" w:rsidR="00E720E2" w:rsidRDefault="00E720E2">
      <w:pPr>
        <w:numPr>
          <w:ilvl w:val="0"/>
          <w:numId w:val="200"/>
        </w:numPr>
        <w:rPr>
          <w:ins w:id="2491" w:author="Peter Jansen" w:date="2026-02-26T10:57:00Z" w16du:dateUtc="2026-02-26T09:57:00Z"/>
        </w:rPr>
        <w:pPrChange w:id="2492" w:author="Peter Jansen" w:date="2026-02-26T10:59:00Z" w16du:dateUtc="2026-02-26T09:59:00Z">
          <w:pPr/>
        </w:pPrChange>
      </w:pPr>
      <w:ins w:id="2493" w:author="Peter Jansen" w:date="2026-02-26T10:57:00Z" w16du:dateUtc="2026-02-26T09:57:00Z">
        <w:r>
          <w:t>Automatische kwaliteitschecks bij elke stap in de pipeline</w:t>
        </w:r>
      </w:ins>
      <w:ins w:id="2494" w:author="Peter Jansen" w:date="2026-02-26T11:32:00Z" w16du:dateUtc="2026-02-26T10:32:00Z">
        <w:r w:rsidR="00FD4E73">
          <w:t>;</w:t>
        </w:r>
      </w:ins>
    </w:p>
    <w:p w14:paraId="7E232901" w14:textId="77777777" w:rsidR="00E720E2" w:rsidRDefault="00E720E2" w:rsidP="00E720E2">
      <w:pPr>
        <w:rPr>
          <w:ins w:id="2495" w:author="Peter Jansen" w:date="2026-02-26T10:57:00Z" w16du:dateUtc="2026-02-26T09:57:00Z"/>
        </w:rPr>
      </w:pPr>
    </w:p>
    <w:p w14:paraId="25E8F504" w14:textId="51A69156" w:rsidR="00E720E2" w:rsidRDefault="00E720E2" w:rsidP="00E720E2">
      <w:pPr>
        <w:rPr>
          <w:ins w:id="2496" w:author="Peter Jansen" w:date="2026-02-26T10:57:00Z" w16du:dateUtc="2026-02-26T09:57:00Z"/>
        </w:rPr>
      </w:pPr>
      <w:ins w:id="2497" w:author="Peter Jansen" w:date="2026-02-26T10:57:00Z" w16du:dateUtc="2026-02-26T09:57:00Z">
        <w:r>
          <w:t>De scheiding van omgevingen sluit aan bij het beveiligingsmodel. Test</w:t>
        </w:r>
        <w:r>
          <w:rPr>
            <w:rFonts w:ascii="Cambria Math" w:hAnsi="Cambria Math" w:cs="Cambria Math"/>
          </w:rPr>
          <w:t>‑</w:t>
        </w:r>
        <w:r>
          <w:t xml:space="preserve"> en acceptatie-omgevingen maken waar mogelijk gebruik van geanonimiseerde of gesynthetiseerde data. Productiedata wordt uitsluitend gebruikt binnen de productieomgeving, tenzij expliciet toegestaan via streng beveiligde </w:t>
        </w:r>
        <w:proofErr w:type="spellStart"/>
        <w:r>
          <w:t>datamasking</w:t>
        </w:r>
      </w:ins>
      <w:proofErr w:type="spellEnd"/>
      <w:ins w:id="2498" w:author="Peter Jansen" w:date="2026-02-26T11:00:00Z" w16du:dateUtc="2026-02-26T10:00:00Z">
        <w:r w:rsidR="00EF5E7B">
          <w:t>/</w:t>
        </w:r>
        <w:proofErr w:type="spellStart"/>
        <w:r w:rsidR="00EF5E7B">
          <w:t>pseudon</w:t>
        </w:r>
        <w:r w:rsidR="004565DC">
          <w:t>i</w:t>
        </w:r>
        <w:r w:rsidR="00EF5E7B">
          <w:t>mis</w:t>
        </w:r>
        <w:r w:rsidR="004565DC">
          <w:t>a</w:t>
        </w:r>
      </w:ins>
      <w:ins w:id="2499" w:author="Peter Jansen" w:date="2026-02-26T11:01:00Z" w16du:dateUtc="2026-02-26T10:01:00Z">
        <w:r w:rsidR="004565DC">
          <w:t>tie</w:t>
        </w:r>
      </w:ins>
      <w:proofErr w:type="spellEnd"/>
      <w:ins w:id="2500" w:author="Peter Jansen" w:date="2026-02-26T11:28:00Z" w16du:dateUtc="2026-02-26T10:28:00Z">
        <w:r w:rsidR="007E55C8">
          <w:t>/</w:t>
        </w:r>
      </w:ins>
      <w:proofErr w:type="spellStart"/>
      <w:ins w:id="2501" w:author="Peter Jansen" w:date="2026-02-26T11:00:00Z" w16du:dateUtc="2026-02-26T10:00:00Z">
        <w:r w:rsidR="004565DC">
          <w:t>anonimisatie</w:t>
        </w:r>
      </w:ins>
      <w:proofErr w:type="spellEnd"/>
      <w:ins w:id="2502" w:author="Peter Jansen" w:date="2026-02-26T10:57:00Z" w16du:dateUtc="2026-02-26T09:57:00Z">
        <w:r>
          <w:rPr>
            <w:rFonts w:ascii="Cambria Math" w:hAnsi="Cambria Math" w:cs="Cambria Math"/>
          </w:rPr>
          <w:t>‑</w:t>
        </w:r>
        <w:r>
          <w:t xml:space="preserve">processen. </w:t>
        </w:r>
      </w:ins>
    </w:p>
    <w:p w14:paraId="750C526C" w14:textId="77777777" w:rsidR="00E720E2" w:rsidRDefault="00E720E2" w:rsidP="00E720E2">
      <w:pPr>
        <w:rPr>
          <w:ins w:id="2503" w:author="Peter Jansen" w:date="2026-02-26T10:57:00Z" w16du:dateUtc="2026-02-26T09:57:00Z"/>
        </w:rPr>
      </w:pPr>
    </w:p>
    <w:p w14:paraId="74C2ED5F" w14:textId="77777777" w:rsidR="00E720E2" w:rsidRDefault="00E720E2">
      <w:pPr>
        <w:pStyle w:val="Kop3"/>
        <w:rPr>
          <w:ins w:id="2504" w:author="Peter Jansen" w:date="2026-02-26T10:57:00Z" w16du:dateUtc="2026-02-26T09:57:00Z"/>
        </w:rPr>
        <w:pPrChange w:id="2505" w:author="Peter Jansen" w:date="2026-02-26T11:01:00Z" w16du:dateUtc="2026-02-26T10:01:00Z">
          <w:pPr/>
        </w:pPrChange>
      </w:pPr>
      <w:bookmarkStart w:id="2506" w:name="_Toc225262659"/>
      <w:ins w:id="2507" w:author="Peter Jansen" w:date="2026-02-26T10:57:00Z" w16du:dateUtc="2026-02-26T09:57:00Z">
        <w:r>
          <w:t xml:space="preserve">Beheer en </w:t>
        </w:r>
        <w:proofErr w:type="spellStart"/>
        <w:r>
          <w:t>lifecycle</w:t>
        </w:r>
        <w:bookmarkEnd w:id="2506"/>
        <w:proofErr w:type="spellEnd"/>
        <w:r>
          <w:t xml:space="preserve"> </w:t>
        </w:r>
      </w:ins>
    </w:p>
    <w:p w14:paraId="7C6A3825" w14:textId="655F3D3B" w:rsidR="007E43E0" w:rsidRDefault="00E720E2" w:rsidP="00E720E2">
      <w:pPr>
        <w:rPr>
          <w:ins w:id="2508" w:author="Peter Jansen" w:date="2026-03-03T09:16:00Z" w16du:dateUtc="2026-03-03T08:16:00Z"/>
        </w:rPr>
      </w:pPr>
      <w:ins w:id="2509" w:author="Peter Jansen" w:date="2026-02-26T10:57:00Z" w16du:dateUtc="2026-02-26T09:57:00Z">
        <w:r>
          <w:t>De OTAP/DTAP</w:t>
        </w:r>
        <w:r>
          <w:rPr>
            <w:rFonts w:ascii="Cambria Math" w:hAnsi="Cambria Math" w:cs="Cambria Math"/>
          </w:rPr>
          <w:t>‑</w:t>
        </w:r>
        <w:r>
          <w:t>opzet vormt een integraal onderdeel van beheerprocessen, waaronder incidentmanagement, wijzigingsbeheer en releaseplanning. Omgevingen worden actief gemonitord, met duidelijke afspraken over beschikbaarheid, onderhoudsvensters en verantwoordelijkheden.</w:t>
        </w:r>
      </w:ins>
    </w:p>
    <w:p w14:paraId="4FECA76C" w14:textId="77777777" w:rsidR="00CD7DCB" w:rsidRDefault="00CD7DCB" w:rsidP="00E720E2">
      <w:pPr>
        <w:rPr>
          <w:highlight w:val="yellow"/>
        </w:rPr>
      </w:pPr>
    </w:p>
    <w:p w14:paraId="458549BE" w14:textId="41380461" w:rsidR="00CD7DCB" w:rsidRPr="00BF5845" w:rsidRDefault="00CD7DCB" w:rsidP="00CD7DCB">
      <w:pPr>
        <w:pStyle w:val="Kop2"/>
        <w:rPr>
          <w:ins w:id="2510" w:author="Peter Jansen" w:date="2026-03-03T09:16:00Z" w16du:dateUtc="2026-03-03T08:16:00Z"/>
        </w:rPr>
      </w:pPr>
      <w:bookmarkStart w:id="2511" w:name="_Toc225262660"/>
      <w:ins w:id="2512" w:author="Peter Jansen" w:date="2026-03-03T09:16:00Z" w16du:dateUtc="2026-03-03T08:16:00Z">
        <w:r>
          <w:t>M</w:t>
        </w:r>
        <w:r w:rsidRPr="00BF5845">
          <w:t>igratie</w:t>
        </w:r>
        <w:bookmarkEnd w:id="2511"/>
      </w:ins>
    </w:p>
    <w:p w14:paraId="256AD791" w14:textId="77777777" w:rsidR="00CD7DCB" w:rsidRPr="00BF5845" w:rsidRDefault="00CD7DCB" w:rsidP="00CD7DCB">
      <w:pPr>
        <w:rPr>
          <w:ins w:id="2513" w:author="Peter Jansen" w:date="2026-03-03T09:16:00Z" w16du:dateUtc="2026-03-03T08:16:00Z"/>
        </w:rPr>
      </w:pPr>
      <w:ins w:id="2514" w:author="Peter Jansen" w:date="2026-03-03T09:16:00Z" w16du:dateUtc="2026-03-03T08:16:00Z">
        <w:r w:rsidRPr="00BF5845">
          <w:t>Om van de huidige situatie naar de doelsituatie gaan zijn een n-tal fundamenteel verschillende routes mogelijk:</w:t>
        </w:r>
      </w:ins>
    </w:p>
    <w:p w14:paraId="0EDC8B7A" w14:textId="77777777" w:rsidR="00CD7DCB" w:rsidRPr="00BF5845" w:rsidRDefault="00CD7DCB" w:rsidP="00CD7DCB">
      <w:pPr>
        <w:pStyle w:val="Lijstalinea"/>
        <w:numPr>
          <w:ilvl w:val="0"/>
          <w:numId w:val="20"/>
        </w:numPr>
        <w:rPr>
          <w:ins w:id="2515" w:author="Peter Jansen" w:date="2026-03-03T09:16:00Z" w16du:dateUtc="2026-03-03T08:16:00Z"/>
        </w:rPr>
      </w:pPr>
      <w:ins w:id="2516" w:author="Peter Jansen" w:date="2026-03-03T09:16:00Z" w16du:dateUtc="2026-03-03T08:16:00Z">
        <w:r w:rsidRPr="00BF5845">
          <w:t>Datastroom voor datastroom overzetten naar nieuwe techniek en modulaire architectuur.</w:t>
        </w:r>
        <w:commentRangeStart w:id="2517"/>
        <w:commentRangeStart w:id="2518"/>
        <w:commentRangeEnd w:id="2517"/>
        <w:r w:rsidRPr="00BF5845">
          <w:rPr>
            <w:rStyle w:val="Verwijzingopmerking"/>
            <w:sz w:val="22"/>
            <w:szCs w:val="20"/>
          </w:rPr>
          <w:commentReference w:id="2517"/>
        </w:r>
        <w:commentRangeEnd w:id="2518"/>
        <w:r w:rsidRPr="00BF5845">
          <w:rPr>
            <w:rStyle w:val="Verwijzingopmerking"/>
            <w:sz w:val="22"/>
            <w:szCs w:val="20"/>
          </w:rPr>
          <w:commentReference w:id="2518"/>
        </w:r>
      </w:ins>
    </w:p>
    <w:p w14:paraId="3DDF8AD5" w14:textId="77777777" w:rsidR="00CD7DCB" w:rsidRPr="00BF5845" w:rsidRDefault="00CD7DCB" w:rsidP="00CD7DCB">
      <w:pPr>
        <w:pStyle w:val="Lijstalinea"/>
        <w:numPr>
          <w:ilvl w:val="0"/>
          <w:numId w:val="20"/>
        </w:numPr>
        <w:rPr>
          <w:ins w:id="2519" w:author="Peter Jansen" w:date="2026-03-03T09:16:00Z" w16du:dateUtc="2026-03-03T08:16:00Z"/>
        </w:rPr>
      </w:pPr>
      <w:ins w:id="2520" w:author="Peter Jansen" w:date="2026-03-03T09:16:00Z" w16du:dateUtc="2026-03-03T08:16:00Z">
        <w:r w:rsidRPr="00BF5845">
          <w:t xml:space="preserve">Technische vervanging van de huidige straat door een </w:t>
        </w:r>
        <w:proofErr w:type="spellStart"/>
        <w:r w:rsidRPr="00BF5845">
          <w:t>procode</w:t>
        </w:r>
        <w:proofErr w:type="spellEnd"/>
        <w:r w:rsidRPr="00BF5845">
          <w:t>/highcode oplossing voor ETL-orkestratie, daarna pas omzetten naar de modulaire architectuur.</w:t>
        </w:r>
      </w:ins>
    </w:p>
    <w:p w14:paraId="42710DE2" w14:textId="11535D82" w:rsidR="00372C0C" w:rsidDel="00102854" w:rsidRDefault="00372C0C" w:rsidP="004A1551">
      <w:pPr>
        <w:pStyle w:val="Lijstalinea"/>
        <w:rPr>
          <w:del w:id="2521" w:author="Peter Jansen" w:date="2026-02-19T12:58:00Z" w16du:dateUtc="2026-02-19T11:58:00Z"/>
        </w:rPr>
      </w:pPr>
      <w:del w:id="2522" w:author="Peter Jansen" w:date="2026-02-19T12:58:00Z" w16du:dateUtc="2026-02-19T11:58:00Z">
        <w:r w:rsidRPr="007A226A">
          <w:rPr>
            <w:highlight w:val="yellow"/>
          </w:rPr>
          <w:lastRenderedPageBreak/>
          <w:delText>&lt;Invullen hoe dit mechanisme gaat werken</w:delText>
        </w:r>
        <w:r w:rsidR="00502492" w:rsidRPr="007A226A">
          <w:rPr>
            <w:highlight w:val="yellow"/>
          </w:rPr>
          <w:delText>&gt;</w:delText>
        </w:r>
      </w:del>
    </w:p>
    <w:p w14:paraId="72BCFB9E" w14:textId="77777777" w:rsidR="00102854" w:rsidRDefault="00102854" w:rsidP="004A1551">
      <w:pPr>
        <w:rPr>
          <w:ins w:id="2523" w:author="Peter Jansen" w:date="2026-03-05T09:27:00Z" w16du:dateUtc="2026-03-05T08:27:00Z"/>
        </w:rPr>
      </w:pPr>
    </w:p>
    <w:p w14:paraId="2DCED508" w14:textId="7801414A" w:rsidR="00102854" w:rsidRDefault="00102854" w:rsidP="004A1551">
      <w:pPr>
        <w:pStyle w:val="Kop2"/>
        <w:rPr>
          <w:ins w:id="2524" w:author="Peter Jansen" w:date="2026-03-05T09:27:00Z" w16du:dateUtc="2026-03-05T08:27:00Z"/>
        </w:rPr>
      </w:pPr>
      <w:bookmarkStart w:id="2525" w:name="_Ref223596285"/>
      <w:bookmarkStart w:id="2526" w:name="_Ref223596286"/>
      <w:bookmarkStart w:id="2527" w:name="_Toc225262661"/>
      <w:ins w:id="2528" w:author="Peter Jansen" w:date="2026-03-05T09:27:00Z" w16du:dateUtc="2026-03-05T08:27:00Z">
        <w:r>
          <w:t>Cloud Reference Architectuur</w:t>
        </w:r>
        <w:bookmarkEnd w:id="2525"/>
        <w:bookmarkEnd w:id="2526"/>
        <w:bookmarkEnd w:id="2527"/>
      </w:ins>
    </w:p>
    <w:p w14:paraId="4A1784BA" w14:textId="54C6413F" w:rsidR="00102854" w:rsidRDefault="00102854" w:rsidP="00102854">
      <w:pPr>
        <w:rPr>
          <w:ins w:id="2529" w:author="Peter Jansen" w:date="2026-03-05T09:29:00Z" w16du:dateUtc="2026-03-05T08:29:00Z"/>
        </w:rPr>
      </w:pPr>
      <w:ins w:id="2530" w:author="Peter Jansen" w:date="2026-03-05T09:27:00Z" w16du:dateUtc="2026-03-05T08:27:00Z">
        <w:r>
          <w:t xml:space="preserve">De Cloud Reference architectuur is een gestandaardiseerd raamwerk dat organisaties helpt om </w:t>
        </w:r>
        <w:proofErr w:type="spellStart"/>
        <w:r>
          <w:t>cloudomgevingen</w:t>
        </w:r>
        <w:proofErr w:type="spellEnd"/>
        <w:r>
          <w:t xml:space="preserve"> doordacht en toekomstbestendig op te zetten. Het beschrijft essentiële </w:t>
        </w:r>
        <w:proofErr w:type="spellStart"/>
        <w:r>
          <w:t>capabilities</w:t>
        </w:r>
        <w:proofErr w:type="spellEnd"/>
        <w:r>
          <w:t xml:space="preserve">, best </w:t>
        </w:r>
        <w:proofErr w:type="spellStart"/>
        <w:r>
          <w:t>practices</w:t>
        </w:r>
        <w:proofErr w:type="spellEnd"/>
        <w:r>
          <w:t xml:space="preserve"> en relevante open standaarden die nodig zijn voor een veilige, schaalbare en kostenefficiënte cloudoplossing</w:t>
        </w:r>
      </w:ins>
      <w:ins w:id="2531" w:author="Peter Jansen" w:date="2026-03-05T09:29:00Z" w16du:dateUtc="2026-03-05T08:29:00Z">
        <w:r w:rsidR="00F01294">
          <w:t>.</w:t>
        </w:r>
      </w:ins>
    </w:p>
    <w:p w14:paraId="30EE9932" w14:textId="77777777" w:rsidR="00F01294" w:rsidRDefault="00F01294" w:rsidP="00102854">
      <w:pPr>
        <w:rPr>
          <w:ins w:id="2532" w:author="Peter Jansen" w:date="2026-03-05T09:27:00Z" w16du:dateUtc="2026-03-05T08:27:00Z"/>
        </w:rPr>
      </w:pPr>
    </w:p>
    <w:p w14:paraId="034BC132" w14:textId="7D2F8BFB" w:rsidR="00102854" w:rsidRDefault="00102854" w:rsidP="00102854">
      <w:pPr>
        <w:rPr>
          <w:ins w:id="2533" w:author="Peter Jansen" w:date="2026-03-05T09:27:00Z" w16du:dateUtc="2026-03-05T08:27:00Z"/>
        </w:rPr>
      </w:pPr>
      <w:ins w:id="2534" w:author="Peter Jansen" w:date="2026-03-05T09:27:00Z" w16du:dateUtc="2026-03-05T08:27:00Z">
        <w:r>
          <w:t>De architectuur is opgebouwd uit meerdere categorieën, waaronder:</w:t>
        </w:r>
      </w:ins>
    </w:p>
    <w:p w14:paraId="723A6C73" w14:textId="24CF199C" w:rsidR="00102854" w:rsidRDefault="00102854">
      <w:pPr>
        <w:numPr>
          <w:ilvl w:val="0"/>
          <w:numId w:val="238"/>
        </w:numPr>
        <w:rPr>
          <w:ins w:id="2535" w:author="Peter Jansen" w:date="2026-03-05T09:27:00Z" w16du:dateUtc="2026-03-05T08:27:00Z"/>
        </w:rPr>
        <w:pPrChange w:id="2536" w:author="Peter Jansen" w:date="2026-03-05T09:28:00Z" w16du:dateUtc="2026-03-05T08:28:00Z">
          <w:pPr/>
        </w:pPrChange>
      </w:pPr>
      <w:ins w:id="2537" w:author="Peter Jansen" w:date="2026-03-05T09:27:00Z" w16du:dateUtc="2026-03-05T08:27:00Z">
        <w:r w:rsidRPr="0016161E">
          <w:rPr>
            <w:b/>
            <w:bCs/>
            <w:rPrChange w:id="2538" w:author="Peter Jansen" w:date="2026-03-05T09:29:00Z" w16du:dateUtc="2026-03-05T08:29:00Z">
              <w:rPr/>
            </w:rPrChange>
          </w:rPr>
          <w:t>Application Development</w:t>
        </w:r>
        <w:r>
          <w:t xml:space="preserve"> – tools en processen voor het ontwikkelen, </w:t>
        </w:r>
        <w:proofErr w:type="spellStart"/>
        <w:r>
          <w:t>packagen</w:t>
        </w:r>
        <w:proofErr w:type="spellEnd"/>
        <w:r>
          <w:t xml:space="preserve"> en integreren van applicaties</w:t>
        </w:r>
      </w:ins>
    </w:p>
    <w:p w14:paraId="465F732D" w14:textId="45B7BA5C" w:rsidR="00102854" w:rsidRDefault="00102854">
      <w:pPr>
        <w:numPr>
          <w:ilvl w:val="0"/>
          <w:numId w:val="238"/>
        </w:numPr>
        <w:rPr>
          <w:ins w:id="2539" w:author="Peter Jansen" w:date="2026-03-05T09:27:00Z" w16du:dateUtc="2026-03-05T08:27:00Z"/>
        </w:rPr>
        <w:pPrChange w:id="2540" w:author="Peter Jansen" w:date="2026-03-05T09:28:00Z" w16du:dateUtc="2026-03-05T08:28:00Z">
          <w:pPr/>
        </w:pPrChange>
      </w:pPr>
      <w:ins w:id="2541" w:author="Peter Jansen" w:date="2026-03-05T09:27:00Z" w16du:dateUtc="2026-03-05T08:27:00Z">
        <w:r w:rsidRPr="00F01294">
          <w:rPr>
            <w:b/>
            <w:bCs/>
            <w:rPrChange w:id="2542" w:author="Peter Jansen" w:date="2026-03-05T09:29:00Z" w16du:dateUtc="2026-03-05T08:29:00Z">
              <w:rPr/>
            </w:rPrChange>
          </w:rPr>
          <w:t xml:space="preserve">Application </w:t>
        </w:r>
        <w:proofErr w:type="spellStart"/>
        <w:r w:rsidRPr="00F01294">
          <w:rPr>
            <w:b/>
            <w:bCs/>
            <w:rPrChange w:id="2543" w:author="Peter Jansen" w:date="2026-03-05T09:29:00Z" w16du:dateUtc="2026-03-05T08:29:00Z">
              <w:rPr/>
            </w:rPrChange>
          </w:rPr>
          <w:t>Infrastructure</w:t>
        </w:r>
        <w:proofErr w:type="spellEnd"/>
        <w:r>
          <w:t xml:space="preserve"> – services voor databases, hosting en integratie. </w:t>
        </w:r>
      </w:ins>
    </w:p>
    <w:p w14:paraId="56D25632" w14:textId="10C6D471" w:rsidR="00102854" w:rsidRDefault="00102854">
      <w:pPr>
        <w:numPr>
          <w:ilvl w:val="0"/>
          <w:numId w:val="238"/>
        </w:numPr>
        <w:rPr>
          <w:ins w:id="2544" w:author="Peter Jansen" w:date="2026-03-05T09:27:00Z" w16du:dateUtc="2026-03-05T08:27:00Z"/>
        </w:rPr>
        <w:pPrChange w:id="2545" w:author="Peter Jansen" w:date="2026-03-05T09:28:00Z" w16du:dateUtc="2026-03-05T08:28:00Z">
          <w:pPr/>
        </w:pPrChange>
      </w:pPr>
      <w:ins w:id="2546" w:author="Peter Jansen" w:date="2026-03-05T09:27:00Z" w16du:dateUtc="2026-03-05T08:27:00Z">
        <w:r>
          <w:t xml:space="preserve">Runtime </w:t>
        </w:r>
        <w:proofErr w:type="spellStart"/>
        <w:r>
          <w:t>Infrastructure</w:t>
        </w:r>
        <w:proofErr w:type="spellEnd"/>
        <w:r>
          <w:t xml:space="preserve"> – </w:t>
        </w:r>
        <w:proofErr w:type="spellStart"/>
        <w:r>
          <w:t>compute</w:t>
        </w:r>
        <w:proofErr w:type="spellEnd"/>
        <w:r>
          <w:t xml:space="preserve">, storage, netwerk en </w:t>
        </w:r>
        <w:proofErr w:type="spellStart"/>
        <w:r>
          <w:t>orchestratie</w:t>
        </w:r>
        <w:proofErr w:type="spellEnd"/>
        <w:r>
          <w:t xml:space="preserve"> (zoals </w:t>
        </w:r>
        <w:proofErr w:type="spellStart"/>
        <w:r>
          <w:t>Kubernetes</w:t>
        </w:r>
        <w:proofErr w:type="spellEnd"/>
        <w:r>
          <w:t xml:space="preserve">). </w:t>
        </w:r>
      </w:ins>
    </w:p>
    <w:p w14:paraId="5E4195A0" w14:textId="36D09BBD" w:rsidR="00102854" w:rsidRPr="00192FC3" w:rsidRDefault="00102854">
      <w:pPr>
        <w:numPr>
          <w:ilvl w:val="0"/>
          <w:numId w:val="238"/>
        </w:numPr>
        <w:rPr>
          <w:ins w:id="2547" w:author="Peter Jansen" w:date="2026-03-05T09:27:00Z" w16du:dateUtc="2026-03-05T08:27:00Z"/>
          <w:lang w:val="en-US"/>
          <w:rPrChange w:id="2548" w:author="Peter Jansen" w:date="2026-03-05T09:32:00Z" w16du:dateUtc="2026-03-05T08:32:00Z">
            <w:rPr>
              <w:ins w:id="2549" w:author="Peter Jansen" w:date="2026-03-05T09:27:00Z" w16du:dateUtc="2026-03-05T08:27:00Z"/>
            </w:rPr>
          </w:rPrChange>
        </w:rPr>
        <w:pPrChange w:id="2550" w:author="Peter Jansen" w:date="2026-03-05T09:28:00Z" w16du:dateUtc="2026-03-05T08:28:00Z">
          <w:pPr/>
        </w:pPrChange>
      </w:pPr>
      <w:ins w:id="2551" w:author="Peter Jansen" w:date="2026-03-05T09:27:00Z" w16du:dateUtc="2026-03-05T08:27:00Z">
        <w:r w:rsidRPr="00192FC3">
          <w:rPr>
            <w:b/>
            <w:bCs/>
            <w:lang w:val="en-US"/>
            <w:rPrChange w:id="2552" w:author="Peter Jansen" w:date="2026-03-05T09:32:00Z" w16du:dateUtc="2026-03-05T08:32:00Z">
              <w:rPr/>
            </w:rPrChange>
          </w:rPr>
          <w:t>Technical Infrastructure</w:t>
        </w:r>
        <w:r w:rsidRPr="00192FC3">
          <w:rPr>
            <w:lang w:val="en-US"/>
            <w:rPrChange w:id="2553" w:author="Peter Jansen" w:date="2026-03-05T09:32:00Z" w16du:dateUtc="2026-03-05T08:32:00Z">
              <w:rPr/>
            </w:rPrChange>
          </w:rPr>
          <w:t xml:space="preserve"> – security, identity &amp; access management, observability en reliability services. </w:t>
        </w:r>
      </w:ins>
    </w:p>
    <w:p w14:paraId="151616AF" w14:textId="7BF36D56" w:rsidR="00102854" w:rsidRDefault="00102854">
      <w:pPr>
        <w:numPr>
          <w:ilvl w:val="0"/>
          <w:numId w:val="238"/>
        </w:numPr>
        <w:rPr>
          <w:ins w:id="2554" w:author="Peter Jansen" w:date="2026-03-05T09:27:00Z" w16du:dateUtc="2026-03-05T08:27:00Z"/>
        </w:rPr>
        <w:pPrChange w:id="2555" w:author="Peter Jansen" w:date="2026-03-05T09:28:00Z" w16du:dateUtc="2026-03-05T08:28:00Z">
          <w:pPr/>
        </w:pPrChange>
      </w:pPr>
      <w:ins w:id="2556" w:author="Peter Jansen" w:date="2026-03-05T09:27:00Z" w16du:dateUtc="2026-03-05T08:27:00Z">
        <w:r w:rsidRPr="00F01294">
          <w:rPr>
            <w:b/>
            <w:bCs/>
            <w:rPrChange w:id="2557" w:author="Peter Jansen" w:date="2026-03-05T09:29:00Z" w16du:dateUtc="2026-03-05T08:29:00Z">
              <w:rPr/>
            </w:rPrChange>
          </w:rPr>
          <w:t xml:space="preserve">Management &amp; </w:t>
        </w:r>
        <w:proofErr w:type="spellStart"/>
        <w:r w:rsidRPr="00F01294">
          <w:rPr>
            <w:b/>
            <w:bCs/>
            <w:rPrChange w:id="2558" w:author="Peter Jansen" w:date="2026-03-05T09:29:00Z" w16du:dateUtc="2026-03-05T08:29:00Z">
              <w:rPr/>
            </w:rPrChange>
          </w:rPr>
          <w:t>Governance</w:t>
        </w:r>
        <w:proofErr w:type="spellEnd"/>
        <w:r>
          <w:t xml:space="preserve"> – </w:t>
        </w:r>
        <w:proofErr w:type="spellStart"/>
        <w:r>
          <w:t>provisioning</w:t>
        </w:r>
        <w:proofErr w:type="spellEnd"/>
        <w:r>
          <w:t xml:space="preserve">, CI/CD, </w:t>
        </w:r>
        <w:proofErr w:type="spellStart"/>
        <w:r>
          <w:t>governance</w:t>
        </w:r>
        <w:proofErr w:type="spellEnd"/>
        <w:r>
          <w:t>, monitoring en kostenbeheer.</w:t>
        </w:r>
      </w:ins>
    </w:p>
    <w:p w14:paraId="0B70FF36" w14:textId="77777777" w:rsidR="00102854" w:rsidRDefault="00102854" w:rsidP="00102854">
      <w:pPr>
        <w:rPr>
          <w:ins w:id="2559" w:author="Peter Jansen" w:date="2026-03-05T09:27:00Z" w16du:dateUtc="2026-03-05T08:27:00Z"/>
        </w:rPr>
      </w:pPr>
    </w:p>
    <w:p w14:paraId="08FB609C" w14:textId="77777777" w:rsidR="00102854" w:rsidRDefault="00102854" w:rsidP="00102854">
      <w:pPr>
        <w:rPr>
          <w:ins w:id="2560" w:author="Peter Jansen" w:date="2026-03-05T09:27:00Z" w16du:dateUtc="2026-03-05T08:27:00Z"/>
        </w:rPr>
      </w:pPr>
      <w:ins w:id="2561" w:author="Peter Jansen" w:date="2026-03-05T09:27:00Z" w16du:dateUtc="2026-03-05T08:27:00Z">
        <w:r>
          <w:t>Deze referentiearchitectuur helpt om:</w:t>
        </w:r>
      </w:ins>
    </w:p>
    <w:p w14:paraId="15EB4167" w14:textId="0DF022EB" w:rsidR="00102854" w:rsidRDefault="00533910">
      <w:pPr>
        <w:numPr>
          <w:ilvl w:val="0"/>
          <w:numId w:val="239"/>
        </w:numPr>
        <w:rPr>
          <w:ins w:id="2562" w:author="Peter Jansen" w:date="2026-03-05T09:27:00Z" w16du:dateUtc="2026-03-05T08:27:00Z"/>
        </w:rPr>
        <w:pPrChange w:id="2563" w:author="Peter Jansen" w:date="2026-03-05T09:30:00Z" w16du:dateUtc="2026-03-05T08:30:00Z">
          <w:pPr/>
        </w:pPrChange>
      </w:pPr>
      <w:ins w:id="2564" w:author="Peter Jansen" w:date="2026-03-05T09:30:00Z" w16du:dateUtc="2026-03-05T08:30:00Z">
        <w:r>
          <w:t>T</w:t>
        </w:r>
      </w:ins>
      <w:ins w:id="2565" w:author="Peter Jansen" w:date="2026-03-05T09:27:00Z" w16du:dateUtc="2026-03-05T08:27:00Z">
        <w:r w:rsidR="00102854">
          <w:t xml:space="preserve">echnologiekeuzes per </w:t>
        </w:r>
        <w:proofErr w:type="spellStart"/>
        <w:r w:rsidR="00102854">
          <w:t>cloudplatform</w:t>
        </w:r>
        <w:proofErr w:type="spellEnd"/>
        <w:r w:rsidR="00102854">
          <w:t xml:space="preserve"> te maken;</w:t>
        </w:r>
      </w:ins>
    </w:p>
    <w:p w14:paraId="7D38BD91" w14:textId="1E7FC280" w:rsidR="00102854" w:rsidRDefault="00533910">
      <w:pPr>
        <w:numPr>
          <w:ilvl w:val="0"/>
          <w:numId w:val="239"/>
        </w:numPr>
        <w:rPr>
          <w:ins w:id="2566" w:author="Peter Jansen" w:date="2026-03-05T09:27:00Z" w16du:dateUtc="2026-03-05T08:27:00Z"/>
        </w:rPr>
        <w:pPrChange w:id="2567" w:author="Peter Jansen" w:date="2026-03-05T09:30:00Z" w16du:dateUtc="2026-03-05T08:30:00Z">
          <w:pPr/>
        </w:pPrChange>
      </w:pPr>
      <w:ins w:id="2568" w:author="Peter Jansen" w:date="2026-03-05T09:30:00Z" w16du:dateUtc="2026-03-05T08:30:00Z">
        <w:r>
          <w:t>N</w:t>
        </w:r>
      </w:ins>
      <w:ins w:id="2569" w:author="Peter Jansen" w:date="2026-03-05T09:27:00Z" w16du:dateUtc="2026-03-05T08:27:00Z">
        <w:r w:rsidR="00102854">
          <w:t>on</w:t>
        </w:r>
        <w:r w:rsidR="00102854" w:rsidRPr="00533910">
          <w:rPr>
            <w:rFonts w:ascii="Cambria Math" w:hAnsi="Cambria Math" w:cs="Cambria Math"/>
          </w:rPr>
          <w:t>‑</w:t>
        </w:r>
        <w:proofErr w:type="spellStart"/>
        <w:r w:rsidR="00102854">
          <w:t>functional</w:t>
        </w:r>
        <w:proofErr w:type="spellEnd"/>
        <w:r w:rsidR="00102854">
          <w:t xml:space="preserve"> </w:t>
        </w:r>
        <w:proofErr w:type="spellStart"/>
        <w:r w:rsidR="00102854">
          <w:t>requirements</w:t>
        </w:r>
        <w:proofErr w:type="spellEnd"/>
        <w:r w:rsidR="00102854">
          <w:t xml:space="preserve"> (zoals security, performance en betrouwbaarheid) expliciet te adresseren;</w:t>
        </w:r>
      </w:ins>
    </w:p>
    <w:p w14:paraId="04CD69E0" w14:textId="72840489" w:rsidR="00102854" w:rsidRDefault="00533910">
      <w:pPr>
        <w:numPr>
          <w:ilvl w:val="0"/>
          <w:numId w:val="239"/>
        </w:numPr>
        <w:rPr>
          <w:ins w:id="2570" w:author="Peter Jansen" w:date="2026-03-05T09:27:00Z" w16du:dateUtc="2026-03-05T08:27:00Z"/>
        </w:rPr>
        <w:pPrChange w:id="2571" w:author="Peter Jansen" w:date="2026-03-05T09:30:00Z" w16du:dateUtc="2026-03-05T08:30:00Z">
          <w:pPr/>
        </w:pPrChange>
      </w:pPr>
      <w:proofErr w:type="spellStart"/>
      <w:ins w:id="2572" w:author="Peter Jansen" w:date="2026-03-05T09:31:00Z" w16du:dateUtc="2026-03-05T08:31:00Z">
        <w:r>
          <w:t>V</w:t>
        </w:r>
      </w:ins>
      <w:ins w:id="2573" w:author="Peter Jansen" w:date="2026-03-05T09:27:00Z" w16du:dateUtc="2026-03-05T08:27:00Z">
        <w:r w:rsidR="00102854">
          <w:t>endor</w:t>
        </w:r>
        <w:proofErr w:type="spellEnd"/>
        <w:r w:rsidR="00102854">
          <w:t xml:space="preserve"> </w:t>
        </w:r>
        <w:proofErr w:type="spellStart"/>
        <w:r w:rsidR="00102854">
          <w:t>lock</w:t>
        </w:r>
        <w:proofErr w:type="spellEnd"/>
        <w:r w:rsidR="00102854" w:rsidRPr="00533910">
          <w:rPr>
            <w:rFonts w:ascii="Cambria Math" w:hAnsi="Cambria Math" w:cs="Cambria Math"/>
          </w:rPr>
          <w:t>‑</w:t>
        </w:r>
        <w:r w:rsidR="00102854">
          <w:t>in te beperken en overstappen eenvoudiger te maken;</w:t>
        </w:r>
      </w:ins>
    </w:p>
    <w:p w14:paraId="2FCB0463" w14:textId="5F200747" w:rsidR="00102854" w:rsidRPr="00102854" w:rsidRDefault="00533910">
      <w:pPr>
        <w:numPr>
          <w:ilvl w:val="0"/>
          <w:numId w:val="239"/>
        </w:numPr>
        <w:rPr>
          <w:ins w:id="2574" w:author="Peter Jansen" w:date="2026-03-05T09:27:00Z" w16du:dateUtc="2026-03-05T08:27:00Z"/>
        </w:rPr>
        <w:pPrChange w:id="2575" w:author="Peter Jansen" w:date="2026-03-05T09:30:00Z" w16du:dateUtc="2026-03-05T08:30:00Z">
          <w:pPr/>
        </w:pPrChange>
      </w:pPr>
      <w:ins w:id="2576" w:author="Peter Jansen" w:date="2026-03-05T09:31:00Z" w16du:dateUtc="2026-03-05T08:31:00Z">
        <w:r>
          <w:t>B</w:t>
        </w:r>
      </w:ins>
      <w:ins w:id="2577" w:author="Peter Jansen" w:date="2026-03-05T09:27:00Z" w16du:dateUtc="2026-03-05T08:27:00Z">
        <w:r w:rsidR="00102854">
          <w:t xml:space="preserve">estaande </w:t>
        </w:r>
        <w:proofErr w:type="spellStart"/>
        <w:r w:rsidR="00102854">
          <w:t>cloudomgevingen</w:t>
        </w:r>
        <w:proofErr w:type="spellEnd"/>
        <w:r w:rsidR="00102854">
          <w:t xml:space="preserve"> te toetsen op veiligheid, stabiliteit en kostenefficiëntie.</w:t>
        </w:r>
      </w:ins>
    </w:p>
    <w:p w14:paraId="3CC3C2FF" w14:textId="77777777" w:rsidR="00502492" w:rsidRPr="00BF5845" w:rsidRDefault="00502492">
      <w:pPr>
        <w:rPr>
          <w:del w:id="2578" w:author="Peter Jansen" w:date="2026-02-19T12:57:00Z" w16du:dateUtc="2026-02-19T11:57:00Z"/>
        </w:rPr>
      </w:pPr>
    </w:p>
    <w:p w14:paraId="08B29CD4" w14:textId="720533A1" w:rsidR="002E05B9" w:rsidRDefault="002E05B9">
      <w:pPr>
        <w:rPr>
          <w:del w:id="2579" w:author="Peter Jansen" w:date="2026-02-19T12:57:00Z" w16du:dateUtc="2026-02-19T11:57:00Z"/>
        </w:rPr>
        <w:pPrChange w:id="2580" w:author="Peter Jansen" w:date="2026-03-03T09:16:00Z" w16du:dateUtc="2026-03-03T08:16:00Z">
          <w:pPr>
            <w:pStyle w:val="Kop2"/>
          </w:pPr>
        </w:pPrChange>
      </w:pPr>
      <w:del w:id="2581" w:author="Peter Jansen" w:date="2026-02-19T12:57:00Z" w16du:dateUtc="2026-02-19T11:57:00Z">
        <w:r>
          <w:delText xml:space="preserve">Decompositie van </w:delText>
        </w:r>
        <w:r w:rsidR="00E13BDE">
          <w:delText>functies in de ETL-Straat</w:delText>
        </w:r>
      </w:del>
    </w:p>
    <w:p w14:paraId="626B16B4" w14:textId="66A081C8" w:rsidR="00E13BDE" w:rsidRDefault="00E13BDE">
      <w:pPr>
        <w:rPr>
          <w:del w:id="2582" w:author="Peter Jansen" w:date="2026-02-19T12:57:00Z" w16du:dateUtc="2026-02-19T11:57:00Z"/>
        </w:rPr>
      </w:pPr>
      <w:del w:id="2583" w:author="Peter Jansen" w:date="2026-02-19T12:57:00Z" w16du:dateUtc="2026-02-19T11:57:00Z">
        <w:r w:rsidRPr="00E13BDE">
          <w:rPr>
            <w:highlight w:val="yellow"/>
          </w:rPr>
          <w:delText>&lt;Invullen&gt;</w:delText>
        </w:r>
      </w:del>
    </w:p>
    <w:p w14:paraId="240E9521" w14:textId="77777777" w:rsidR="00E13BDE" w:rsidRPr="00E13BDE" w:rsidRDefault="00E13BDE">
      <w:pPr>
        <w:rPr>
          <w:del w:id="2584" w:author="Peter Jansen" w:date="2026-02-19T12:57:00Z" w16du:dateUtc="2026-02-19T11:57:00Z"/>
        </w:rPr>
      </w:pPr>
    </w:p>
    <w:p w14:paraId="42BF2A50" w14:textId="44DA6071" w:rsidR="00676C64" w:rsidRPr="00BF5845" w:rsidRDefault="00F43EE5">
      <w:pPr>
        <w:rPr>
          <w:del w:id="2585" w:author="Peter Jansen" w:date="2026-02-19T12:57:00Z" w16du:dateUtc="2026-02-19T11:57:00Z"/>
        </w:rPr>
        <w:pPrChange w:id="2586" w:author="Peter Jansen" w:date="2026-03-03T09:16:00Z" w16du:dateUtc="2026-03-03T08:16:00Z">
          <w:pPr>
            <w:pStyle w:val="Kop2"/>
          </w:pPr>
        </w:pPrChange>
      </w:pPr>
      <w:del w:id="2587" w:author="Peter Jansen" w:date="2026-02-19T12:57:00Z" w16du:dateUtc="2026-02-19T11:57:00Z">
        <w:r w:rsidRPr="00BF5845">
          <w:delText>Informatieb</w:delText>
        </w:r>
        <w:r w:rsidR="2F34116D" w:rsidRPr="00BF5845">
          <w:delText>eveiliging</w:delText>
        </w:r>
      </w:del>
    </w:p>
    <w:p w14:paraId="646EE2EE" w14:textId="1437E88B" w:rsidR="00C816FD" w:rsidRPr="00BF5845" w:rsidRDefault="00502492">
      <w:pPr>
        <w:rPr>
          <w:del w:id="2588" w:author="Peter Jansen" w:date="2026-02-19T12:57:00Z" w16du:dateUtc="2026-02-19T11:57:00Z"/>
        </w:rPr>
      </w:pPr>
      <w:del w:id="2589" w:author="Peter Jansen" w:date="2026-02-19T12:57:00Z" w16du:dateUtc="2026-02-19T11:57:00Z">
        <w:r w:rsidRPr="009003EC">
          <w:rPr>
            <w:highlight w:val="yellow"/>
          </w:rPr>
          <w:delText>&lt;Invullen&gt;</w:delText>
        </w:r>
      </w:del>
    </w:p>
    <w:p w14:paraId="55617C84" w14:textId="77777777" w:rsidR="00C00A70" w:rsidRDefault="005576BA">
      <w:pPr>
        <w:pStyle w:val="Lijstalinea"/>
        <w:rPr>
          <w:del w:id="2590" w:author="Peter Jansen" w:date="2026-02-19T12:57:00Z" w16du:dateUtc="2026-02-19T11:57:00Z"/>
        </w:rPr>
        <w:pPrChange w:id="2591" w:author="Peter Jansen" w:date="2026-03-03T09:16:00Z" w16du:dateUtc="2026-03-03T08:16:00Z">
          <w:pPr>
            <w:pStyle w:val="Lijstalinea"/>
            <w:numPr>
              <w:numId w:val="61"/>
            </w:numPr>
            <w:ind w:hanging="360"/>
          </w:pPr>
        </w:pPrChange>
      </w:pPr>
      <w:del w:id="2592" w:author="Peter Jansen" w:date="2026-02-19T12:57:00Z" w16du:dateUtc="2026-02-19T11:57:00Z">
        <w:r>
          <w:delText xml:space="preserve">Bij het verwerken van data in de ontvangstraat is het essentieel beveiliging en versleuteling toe te passen in alle fasen: extractie, transformatie en laden. Data dient versleuteld te worden tijdens opslag (at rest) en transport (in transit), bij voorkeur met sterke encryptiestandaarden zoals AES-256 en TLS 1.2 of hoger. </w:delText>
        </w:r>
      </w:del>
    </w:p>
    <w:p w14:paraId="015A6955" w14:textId="15A3FBA2" w:rsidR="00960147" w:rsidRDefault="004751CE">
      <w:pPr>
        <w:pStyle w:val="Lijstalinea"/>
        <w:rPr>
          <w:del w:id="2593" w:author="Peter Jansen" w:date="2026-02-19T12:57:00Z" w16du:dateUtc="2026-02-19T11:57:00Z"/>
        </w:rPr>
        <w:pPrChange w:id="2594" w:author="Peter Jansen" w:date="2026-03-03T09:16:00Z" w16du:dateUtc="2026-03-03T08:16:00Z">
          <w:pPr>
            <w:pStyle w:val="Lijstalinea"/>
            <w:numPr>
              <w:numId w:val="66"/>
            </w:numPr>
            <w:ind w:left="1080" w:hanging="360"/>
          </w:pPr>
        </w:pPrChange>
      </w:pPr>
      <w:del w:id="2595" w:author="Peter Jansen" w:date="2026-02-19T12:57:00Z" w16du:dateUtc="2026-02-19T11:57:00Z">
        <w:r>
          <w:delText>Infrastructuur inrichting</w:delText>
        </w:r>
      </w:del>
    </w:p>
    <w:p w14:paraId="46D5F725" w14:textId="77777777" w:rsidR="004751CE" w:rsidRDefault="004751CE">
      <w:pPr>
        <w:pStyle w:val="Lijstalinea"/>
        <w:rPr>
          <w:del w:id="2596" w:author="Peter Jansen" w:date="2026-02-19T12:57:00Z" w16du:dateUtc="2026-02-19T11:57:00Z"/>
        </w:rPr>
      </w:pPr>
    </w:p>
    <w:p w14:paraId="4AE32EB5" w14:textId="2C70D12C" w:rsidR="00FE0C91" w:rsidRDefault="005576BA">
      <w:pPr>
        <w:pStyle w:val="Lijstalinea"/>
        <w:rPr>
          <w:del w:id="2597" w:author="Peter Jansen" w:date="2026-02-19T12:57:00Z" w16du:dateUtc="2026-02-19T11:57:00Z"/>
        </w:rPr>
        <w:pPrChange w:id="2598" w:author="Peter Jansen" w:date="2026-03-03T09:16:00Z" w16du:dateUtc="2026-03-03T08:16:00Z">
          <w:pPr>
            <w:pStyle w:val="Lijstalinea"/>
            <w:numPr>
              <w:numId w:val="61"/>
            </w:numPr>
            <w:ind w:hanging="360"/>
          </w:pPr>
        </w:pPrChange>
      </w:pPr>
      <w:del w:id="2599" w:author="Peter Jansen" w:date="2026-02-19T12:57:00Z" w16du:dateUtc="2026-02-19T11:57:00Z">
        <w:r>
          <w:delText xml:space="preserve">De ontvangstraat moet ondersteuning bieden voor veilige authenticatie en toegangscontrole, evenals auditlogging voor monitoring en compliance. </w:delText>
        </w:r>
      </w:del>
    </w:p>
    <w:p w14:paraId="07706234" w14:textId="523190E9" w:rsidR="003B3407" w:rsidRDefault="00255EAA">
      <w:pPr>
        <w:pStyle w:val="Lijstalinea"/>
        <w:rPr>
          <w:del w:id="2600" w:author="Peter Jansen" w:date="2026-02-19T12:57:00Z" w16du:dateUtc="2026-02-19T11:57:00Z"/>
        </w:rPr>
        <w:pPrChange w:id="2601" w:author="Peter Jansen" w:date="2026-03-03T09:16:00Z" w16du:dateUtc="2026-03-03T08:16:00Z">
          <w:pPr>
            <w:pStyle w:val="Lijstalinea"/>
            <w:numPr>
              <w:numId w:val="66"/>
            </w:numPr>
            <w:ind w:left="1080" w:hanging="360"/>
          </w:pPr>
        </w:pPrChange>
      </w:pPr>
      <w:del w:id="2602" w:author="Peter Jansen" w:date="2026-02-19T12:57:00Z" w16du:dateUtc="2026-02-19T11:57:00Z">
        <w:r>
          <w:delText>Dagster+ voorziet hierin</w:delText>
        </w:r>
        <w:r w:rsidR="002D4565">
          <w:delText xml:space="preserve">, Dagster OSS heeft extra voorziening nodig zoals </w:delText>
        </w:r>
        <w:r w:rsidR="008A3BE4">
          <w:fldChar w:fldCharType="begin"/>
        </w:r>
        <w:r w:rsidR="008A3BE4">
          <w:delInstrText>HYPERLINK "https://github.com/maltzsama/dagster-authkit"</w:delInstrText>
        </w:r>
        <w:r w:rsidR="008A3BE4">
          <w:fldChar w:fldCharType="separate"/>
        </w:r>
        <w:r w:rsidR="008A3BE4" w:rsidRPr="00451408">
          <w:rPr>
            <w:rStyle w:val="Hyperlink"/>
          </w:rPr>
          <w:delText>https://github.com/maltzsama/dagster-authkit</w:delText>
        </w:r>
        <w:r w:rsidR="008A3BE4">
          <w:fldChar w:fldCharType="end"/>
        </w:r>
      </w:del>
      <w:del w:id="2603" w:author="Peter Jansen" w:date="2026-02-12T08:55:00Z" w16du:dateUtc="2026-02-12T07:55:00Z">
        <w:r w:rsidR="001B0022" w:rsidDel="00B50EB5">
          <w:delText>.</w:delText>
        </w:r>
      </w:del>
    </w:p>
    <w:p w14:paraId="42C5FC07" w14:textId="77777777" w:rsidR="008A3BE4" w:rsidRDefault="008A3BE4">
      <w:pPr>
        <w:pStyle w:val="Lijstalinea"/>
        <w:rPr>
          <w:del w:id="2604" w:author="Peter Jansen" w:date="2026-02-19T12:57:00Z" w16du:dateUtc="2026-02-19T11:57:00Z"/>
        </w:rPr>
      </w:pPr>
    </w:p>
    <w:p w14:paraId="4DAC5764" w14:textId="451696A3" w:rsidR="00FA7ECF" w:rsidRDefault="005576BA">
      <w:pPr>
        <w:pStyle w:val="Lijstalinea"/>
        <w:rPr>
          <w:del w:id="2605" w:author="Peter Jansen" w:date="2026-02-19T12:57:00Z" w16du:dateUtc="2026-02-19T11:57:00Z"/>
        </w:rPr>
        <w:pPrChange w:id="2606" w:author="Peter Jansen" w:date="2026-03-03T09:16:00Z" w16du:dateUtc="2026-03-03T08:16:00Z">
          <w:pPr>
            <w:pStyle w:val="Lijstalinea"/>
            <w:numPr>
              <w:numId w:val="61"/>
            </w:numPr>
            <w:ind w:hanging="360"/>
          </w:pPr>
        </w:pPrChange>
      </w:pPr>
      <w:del w:id="2607" w:author="Peter Jansen" w:date="2026-02-19T12:57:00Z" w16du:dateUtc="2026-02-19T11:57:00Z">
        <w:r>
          <w:delText>Daarnaast is het belangrijk dat gevoelige gegevens tijdens transformatie tijdelijk in geheugen worden verwerkt, zonder persistente opslag, en dat eventuele logging geen vertrouwelijke informatie bevat.</w:delText>
        </w:r>
      </w:del>
    </w:p>
    <w:p w14:paraId="54448B47" w14:textId="10F97010" w:rsidR="00255EAA" w:rsidRDefault="00255EAA">
      <w:pPr>
        <w:pStyle w:val="Lijstalinea"/>
        <w:rPr>
          <w:del w:id="2608" w:author="Peter Jansen" w:date="2026-02-19T12:57:00Z" w16du:dateUtc="2026-02-19T11:57:00Z"/>
        </w:rPr>
        <w:pPrChange w:id="2609" w:author="Peter Jansen" w:date="2026-03-03T09:16:00Z" w16du:dateUtc="2026-03-03T08:16:00Z">
          <w:pPr>
            <w:pStyle w:val="Lijstalinea"/>
            <w:numPr>
              <w:numId w:val="66"/>
            </w:numPr>
            <w:ind w:left="1080" w:hanging="360"/>
          </w:pPr>
        </w:pPrChange>
      </w:pPr>
      <w:del w:id="2610" w:author="Peter Jansen" w:date="2026-02-19T12:57:00Z" w16du:dateUtc="2026-02-19T11:57:00Z">
        <w:r>
          <w:delText>Infrastructuur inrichting</w:delText>
        </w:r>
      </w:del>
    </w:p>
    <w:p w14:paraId="45C34403" w14:textId="77777777" w:rsidR="00EA7B34" w:rsidRDefault="00EA7B34">
      <w:pPr>
        <w:rPr>
          <w:del w:id="2611" w:author="Peter Jansen" w:date="2026-02-19T12:57:00Z" w16du:dateUtc="2026-02-19T11:57:00Z"/>
        </w:rPr>
      </w:pPr>
    </w:p>
    <w:p w14:paraId="0B39B506" w14:textId="77777777" w:rsidR="00FA7ECF" w:rsidRDefault="00FA7ECF">
      <w:pPr>
        <w:pStyle w:val="Lijstalinea"/>
        <w:rPr>
          <w:del w:id="2612" w:author="Peter Jansen" w:date="2026-02-19T12:57:00Z" w16du:dateUtc="2026-02-19T11:57:00Z"/>
        </w:rPr>
        <w:pPrChange w:id="2613" w:author="Peter Jansen" w:date="2026-03-03T09:16:00Z" w16du:dateUtc="2026-03-03T08:16:00Z">
          <w:pPr>
            <w:pStyle w:val="Lijstalinea"/>
            <w:numPr>
              <w:numId w:val="65"/>
            </w:numPr>
            <w:ind w:hanging="360"/>
          </w:pPr>
        </w:pPrChange>
      </w:pPr>
      <w:del w:id="2614" w:author="Peter Jansen" w:date="2026-02-19T12:57:00Z" w16du:dateUtc="2026-02-19T11:57:00Z">
        <w:r w:rsidRPr="00FA7ECF">
          <w:lastRenderedPageBreak/>
          <w:delText>Diensten die de leverancier levert dienen óf in de Azure-omgeving van DHD te worden gehost of in een omgeving die binnen de Europese Economische Ruimte (EER) valt.</w:delText>
        </w:r>
      </w:del>
    </w:p>
    <w:p w14:paraId="0475EE50" w14:textId="1FD2063E" w:rsidR="00086460" w:rsidRDefault="006B1B92">
      <w:pPr>
        <w:pStyle w:val="Lijstalinea"/>
        <w:rPr>
          <w:ins w:id="2615" w:author="Peter Jansen" w:date="2026-02-13T08:40:00Z" w16du:dateUtc="2026-02-13T07:40:00Z"/>
        </w:rPr>
        <w:pPrChange w:id="2616" w:author="Peter Jansen" w:date="2026-03-03T09:16:00Z" w16du:dateUtc="2026-03-03T08:16:00Z">
          <w:pPr>
            <w:pStyle w:val="Lijstalinea"/>
            <w:numPr>
              <w:numId w:val="66"/>
            </w:numPr>
            <w:ind w:left="1080" w:hanging="360"/>
          </w:pPr>
        </w:pPrChange>
      </w:pPr>
      <w:del w:id="2617" w:author="Peter Jansen" w:date="2026-02-19T12:57:00Z" w16du:dateUtc="2026-02-19T11:57:00Z">
        <w:r>
          <w:delText>Dagster</w:delText>
        </w:r>
        <w:r w:rsidR="00857A8F">
          <w:delText xml:space="preserve">+ </w:delText>
        </w:r>
        <w:r w:rsidR="00B017FF">
          <w:delText xml:space="preserve">kent deze </w:delText>
        </w:r>
        <w:r w:rsidR="00E4232F">
          <w:delText xml:space="preserve">propositie: </w:delText>
        </w:r>
        <w:r w:rsidR="00E4232F">
          <w:fldChar w:fldCharType="begin"/>
        </w:r>
        <w:r w:rsidR="00E4232F">
          <w:delInstrText>HYPERLINK "https://docs.dagster.io/deployment/dagster-plus/dagster-plus-eu"</w:delInstrText>
        </w:r>
        <w:r w:rsidR="00E4232F">
          <w:fldChar w:fldCharType="separate"/>
        </w:r>
        <w:r w:rsidR="00E4232F" w:rsidRPr="00451408">
          <w:rPr>
            <w:rStyle w:val="Hyperlink"/>
          </w:rPr>
          <w:delText>https://docs.dagster.io/deployment/dagster-plus/dagster-plus-eu</w:delText>
        </w:r>
        <w:r w:rsidR="00E4232F">
          <w:fldChar w:fldCharType="end"/>
        </w:r>
        <w:r w:rsidR="00E4232F">
          <w:delText>. Dagster OSS kan volledig in eigen DHD Azure omgeving worden ingericht.</w:delText>
        </w:r>
      </w:del>
    </w:p>
    <w:p w14:paraId="0F081197" w14:textId="54AEE99A" w:rsidR="00633401" w:rsidRDefault="00633401">
      <w:pPr>
        <w:pStyle w:val="Kop3"/>
        <w:rPr>
          <w:del w:id="2618" w:author="Peter Jansen" w:date="2026-02-19T12:55:00Z" w16du:dateUtc="2026-02-19T11:55:00Z"/>
        </w:rPr>
        <w:pPrChange w:id="2619" w:author="Peter Jansen" w:date="2026-02-13T08:40:00Z" w16du:dateUtc="2026-02-13T07:40:00Z">
          <w:pPr>
            <w:pStyle w:val="Lijstalinea"/>
            <w:numPr>
              <w:numId w:val="66"/>
            </w:numPr>
            <w:ind w:left="1080" w:hanging="360"/>
          </w:pPr>
        </w:pPrChange>
      </w:pPr>
    </w:p>
    <w:p w14:paraId="0F885C77" w14:textId="41C60115" w:rsidR="00DB168B" w:rsidRDefault="001166FF" w:rsidP="009A392B">
      <w:del w:id="2620" w:author="Peter Jansen" w:date="2026-02-19T12:55:00Z" w16du:dateUtc="2026-02-19T11:55:00Z">
        <w:r w:rsidRPr="00BE6319">
          <w:delText xml:space="preserve"> kan </w:delText>
        </w:r>
        <w:r w:rsidR="00EF5634" w:rsidDel="00981087">
          <w:delText>kt worden</w:delText>
        </w:r>
        <w:r w:rsidR="002C48A4" w:rsidDel="00981087">
          <w:rPr>
            <w:b/>
            <w:bCs/>
          </w:rPr>
          <w:delText>Vraag</w:delText>
        </w:r>
        <w:r w:rsidR="002C48A4">
          <w:rPr>
            <w:b/>
            <w:bCs/>
          </w:rPr>
          <w:delText xml:space="preserve"> alleen is of Dagster OSS </w:delText>
        </w:r>
        <w:r w:rsidR="0007466B">
          <w:rPr>
            <w:b/>
            <w:bCs/>
          </w:rPr>
          <w:delText>dit ondersteund.</w:delText>
        </w:r>
      </w:del>
      <w:r w:rsidR="009A392B" w:rsidRPr="00E92904" w:rsidDel="009256A6">
        <w:t xml:space="preserve"> </w:t>
      </w:r>
      <w:del w:id="2621" w:author="Peter Jansen" w:date="2026-02-26T11:02:00Z" w16du:dateUtc="2026-02-26T10:02:00Z">
        <w:r w:rsidR="426EC8E2" w:rsidRPr="00E92904" w:rsidDel="009256A6">
          <w:rPr>
            <w:rPrChange w:id="2622" w:author="Peter Jansen" w:date="2026-02-26T12:03:00Z" w16du:dateUtc="2026-02-26T11:03:00Z">
              <w:rPr>
                <w:rFonts w:eastAsiaTheme="majorEastAsia" w:cstheme="majorBidi"/>
                <w:b/>
                <w:color w:val="3C4491"/>
                <w:szCs w:val="26"/>
                <w:lang w:val="en-US"/>
              </w:rPr>
            </w:rPrChange>
          </w:rPr>
          <w:delText>Continuous Delivery (en CI/CD)</w:delText>
        </w:r>
      </w:del>
    </w:p>
    <w:p w14:paraId="51D3E7BB" w14:textId="51F596C0" w:rsidR="00073454" w:rsidRDefault="00117896" w:rsidP="00073454">
      <w:pPr>
        <w:pStyle w:val="Kop2"/>
      </w:pPr>
      <w:bookmarkStart w:id="2623" w:name="_Ref224809795"/>
      <w:bookmarkStart w:id="2624" w:name="_Toc225262662"/>
      <w:r>
        <w:t>Inzet o</w:t>
      </w:r>
      <w:r w:rsidR="00073454">
        <w:t>pen source</w:t>
      </w:r>
      <w:r>
        <w:t xml:space="preserve"> producten</w:t>
      </w:r>
      <w:bookmarkEnd w:id="2623"/>
      <w:bookmarkEnd w:id="2624"/>
    </w:p>
    <w:p w14:paraId="59C6989C" w14:textId="17365004" w:rsidR="00064444" w:rsidRDefault="00064444" w:rsidP="00064444">
      <w:r>
        <w:t>Voor de ontwikkeling van de ETL-straat worden open-source producten toegepast.</w:t>
      </w:r>
      <w:r w:rsidR="00E56F2A">
        <w:t xml:space="preserve"> Sommige open source licentie typen zijn niet</w:t>
      </w:r>
      <w:r w:rsidR="00C7619D">
        <w:t xml:space="preserve"> toegestaan binnen DHD, zoals LGPL</w:t>
      </w:r>
      <w:r w:rsidR="00967692">
        <w:t xml:space="preserve"> en Mozilla</w:t>
      </w:r>
      <w:r w:rsidR="00AE50DD">
        <w:t xml:space="preserve"> Public </w:t>
      </w:r>
      <w:proofErr w:type="spellStart"/>
      <w:r w:rsidR="00AE50DD">
        <w:t>Licence</w:t>
      </w:r>
      <w:proofErr w:type="spellEnd"/>
      <w:r w:rsidR="00AE50DD">
        <w:t xml:space="preserve"> (</w:t>
      </w:r>
      <w:r w:rsidR="00F55947">
        <w:t>MPL)</w:t>
      </w:r>
      <w:r w:rsidR="00C7619D">
        <w:t xml:space="preserve">. </w:t>
      </w:r>
      <w:r w:rsidR="00117896">
        <w:t xml:space="preserve">Apache-2.0, BSD, en MIT zijn wel toegestaan. In het onderstaande overzicht is weergegeven welke licenties van toepassing zijn bij de producten die beoogd </w:t>
      </w:r>
      <w:r w:rsidR="0005425A">
        <w:t>zijn om te worden ingezet.</w:t>
      </w:r>
    </w:p>
    <w:p w14:paraId="5BBA355F" w14:textId="77777777" w:rsidR="00064444" w:rsidRPr="00064444" w:rsidRDefault="00064444" w:rsidP="00064444"/>
    <w:tbl>
      <w:tblPr>
        <w:tblW w:w="5000" w:type="pct"/>
        <w:tblLook w:val="04A0" w:firstRow="1" w:lastRow="0" w:firstColumn="1" w:lastColumn="0" w:noHBand="0" w:noVBand="1"/>
      </w:tblPr>
      <w:tblGrid>
        <w:gridCol w:w="1496"/>
        <w:gridCol w:w="5702"/>
        <w:gridCol w:w="1874"/>
      </w:tblGrid>
      <w:tr w:rsidR="00073454" w14:paraId="3003E562" w14:textId="77777777" w:rsidTr="00073454">
        <w:tc>
          <w:tcPr>
            <w:tcW w:w="0" w:type="auto"/>
            <w:hideMark/>
          </w:tcPr>
          <w:p w14:paraId="392A16DA" w14:textId="77777777" w:rsidR="00073454" w:rsidRDefault="00073454" w:rsidP="00073454">
            <w:pPr>
              <w:rPr>
                <w:kern w:val="0"/>
                <w14:ligatures w14:val="none"/>
              </w:rPr>
            </w:pPr>
            <w:r>
              <w:rPr>
                <w:b/>
              </w:rPr>
              <w:t>Tool</w:t>
            </w:r>
          </w:p>
        </w:tc>
        <w:tc>
          <w:tcPr>
            <w:tcW w:w="0" w:type="auto"/>
            <w:hideMark/>
          </w:tcPr>
          <w:p w14:paraId="1EBB8788" w14:textId="77777777" w:rsidR="00073454" w:rsidRDefault="00073454" w:rsidP="00073454">
            <w:r>
              <w:rPr>
                <w:b/>
              </w:rPr>
              <w:t>Korte beschrijving (functionaliteit)</w:t>
            </w:r>
          </w:p>
        </w:tc>
        <w:tc>
          <w:tcPr>
            <w:tcW w:w="0" w:type="auto"/>
            <w:hideMark/>
          </w:tcPr>
          <w:p w14:paraId="1B4B3A2F" w14:textId="77777777" w:rsidR="00073454" w:rsidRDefault="00073454" w:rsidP="00073454">
            <w:r>
              <w:rPr>
                <w:b/>
              </w:rPr>
              <w:t>Licentie</w:t>
            </w:r>
          </w:p>
        </w:tc>
      </w:tr>
      <w:tr w:rsidR="00073454" w:rsidRPr="00E74781" w14:paraId="1F242D8B" w14:textId="77777777" w:rsidTr="00073454">
        <w:tc>
          <w:tcPr>
            <w:tcW w:w="0" w:type="auto"/>
            <w:hideMark/>
          </w:tcPr>
          <w:p w14:paraId="20839EF2" w14:textId="77777777" w:rsidR="00073454" w:rsidRDefault="00073454" w:rsidP="00073454">
            <w:proofErr w:type="spellStart"/>
            <w:r>
              <w:t>uv</w:t>
            </w:r>
            <w:proofErr w:type="spellEnd"/>
          </w:p>
        </w:tc>
        <w:tc>
          <w:tcPr>
            <w:tcW w:w="0" w:type="auto"/>
            <w:hideMark/>
          </w:tcPr>
          <w:p w14:paraId="7475622F" w14:textId="123345CC" w:rsidR="00073454" w:rsidRDefault="00073454" w:rsidP="00073454">
            <w:r>
              <w:t xml:space="preserve">Python package- en projectmanager voor </w:t>
            </w:r>
            <w:proofErr w:type="spellStart"/>
            <w:r>
              <w:t>dependency</w:t>
            </w:r>
            <w:proofErr w:type="spellEnd"/>
            <w:r>
              <w:t xml:space="preserve"> management, virtual environments en </w:t>
            </w:r>
            <w:proofErr w:type="spellStart"/>
            <w:r>
              <w:t>lockfiles</w:t>
            </w:r>
            <w:proofErr w:type="spellEnd"/>
            <w:r>
              <w:t xml:space="preserve"> (geschreven in Rust).</w:t>
            </w:r>
          </w:p>
        </w:tc>
        <w:tc>
          <w:tcPr>
            <w:tcW w:w="0" w:type="auto"/>
            <w:hideMark/>
          </w:tcPr>
          <w:p w14:paraId="56448EB9" w14:textId="77777777" w:rsidR="00073454" w:rsidRPr="005C1939" w:rsidRDefault="00073454" w:rsidP="00073454">
            <w:pPr>
              <w:rPr>
                <w:lang w:val="en-US"/>
              </w:rPr>
            </w:pPr>
            <w:r w:rsidRPr="005C1939">
              <w:rPr>
                <w:lang w:val="en-US"/>
              </w:rPr>
              <w:t>Apache-2.0 OR MIT (dual license)</w:t>
            </w:r>
          </w:p>
        </w:tc>
      </w:tr>
      <w:tr w:rsidR="00073454" w14:paraId="6E901FA2" w14:textId="77777777" w:rsidTr="00073454">
        <w:tc>
          <w:tcPr>
            <w:tcW w:w="0" w:type="auto"/>
            <w:hideMark/>
          </w:tcPr>
          <w:p w14:paraId="49F3FB45" w14:textId="77777777" w:rsidR="00073454" w:rsidRDefault="00073454" w:rsidP="00073454">
            <w:proofErr w:type="spellStart"/>
            <w:r>
              <w:t>ruff</w:t>
            </w:r>
            <w:proofErr w:type="spellEnd"/>
          </w:p>
        </w:tc>
        <w:tc>
          <w:tcPr>
            <w:tcW w:w="0" w:type="auto"/>
            <w:hideMark/>
          </w:tcPr>
          <w:p w14:paraId="2FFB74BD" w14:textId="77777777" w:rsidR="00073454" w:rsidRDefault="00073454" w:rsidP="00073454">
            <w:r>
              <w:t xml:space="preserve">Snelle Python </w:t>
            </w:r>
            <w:proofErr w:type="spellStart"/>
            <w:r>
              <w:t>linter</w:t>
            </w:r>
            <w:proofErr w:type="spellEnd"/>
            <w:r>
              <w:t>/</w:t>
            </w:r>
            <w:proofErr w:type="spellStart"/>
            <w:r>
              <w:t>formatter</w:t>
            </w:r>
            <w:proofErr w:type="spellEnd"/>
            <w:r>
              <w:t xml:space="preserve"> (o.a. </w:t>
            </w:r>
            <w:proofErr w:type="spellStart"/>
            <w:r>
              <w:t>linting</w:t>
            </w:r>
            <w:proofErr w:type="spellEnd"/>
            <w:r>
              <w:t xml:space="preserve">, </w:t>
            </w:r>
            <w:proofErr w:type="spellStart"/>
            <w:r>
              <w:t>formatting</w:t>
            </w:r>
            <w:proofErr w:type="spellEnd"/>
            <w:r>
              <w:t xml:space="preserve">, import </w:t>
            </w:r>
            <w:proofErr w:type="spellStart"/>
            <w:r>
              <w:t>sorting</w:t>
            </w:r>
            <w:proofErr w:type="spellEnd"/>
            <w:r>
              <w:t xml:space="preserve">, </w:t>
            </w:r>
            <w:proofErr w:type="spellStart"/>
            <w:r>
              <w:t>docstring</w:t>
            </w:r>
            <w:proofErr w:type="spellEnd"/>
            <w:r>
              <w:t xml:space="preserve"> checks) als vervanging voor meerdere tools.</w:t>
            </w:r>
          </w:p>
        </w:tc>
        <w:tc>
          <w:tcPr>
            <w:tcW w:w="0" w:type="auto"/>
            <w:hideMark/>
          </w:tcPr>
          <w:p w14:paraId="5CBA3500" w14:textId="77777777" w:rsidR="00073454" w:rsidRDefault="00073454" w:rsidP="00073454">
            <w:r>
              <w:t>MIT</w:t>
            </w:r>
          </w:p>
        </w:tc>
      </w:tr>
      <w:tr w:rsidR="00073454" w14:paraId="51E9649F" w14:textId="77777777" w:rsidTr="00073454">
        <w:tc>
          <w:tcPr>
            <w:tcW w:w="0" w:type="auto"/>
            <w:hideMark/>
          </w:tcPr>
          <w:p w14:paraId="2A1A7381" w14:textId="77777777" w:rsidR="00073454" w:rsidRDefault="00073454" w:rsidP="00073454">
            <w:proofErr w:type="spellStart"/>
            <w:r>
              <w:t>ty</w:t>
            </w:r>
            <w:proofErr w:type="spellEnd"/>
          </w:p>
        </w:tc>
        <w:tc>
          <w:tcPr>
            <w:tcW w:w="0" w:type="auto"/>
            <w:hideMark/>
          </w:tcPr>
          <w:p w14:paraId="53CDD3D5" w14:textId="54095BD4" w:rsidR="00073454" w:rsidRDefault="00073454" w:rsidP="00073454">
            <w:r>
              <w:t xml:space="preserve">Python typechecker (statische typecontrole) en </w:t>
            </w:r>
            <w:proofErr w:type="spellStart"/>
            <w:r>
              <w:t>language</w:t>
            </w:r>
            <w:proofErr w:type="spellEnd"/>
            <w:r>
              <w:t xml:space="preserve"> server.</w:t>
            </w:r>
          </w:p>
        </w:tc>
        <w:tc>
          <w:tcPr>
            <w:tcW w:w="0" w:type="auto"/>
            <w:hideMark/>
          </w:tcPr>
          <w:p w14:paraId="1A448685" w14:textId="77777777" w:rsidR="00073454" w:rsidRDefault="00073454" w:rsidP="00073454">
            <w:r>
              <w:t>MIT</w:t>
            </w:r>
          </w:p>
        </w:tc>
      </w:tr>
      <w:tr w:rsidR="00073454" w14:paraId="78731802" w14:textId="77777777" w:rsidTr="00073454">
        <w:tc>
          <w:tcPr>
            <w:tcW w:w="0" w:type="auto"/>
            <w:hideMark/>
          </w:tcPr>
          <w:p w14:paraId="01C60C78" w14:textId="77777777" w:rsidR="00073454" w:rsidRDefault="00073454" w:rsidP="00073454">
            <w:r>
              <w:t>pre-</w:t>
            </w:r>
            <w:proofErr w:type="spellStart"/>
            <w:r>
              <w:t>commit</w:t>
            </w:r>
            <w:proofErr w:type="spellEnd"/>
          </w:p>
        </w:tc>
        <w:tc>
          <w:tcPr>
            <w:tcW w:w="0" w:type="auto"/>
            <w:hideMark/>
          </w:tcPr>
          <w:p w14:paraId="25D90FDE" w14:textId="77777777" w:rsidR="00073454" w:rsidRDefault="00073454" w:rsidP="00073454">
            <w:r>
              <w:t>Framework voor het beheren en afdwingen van pre-</w:t>
            </w:r>
            <w:proofErr w:type="spellStart"/>
            <w:r>
              <w:t>commit</w:t>
            </w:r>
            <w:proofErr w:type="spellEnd"/>
            <w:r>
              <w:t xml:space="preserve"> </w:t>
            </w:r>
            <w:proofErr w:type="spellStart"/>
            <w:r>
              <w:t>hooks</w:t>
            </w:r>
            <w:proofErr w:type="spellEnd"/>
            <w:r>
              <w:t xml:space="preserve"> (kwaliteitschecks) in </w:t>
            </w:r>
            <w:proofErr w:type="spellStart"/>
            <w:r>
              <w:t>repositories</w:t>
            </w:r>
            <w:proofErr w:type="spellEnd"/>
            <w:r>
              <w:t>.</w:t>
            </w:r>
          </w:p>
        </w:tc>
        <w:tc>
          <w:tcPr>
            <w:tcW w:w="0" w:type="auto"/>
            <w:hideMark/>
          </w:tcPr>
          <w:p w14:paraId="13427AF0" w14:textId="77777777" w:rsidR="00073454" w:rsidRDefault="00073454" w:rsidP="00073454">
            <w:r>
              <w:t>MIT</w:t>
            </w:r>
          </w:p>
        </w:tc>
      </w:tr>
      <w:tr w:rsidR="00073454" w14:paraId="75B956EE" w14:textId="77777777" w:rsidTr="00073454">
        <w:tc>
          <w:tcPr>
            <w:tcW w:w="0" w:type="auto"/>
            <w:hideMark/>
          </w:tcPr>
          <w:p w14:paraId="726D0839" w14:textId="77777777" w:rsidR="00073454" w:rsidRDefault="00073454" w:rsidP="00073454">
            <w:proofErr w:type="spellStart"/>
            <w:r>
              <w:t>pytest</w:t>
            </w:r>
            <w:proofErr w:type="spellEnd"/>
          </w:p>
        </w:tc>
        <w:tc>
          <w:tcPr>
            <w:tcW w:w="0" w:type="auto"/>
            <w:hideMark/>
          </w:tcPr>
          <w:p w14:paraId="5BE16A84" w14:textId="77777777" w:rsidR="00073454" w:rsidRDefault="00073454" w:rsidP="00073454">
            <w:r>
              <w:t xml:space="preserve">Python </w:t>
            </w:r>
            <w:proofErr w:type="spellStart"/>
            <w:r>
              <w:t>testframework</w:t>
            </w:r>
            <w:proofErr w:type="spellEnd"/>
            <w:r>
              <w:t xml:space="preserve"> voor unit- en integratietests (met o.a. </w:t>
            </w:r>
            <w:proofErr w:type="spellStart"/>
            <w:r>
              <w:t>fixtures</w:t>
            </w:r>
            <w:proofErr w:type="spellEnd"/>
            <w:r>
              <w:t xml:space="preserve"> en </w:t>
            </w:r>
            <w:proofErr w:type="spellStart"/>
            <w:r>
              <w:t>parametrisatie</w:t>
            </w:r>
            <w:proofErr w:type="spellEnd"/>
            <w:r>
              <w:t>).</w:t>
            </w:r>
          </w:p>
        </w:tc>
        <w:tc>
          <w:tcPr>
            <w:tcW w:w="0" w:type="auto"/>
            <w:hideMark/>
          </w:tcPr>
          <w:p w14:paraId="71C034E0" w14:textId="77777777" w:rsidR="00073454" w:rsidRDefault="00073454" w:rsidP="00073454">
            <w:r>
              <w:t>MIT</w:t>
            </w:r>
          </w:p>
        </w:tc>
      </w:tr>
      <w:tr w:rsidR="00073454" w14:paraId="1572CCE8" w14:textId="77777777" w:rsidTr="00073454">
        <w:tc>
          <w:tcPr>
            <w:tcW w:w="0" w:type="auto"/>
            <w:hideMark/>
          </w:tcPr>
          <w:p w14:paraId="6248D57B" w14:textId="77777777" w:rsidR="00073454" w:rsidRDefault="00073454" w:rsidP="00073454">
            <w:proofErr w:type="spellStart"/>
            <w:r>
              <w:t>Trivy</w:t>
            </w:r>
            <w:proofErr w:type="spellEnd"/>
          </w:p>
        </w:tc>
        <w:tc>
          <w:tcPr>
            <w:tcW w:w="0" w:type="auto"/>
            <w:hideMark/>
          </w:tcPr>
          <w:p w14:paraId="1F32B49D" w14:textId="77777777" w:rsidR="00073454" w:rsidRPr="005C1939" w:rsidRDefault="00073454" w:rsidP="00073454">
            <w:pPr>
              <w:rPr>
                <w:lang w:val="en-US"/>
              </w:rPr>
            </w:pPr>
            <w:r w:rsidRPr="005C1939">
              <w:rPr>
                <w:lang w:val="en-US"/>
              </w:rPr>
              <w:t xml:space="preserve">Security scanner </w:t>
            </w:r>
            <w:proofErr w:type="spellStart"/>
            <w:r w:rsidRPr="005C1939">
              <w:rPr>
                <w:lang w:val="en-US"/>
              </w:rPr>
              <w:t>voor</w:t>
            </w:r>
            <w:proofErr w:type="spellEnd"/>
            <w:r w:rsidRPr="005C1939">
              <w:rPr>
                <w:lang w:val="en-US"/>
              </w:rPr>
              <w:t xml:space="preserve"> vulnerabilities en misconfigurations (</w:t>
            </w:r>
            <w:proofErr w:type="spellStart"/>
            <w:r w:rsidRPr="005C1939">
              <w:rPr>
                <w:lang w:val="en-US"/>
              </w:rPr>
              <w:t>o.a.</w:t>
            </w:r>
            <w:proofErr w:type="spellEnd"/>
            <w:r w:rsidRPr="005C1939">
              <w:rPr>
                <w:lang w:val="en-US"/>
              </w:rPr>
              <w:t xml:space="preserve"> container images, dependencies en </w:t>
            </w:r>
            <w:proofErr w:type="spellStart"/>
            <w:r w:rsidRPr="005C1939">
              <w:rPr>
                <w:lang w:val="en-US"/>
              </w:rPr>
              <w:t>IaC</w:t>
            </w:r>
            <w:proofErr w:type="spellEnd"/>
            <w:r w:rsidRPr="005C1939">
              <w:rPr>
                <w:lang w:val="en-US"/>
              </w:rPr>
              <w:t>/</w:t>
            </w:r>
            <w:proofErr w:type="spellStart"/>
            <w:r w:rsidRPr="005C1939">
              <w:rPr>
                <w:lang w:val="en-US"/>
              </w:rPr>
              <w:t>configuraties</w:t>
            </w:r>
            <w:proofErr w:type="spellEnd"/>
            <w:r w:rsidRPr="005C1939">
              <w:rPr>
                <w:lang w:val="en-US"/>
              </w:rPr>
              <w:t>).</w:t>
            </w:r>
          </w:p>
        </w:tc>
        <w:tc>
          <w:tcPr>
            <w:tcW w:w="0" w:type="auto"/>
            <w:hideMark/>
          </w:tcPr>
          <w:p w14:paraId="7747B835" w14:textId="77777777" w:rsidR="00073454" w:rsidRDefault="00073454" w:rsidP="00073454">
            <w:r>
              <w:t>Apache-2.0</w:t>
            </w:r>
          </w:p>
        </w:tc>
      </w:tr>
      <w:tr w:rsidR="00073454" w14:paraId="676BDD64" w14:textId="77777777" w:rsidTr="00073454">
        <w:tc>
          <w:tcPr>
            <w:tcW w:w="0" w:type="auto"/>
            <w:hideMark/>
          </w:tcPr>
          <w:p w14:paraId="702B994D" w14:textId="77777777" w:rsidR="00073454" w:rsidRDefault="00073454" w:rsidP="00073454">
            <w:proofErr w:type="spellStart"/>
            <w:r>
              <w:t>uv</w:t>
            </w:r>
            <w:proofErr w:type="spellEnd"/>
            <w:r>
              <w:t>-secure</w:t>
            </w:r>
          </w:p>
        </w:tc>
        <w:tc>
          <w:tcPr>
            <w:tcW w:w="0" w:type="auto"/>
            <w:hideMark/>
          </w:tcPr>
          <w:p w14:paraId="53A50194" w14:textId="77777777" w:rsidR="00073454" w:rsidRDefault="00073454" w:rsidP="00073454">
            <w:r>
              <w:t xml:space="preserve">Scanner die </w:t>
            </w:r>
            <w:proofErr w:type="spellStart"/>
            <w:r>
              <w:t>dependencies</w:t>
            </w:r>
            <w:proofErr w:type="spellEnd"/>
            <w:r>
              <w:t xml:space="preserve"> uit </w:t>
            </w:r>
            <w:proofErr w:type="spellStart"/>
            <w:r>
              <w:t>uv.lock</w:t>
            </w:r>
            <w:proofErr w:type="spellEnd"/>
            <w:r>
              <w:t xml:space="preserve"> (en vergelijkbare </w:t>
            </w:r>
            <w:proofErr w:type="spellStart"/>
            <w:r>
              <w:t>lock</w:t>
            </w:r>
            <w:proofErr w:type="spellEnd"/>
            <w:r>
              <w:t>/</w:t>
            </w:r>
            <w:proofErr w:type="spellStart"/>
            <w:r>
              <w:t>requirements</w:t>
            </w:r>
            <w:proofErr w:type="spellEnd"/>
            <w:r>
              <w:t xml:space="preserve"> bestanden) controleert op bekende kwetsbaarheden.</w:t>
            </w:r>
          </w:p>
        </w:tc>
        <w:tc>
          <w:tcPr>
            <w:tcW w:w="0" w:type="auto"/>
            <w:hideMark/>
          </w:tcPr>
          <w:p w14:paraId="7C3A661A" w14:textId="77777777" w:rsidR="00073454" w:rsidRDefault="00073454" w:rsidP="00073454">
            <w:r>
              <w:t>MIT</w:t>
            </w:r>
          </w:p>
        </w:tc>
      </w:tr>
      <w:tr w:rsidR="00073454" w14:paraId="2C3CC709" w14:textId="77777777" w:rsidTr="00073454">
        <w:tc>
          <w:tcPr>
            <w:tcW w:w="0" w:type="auto"/>
            <w:hideMark/>
          </w:tcPr>
          <w:p w14:paraId="30193F8A" w14:textId="77777777" w:rsidR="00073454" w:rsidRDefault="00073454" w:rsidP="00073454">
            <w:proofErr w:type="spellStart"/>
            <w:r>
              <w:t>Dependabot</w:t>
            </w:r>
            <w:proofErr w:type="spellEnd"/>
          </w:p>
        </w:tc>
        <w:tc>
          <w:tcPr>
            <w:tcW w:w="0" w:type="auto"/>
            <w:hideMark/>
          </w:tcPr>
          <w:p w14:paraId="53A74E6C" w14:textId="77777777" w:rsidR="00073454" w:rsidRDefault="00073454" w:rsidP="00073454">
            <w:r>
              <w:t xml:space="preserve">Automatische </w:t>
            </w:r>
            <w:proofErr w:type="spellStart"/>
            <w:r>
              <w:t>dependency</w:t>
            </w:r>
            <w:proofErr w:type="spellEnd"/>
            <w:r>
              <w:t xml:space="preserve"> update-bot die updates (en bijbehorende security </w:t>
            </w:r>
            <w:proofErr w:type="spellStart"/>
            <w:r>
              <w:t>fixes</w:t>
            </w:r>
            <w:proofErr w:type="spellEnd"/>
            <w:r>
              <w:t xml:space="preserve">) detecteert en </w:t>
            </w:r>
            <w:proofErr w:type="spellStart"/>
            <w:r>
              <w:t>PR’s</w:t>
            </w:r>
            <w:proofErr w:type="spellEnd"/>
            <w:r>
              <w:t xml:space="preserve"> aanmaakt.</w:t>
            </w:r>
          </w:p>
        </w:tc>
        <w:tc>
          <w:tcPr>
            <w:tcW w:w="0" w:type="auto"/>
            <w:hideMark/>
          </w:tcPr>
          <w:p w14:paraId="54787567" w14:textId="77777777" w:rsidR="00073454" w:rsidRDefault="00073454" w:rsidP="00073454">
            <w:r>
              <w:t>MIT</w:t>
            </w:r>
          </w:p>
        </w:tc>
      </w:tr>
      <w:tr w:rsidR="00073454" w14:paraId="2F91CFB7" w14:textId="77777777" w:rsidTr="00073454">
        <w:tc>
          <w:tcPr>
            <w:tcW w:w="0" w:type="auto"/>
            <w:hideMark/>
          </w:tcPr>
          <w:p w14:paraId="32AC7D36" w14:textId="77777777" w:rsidR="00073454" w:rsidRDefault="00073454" w:rsidP="00073454">
            <w:r>
              <w:t>Dagster (OSS)</w:t>
            </w:r>
          </w:p>
        </w:tc>
        <w:tc>
          <w:tcPr>
            <w:tcW w:w="0" w:type="auto"/>
            <w:hideMark/>
          </w:tcPr>
          <w:p w14:paraId="1E4C4B66" w14:textId="77777777" w:rsidR="00073454" w:rsidRDefault="00073454" w:rsidP="00073454">
            <w:r>
              <w:t>Data-</w:t>
            </w:r>
            <w:proofErr w:type="spellStart"/>
            <w:r>
              <w:t>orchestrator</w:t>
            </w:r>
            <w:proofErr w:type="spellEnd"/>
            <w:r>
              <w:t xml:space="preserve">/workflow </w:t>
            </w:r>
            <w:proofErr w:type="spellStart"/>
            <w:r>
              <w:t>orchestratieplatform</w:t>
            </w:r>
            <w:proofErr w:type="spellEnd"/>
            <w:r>
              <w:t xml:space="preserve"> (asset-</w:t>
            </w:r>
            <w:proofErr w:type="spellStart"/>
            <w:r>
              <w:t>centric</w:t>
            </w:r>
            <w:proofErr w:type="spellEnd"/>
            <w:r>
              <w:t xml:space="preserve">) voor het plannen, uitvoeren en monitoren van data </w:t>
            </w:r>
            <w:proofErr w:type="spellStart"/>
            <w:r>
              <w:t>pipelines</w:t>
            </w:r>
            <w:proofErr w:type="spellEnd"/>
            <w:r>
              <w:t>.</w:t>
            </w:r>
          </w:p>
        </w:tc>
        <w:tc>
          <w:tcPr>
            <w:tcW w:w="0" w:type="auto"/>
            <w:hideMark/>
          </w:tcPr>
          <w:p w14:paraId="6FF5462B" w14:textId="77777777" w:rsidR="00073454" w:rsidRDefault="00073454" w:rsidP="00073454">
            <w:r>
              <w:t>Apache-2.0</w:t>
            </w:r>
          </w:p>
        </w:tc>
      </w:tr>
      <w:tr w:rsidR="00073454" w14:paraId="42450EA0" w14:textId="77777777" w:rsidTr="00073454">
        <w:tc>
          <w:tcPr>
            <w:tcW w:w="0" w:type="auto"/>
            <w:hideMark/>
          </w:tcPr>
          <w:p w14:paraId="07DA6F22" w14:textId="0CCC7FC1" w:rsidR="00073454" w:rsidRDefault="00073454" w:rsidP="00073454"/>
        </w:tc>
        <w:tc>
          <w:tcPr>
            <w:tcW w:w="0" w:type="auto"/>
            <w:hideMark/>
          </w:tcPr>
          <w:p w14:paraId="61E6220C" w14:textId="6DD12D87" w:rsidR="00073454" w:rsidRPr="005C1939" w:rsidRDefault="00073454" w:rsidP="00073454">
            <w:pPr>
              <w:rPr>
                <w:lang w:val="en-US"/>
              </w:rPr>
            </w:pPr>
          </w:p>
        </w:tc>
        <w:tc>
          <w:tcPr>
            <w:tcW w:w="0" w:type="auto"/>
            <w:hideMark/>
          </w:tcPr>
          <w:p w14:paraId="54B51720" w14:textId="0B4193D6" w:rsidR="00073454" w:rsidRDefault="00073454" w:rsidP="00073454"/>
        </w:tc>
      </w:tr>
      <w:tr w:rsidR="00073454" w14:paraId="54FE5155" w14:textId="77777777" w:rsidTr="00073454">
        <w:tc>
          <w:tcPr>
            <w:tcW w:w="0" w:type="auto"/>
            <w:hideMark/>
          </w:tcPr>
          <w:p w14:paraId="6E4EEE75" w14:textId="7F05DE51" w:rsidR="00073454" w:rsidRDefault="00073454" w:rsidP="00073454"/>
        </w:tc>
        <w:tc>
          <w:tcPr>
            <w:tcW w:w="0" w:type="auto"/>
            <w:hideMark/>
          </w:tcPr>
          <w:p w14:paraId="651EF2A4" w14:textId="71AFC42D" w:rsidR="00073454" w:rsidRDefault="00073454" w:rsidP="00073454"/>
        </w:tc>
        <w:tc>
          <w:tcPr>
            <w:tcW w:w="0" w:type="auto"/>
            <w:hideMark/>
          </w:tcPr>
          <w:p w14:paraId="6F4F6C65" w14:textId="1C4DD9F8" w:rsidR="00073454" w:rsidRDefault="00073454" w:rsidP="00073454"/>
        </w:tc>
      </w:tr>
    </w:tbl>
    <w:p w14:paraId="262254B0" w14:textId="77777777" w:rsidR="00073454" w:rsidRDefault="00073454" w:rsidP="00073454"/>
    <w:p w14:paraId="3BB0BCD1" w14:textId="2DFBF65D" w:rsidR="00073454" w:rsidRDefault="00CB0E54" w:rsidP="00CB0E54">
      <w:pPr>
        <w:pStyle w:val="Kop2"/>
      </w:pPr>
      <w:bookmarkStart w:id="2625" w:name="_Ref225254682"/>
      <w:bookmarkStart w:id="2626" w:name="_Toc225262663"/>
      <w:proofErr w:type="spellStart"/>
      <w:r>
        <w:t>DevSecOps</w:t>
      </w:r>
      <w:bookmarkEnd w:id="2625"/>
      <w:bookmarkEnd w:id="2626"/>
      <w:proofErr w:type="spellEnd"/>
    </w:p>
    <w:p w14:paraId="7046D537" w14:textId="77777777" w:rsidR="00501997" w:rsidRDefault="00501997" w:rsidP="00501997">
      <w:r>
        <w:t xml:space="preserve">Voor de ETL-straat wordt het </w:t>
      </w:r>
      <w:proofErr w:type="spellStart"/>
      <w:r>
        <w:rPr>
          <w:b/>
          <w:bCs/>
        </w:rPr>
        <w:t>DevSecOps</w:t>
      </w:r>
      <w:proofErr w:type="spellEnd"/>
      <w:r>
        <w:t xml:space="preserve">-principe toegepast: security en compliance worden integraal onderdeel gemaakt van het ontwerp, de ontwikkelcyclus, de </w:t>
      </w:r>
      <w:proofErr w:type="spellStart"/>
      <w:r>
        <w:t>build</w:t>
      </w:r>
      <w:proofErr w:type="spellEnd"/>
      <w:r>
        <w:t xml:space="preserve">- en releasepijplijn en de </w:t>
      </w:r>
      <w:proofErr w:type="spellStart"/>
      <w:r>
        <w:t>runtime</w:t>
      </w:r>
      <w:proofErr w:type="spellEnd"/>
      <w:r>
        <w:t xml:space="preserve">-omgeving. Daarmee verschuift beveiliging “naar links” (vroeg in het proces) en wordt tegelijkertijd in productie continu bewaakt (“shift-right”). Dit reduceert het risico op kwetsbaarheden in </w:t>
      </w:r>
      <w:proofErr w:type="spellStart"/>
      <w:r>
        <w:t>dependencies</w:t>
      </w:r>
      <w:proofErr w:type="spellEnd"/>
      <w:r>
        <w:t xml:space="preserve"> en containerimages, en ondersteunt aantoonbaarheid richting interne en externe compliance-eisen.</w:t>
      </w:r>
    </w:p>
    <w:p w14:paraId="50801BD2" w14:textId="77777777" w:rsidR="00E622D5" w:rsidRDefault="00E622D5" w:rsidP="00D46A97"/>
    <w:p w14:paraId="371BD384" w14:textId="06DC67A0" w:rsidR="00501997" w:rsidRDefault="00D46A97" w:rsidP="00D46A97">
      <w:r w:rsidRPr="007F4832">
        <w:t xml:space="preserve">De scope voor het </w:t>
      </w:r>
      <w:proofErr w:type="spellStart"/>
      <w:r w:rsidRPr="007F4832">
        <w:t>DevSecOps</w:t>
      </w:r>
      <w:proofErr w:type="spellEnd"/>
      <w:r w:rsidR="007F4832" w:rsidRPr="007F4832">
        <w:t xml:space="preserve"> is de</w:t>
      </w:r>
      <w:r w:rsidR="00501997" w:rsidRPr="007F4832">
        <w:t xml:space="preserve"> broncode (Python), </w:t>
      </w:r>
      <w:proofErr w:type="spellStart"/>
      <w:r w:rsidR="00501997" w:rsidRPr="007F4832">
        <w:t>third</w:t>
      </w:r>
      <w:proofErr w:type="spellEnd"/>
      <w:r w:rsidR="00501997" w:rsidRPr="007F4832">
        <w:t xml:space="preserve">-party </w:t>
      </w:r>
      <w:proofErr w:type="spellStart"/>
      <w:r w:rsidR="00501997" w:rsidRPr="007F4832">
        <w:t>dependencies</w:t>
      </w:r>
      <w:proofErr w:type="spellEnd"/>
      <w:r w:rsidR="00501997" w:rsidRPr="007F4832">
        <w:t xml:space="preserve"> (Python packages), container images (Docker), configuratie en </w:t>
      </w:r>
      <w:proofErr w:type="spellStart"/>
      <w:r w:rsidR="00501997" w:rsidRPr="007F4832">
        <w:t>deployment</w:t>
      </w:r>
      <w:proofErr w:type="spellEnd"/>
      <w:r w:rsidR="00501997" w:rsidRPr="007F4832">
        <w:t xml:space="preserve"> artefacten (bijv. </w:t>
      </w:r>
      <w:r w:rsidR="00501997">
        <w:t>Helm/manifesten), CI/CD-</w:t>
      </w:r>
      <w:proofErr w:type="spellStart"/>
      <w:r w:rsidR="00501997">
        <w:t>workflows</w:t>
      </w:r>
      <w:proofErr w:type="spellEnd"/>
      <w:r w:rsidR="00501997">
        <w:t xml:space="preserve"> en de </w:t>
      </w:r>
      <w:proofErr w:type="spellStart"/>
      <w:r w:rsidR="00501997">
        <w:t>runtime</w:t>
      </w:r>
      <w:proofErr w:type="spellEnd"/>
      <w:r w:rsidR="00501997">
        <w:t>-omgeving op AKS.</w:t>
      </w:r>
    </w:p>
    <w:p w14:paraId="7F4B5915" w14:textId="77777777" w:rsidR="00E622D5" w:rsidRDefault="00E622D5" w:rsidP="00D46A97"/>
    <w:p w14:paraId="5012875E" w14:textId="24D1F812" w:rsidR="00E622D5" w:rsidRPr="00D46A97" w:rsidRDefault="00E622D5" w:rsidP="00D46A97">
      <w:pPr>
        <w:rPr>
          <w:rFonts w:eastAsia="Times New Roman"/>
          <w:kern w:val="0"/>
          <w:szCs w:val="22"/>
          <w14:ligatures w14:val="none"/>
        </w:rPr>
      </w:pPr>
      <w:r>
        <w:t>Toegepaste principes:</w:t>
      </w:r>
    </w:p>
    <w:p w14:paraId="418E4772" w14:textId="77777777" w:rsidR="00501997" w:rsidRDefault="00501997" w:rsidP="005176F8">
      <w:pPr>
        <w:pStyle w:val="Lijstalinea"/>
        <w:numPr>
          <w:ilvl w:val="0"/>
          <w:numId w:val="248"/>
        </w:numPr>
      </w:pPr>
      <w:r w:rsidRPr="005176F8">
        <w:rPr>
          <w:b/>
          <w:bCs/>
        </w:rPr>
        <w:t>Shift-</w:t>
      </w:r>
      <w:proofErr w:type="spellStart"/>
      <w:r w:rsidRPr="005176F8">
        <w:rPr>
          <w:b/>
          <w:bCs/>
        </w:rPr>
        <w:t>left</w:t>
      </w:r>
      <w:proofErr w:type="spellEnd"/>
      <w:r>
        <w:t>: zoveel mogelijk controles draaien lokaal (pre-</w:t>
      </w:r>
      <w:proofErr w:type="spellStart"/>
      <w:r>
        <w:t>commit</w:t>
      </w:r>
      <w:proofErr w:type="spellEnd"/>
      <w:r>
        <w:t xml:space="preserve">) en bij elke pull </w:t>
      </w:r>
      <w:proofErr w:type="spellStart"/>
      <w:r>
        <w:t>request</w:t>
      </w:r>
      <w:proofErr w:type="spellEnd"/>
      <w:r>
        <w:t>, zodat issues vroeg worden gevonden.</w:t>
      </w:r>
    </w:p>
    <w:p w14:paraId="0A57A7C0" w14:textId="77777777" w:rsidR="00501997" w:rsidRDefault="00501997" w:rsidP="005176F8">
      <w:pPr>
        <w:pStyle w:val="Lijstalinea"/>
        <w:numPr>
          <w:ilvl w:val="0"/>
          <w:numId w:val="248"/>
        </w:numPr>
      </w:pPr>
      <w:r w:rsidRPr="005176F8">
        <w:rPr>
          <w:b/>
          <w:bCs/>
        </w:rPr>
        <w:t>Shift-right</w:t>
      </w:r>
      <w:r>
        <w:t xml:space="preserve">: in productie worden containers continu gemonitord en gescand op kwetsbaarheden en misconfiguraties (o.a. via </w:t>
      </w:r>
      <w:proofErr w:type="spellStart"/>
      <w:r>
        <w:t>Defender</w:t>
      </w:r>
      <w:proofErr w:type="spellEnd"/>
      <w:r>
        <w:t xml:space="preserve"> </w:t>
      </w:r>
      <w:proofErr w:type="spellStart"/>
      <w:r>
        <w:t>for</w:t>
      </w:r>
      <w:proofErr w:type="spellEnd"/>
      <w:r>
        <w:t xml:space="preserve"> Cloud).</w:t>
      </w:r>
    </w:p>
    <w:p w14:paraId="5FCB213A" w14:textId="77777777" w:rsidR="00501997" w:rsidRDefault="00501997" w:rsidP="005176F8">
      <w:pPr>
        <w:pStyle w:val="Lijstalinea"/>
        <w:numPr>
          <w:ilvl w:val="0"/>
          <w:numId w:val="248"/>
        </w:numPr>
      </w:pPr>
      <w:r w:rsidRPr="005176F8">
        <w:rPr>
          <w:b/>
          <w:bCs/>
        </w:rPr>
        <w:t>Reproduceerbaarheid</w:t>
      </w:r>
      <w:r>
        <w:t xml:space="preserve">: </w:t>
      </w:r>
      <w:proofErr w:type="spellStart"/>
      <w:r>
        <w:t>builds</w:t>
      </w:r>
      <w:proofErr w:type="spellEnd"/>
      <w:r>
        <w:t xml:space="preserve"> zijn deterministisch door </w:t>
      </w:r>
      <w:proofErr w:type="spellStart"/>
      <w:r>
        <w:t>lockfiles</w:t>
      </w:r>
      <w:proofErr w:type="spellEnd"/>
      <w:r>
        <w:t xml:space="preserve"> (</w:t>
      </w:r>
      <w:proofErr w:type="spellStart"/>
      <w:r>
        <w:t>uv.lock</w:t>
      </w:r>
      <w:proofErr w:type="spellEnd"/>
      <w:r>
        <w:t>) en vastgelegde base images; dezelfde controles draaien lokaal en in CI/CD.</w:t>
      </w:r>
    </w:p>
    <w:p w14:paraId="0EC69BEB" w14:textId="77777777" w:rsidR="00501997" w:rsidRDefault="00501997" w:rsidP="005176F8">
      <w:pPr>
        <w:pStyle w:val="Lijstalinea"/>
        <w:numPr>
          <w:ilvl w:val="0"/>
          <w:numId w:val="248"/>
        </w:numPr>
      </w:pPr>
      <w:r w:rsidRPr="005176F8">
        <w:rPr>
          <w:b/>
          <w:bCs/>
        </w:rPr>
        <w:t xml:space="preserve">Traceerbaarheid &amp; </w:t>
      </w:r>
      <w:proofErr w:type="spellStart"/>
      <w:r w:rsidRPr="005176F8">
        <w:rPr>
          <w:b/>
          <w:bCs/>
        </w:rPr>
        <w:t>auditability</w:t>
      </w:r>
      <w:proofErr w:type="spellEnd"/>
      <w:r>
        <w:t xml:space="preserve">: wijzigingen lopen via pull </w:t>
      </w:r>
      <w:proofErr w:type="spellStart"/>
      <w:r>
        <w:t>requests</w:t>
      </w:r>
      <w:proofErr w:type="spellEnd"/>
      <w:r>
        <w:t xml:space="preserve">; scanresultaten, reviews en </w:t>
      </w:r>
      <w:proofErr w:type="spellStart"/>
      <w:r>
        <w:t>deployments</w:t>
      </w:r>
      <w:proofErr w:type="spellEnd"/>
      <w:r>
        <w:t xml:space="preserve"> zijn herleidbaar.</w:t>
      </w:r>
    </w:p>
    <w:p w14:paraId="0F5D1ED1" w14:textId="222F2E94" w:rsidR="00204AE7" w:rsidRDefault="00501997" w:rsidP="00204AE7">
      <w:pPr>
        <w:pStyle w:val="Lijstalinea"/>
        <w:numPr>
          <w:ilvl w:val="0"/>
          <w:numId w:val="248"/>
        </w:numPr>
      </w:pPr>
      <w:r w:rsidRPr="005176F8">
        <w:rPr>
          <w:b/>
          <w:bCs/>
        </w:rPr>
        <w:t>Compliance</w:t>
      </w:r>
      <w:r>
        <w:t>: gebruik van OSS is toegestaan binnen het licentiekader (zie paragraaf 8.5), met aandacht voor licentietypen, herkomst en verplichtingen.</w:t>
      </w:r>
    </w:p>
    <w:p w14:paraId="22991227" w14:textId="77777777" w:rsidR="00204AE7" w:rsidRDefault="00204AE7" w:rsidP="00204AE7">
      <w:pPr>
        <w:pStyle w:val="Lijstalinea"/>
      </w:pPr>
    </w:p>
    <w:p w14:paraId="052BE808" w14:textId="0273E1F7" w:rsidR="00501997" w:rsidRPr="00204AE7" w:rsidRDefault="00501997" w:rsidP="00204AE7">
      <w:pPr>
        <w:pStyle w:val="Kop3"/>
      </w:pPr>
      <w:bookmarkStart w:id="2627" w:name="_Toc225262664"/>
      <w:r w:rsidRPr="00204AE7">
        <w:t>Open source, herkomst en licenties</w:t>
      </w:r>
      <w:bookmarkEnd w:id="2627"/>
    </w:p>
    <w:p w14:paraId="6F904EDF" w14:textId="77E36FDB" w:rsidR="00501997" w:rsidRDefault="00501997" w:rsidP="00204AE7">
      <w:r>
        <w:t xml:space="preserve">De ETL-straat maakt gebruik van open-source componenten (tools en </w:t>
      </w:r>
      <w:proofErr w:type="spellStart"/>
      <w:r>
        <w:t>libraries</w:t>
      </w:r>
      <w:proofErr w:type="spellEnd"/>
      <w:r>
        <w:t xml:space="preserve">). Per component wordt geborgd dat (1) de herkomst controleerbaar is, (2) de licentie past binnen het DHD-licentiekader (zie paragraaf </w:t>
      </w:r>
      <w:r w:rsidR="009D1EDE">
        <w:fldChar w:fldCharType="begin"/>
      </w:r>
      <w:r w:rsidR="009D1EDE">
        <w:instrText xml:space="preserve"> REF _Ref224809795 \r \h </w:instrText>
      </w:r>
      <w:r w:rsidR="009D1EDE">
        <w:fldChar w:fldCharType="separate"/>
      </w:r>
      <w:r w:rsidR="003A6600">
        <w:t>8.5</w:t>
      </w:r>
      <w:r w:rsidR="009D1EDE">
        <w:fldChar w:fldCharType="end"/>
      </w:r>
      <w:r>
        <w:t>) en (3) bekende kwetsbaarheden actief worden gemonitord en opgevolgd.</w:t>
      </w:r>
    </w:p>
    <w:p w14:paraId="3C310B60" w14:textId="77777777" w:rsidR="00B373A0" w:rsidRDefault="00B373A0" w:rsidP="00501997"/>
    <w:p w14:paraId="2FD2B7C0" w14:textId="77777777" w:rsidR="00501997" w:rsidRDefault="00501997" w:rsidP="00501997">
      <w:r>
        <w:t xml:space="preserve">Nieuwe </w:t>
      </w:r>
      <w:proofErr w:type="spellStart"/>
      <w:r>
        <w:t>dependencies</w:t>
      </w:r>
      <w:proofErr w:type="spellEnd"/>
      <w:r>
        <w:t xml:space="preserve"> (packages of base images) worden alleen toegevoegd na beoordeling door het projectteam. Daarbij wordt gekeken naar onderhoud/activiteit, reputatie, security track-record, compatibiliteit met het licentiebeleid en functionele noodzaak. Waar mogelijk wordt de licentie geautomatiseerd gecontroleerd en wordt per release een SBOM (Software Bill of </w:t>
      </w:r>
      <w:proofErr w:type="spellStart"/>
      <w:r>
        <w:t>Materials</w:t>
      </w:r>
      <w:proofErr w:type="spellEnd"/>
      <w:r>
        <w:t>) beschikbaar gemaakt om audits en incident response te ondersteunen.</w:t>
      </w:r>
    </w:p>
    <w:p w14:paraId="6574C6FC" w14:textId="77777777" w:rsidR="00573279" w:rsidRDefault="00573279" w:rsidP="00501997"/>
    <w:p w14:paraId="411FD9A0" w14:textId="55F36204" w:rsidR="00501997" w:rsidRPr="00501997" w:rsidRDefault="00501997">
      <w:pPr>
        <w:pStyle w:val="Kop3"/>
        <w:rPr>
          <w:rFonts w:eastAsia="Times New Roman"/>
          <w:kern w:val="0"/>
          <w:szCs w:val="22"/>
          <w:lang w:val="en-US"/>
          <w14:ligatures w14:val="none"/>
        </w:rPr>
      </w:pPr>
      <w:bookmarkStart w:id="2628" w:name="_Toc225262665"/>
      <w:r w:rsidRPr="00501997">
        <w:rPr>
          <w:rFonts w:eastAsia="Times New Roman"/>
          <w:lang w:val="en-US"/>
        </w:rPr>
        <w:t xml:space="preserve">Python dependencies: </w:t>
      </w:r>
      <w:proofErr w:type="spellStart"/>
      <w:r w:rsidRPr="00501997">
        <w:rPr>
          <w:rFonts w:eastAsia="Times New Roman"/>
          <w:lang w:val="en-US"/>
        </w:rPr>
        <w:t>uv</w:t>
      </w:r>
      <w:proofErr w:type="spellEnd"/>
      <w:r w:rsidRPr="00501997">
        <w:rPr>
          <w:rFonts w:eastAsia="Times New Roman"/>
          <w:lang w:val="en-US"/>
        </w:rPr>
        <w:t xml:space="preserve">, </w:t>
      </w:r>
      <w:proofErr w:type="spellStart"/>
      <w:r w:rsidRPr="00501997">
        <w:rPr>
          <w:rFonts w:eastAsia="Times New Roman"/>
          <w:lang w:val="en-US"/>
        </w:rPr>
        <w:t>lockfiles</w:t>
      </w:r>
      <w:proofErr w:type="spellEnd"/>
      <w:r w:rsidRPr="00501997">
        <w:rPr>
          <w:rFonts w:eastAsia="Times New Roman"/>
          <w:lang w:val="en-US"/>
        </w:rPr>
        <w:t xml:space="preserve"> en supply-chain</w:t>
      </w:r>
      <w:bookmarkEnd w:id="2628"/>
    </w:p>
    <w:p w14:paraId="17F67C06" w14:textId="77777777" w:rsidR="00501997" w:rsidRDefault="00501997" w:rsidP="00501997">
      <w:r>
        <w:t xml:space="preserve">Python </w:t>
      </w:r>
      <w:proofErr w:type="spellStart"/>
      <w:r>
        <w:t>dependencies</w:t>
      </w:r>
      <w:proofErr w:type="spellEnd"/>
      <w:r>
        <w:t xml:space="preserve"> worden beheerd via </w:t>
      </w:r>
      <w:proofErr w:type="spellStart"/>
      <w:r>
        <w:rPr>
          <w:b/>
          <w:bCs/>
        </w:rPr>
        <w:t>uv</w:t>
      </w:r>
      <w:proofErr w:type="spellEnd"/>
      <w:r>
        <w:t xml:space="preserve">. Per </w:t>
      </w:r>
      <w:proofErr w:type="spellStart"/>
      <w:r>
        <w:t>repository</w:t>
      </w:r>
      <w:proofErr w:type="spellEnd"/>
      <w:r>
        <w:t xml:space="preserve"> worden </w:t>
      </w:r>
      <w:proofErr w:type="spellStart"/>
      <w:r>
        <w:t>dependencies</w:t>
      </w:r>
      <w:proofErr w:type="spellEnd"/>
      <w:r>
        <w:t xml:space="preserve"> en </w:t>
      </w:r>
      <w:proofErr w:type="spellStart"/>
      <w:r>
        <w:t>toolingconfiguratie</w:t>
      </w:r>
      <w:proofErr w:type="spellEnd"/>
      <w:r>
        <w:t xml:space="preserve"> vastgelegd in </w:t>
      </w:r>
      <w:proofErr w:type="spellStart"/>
      <w:r>
        <w:rPr>
          <w:i/>
          <w:iCs/>
        </w:rPr>
        <w:t>pyproject.toml</w:t>
      </w:r>
      <w:proofErr w:type="spellEnd"/>
      <w:r>
        <w:t xml:space="preserve">, terwijl </w:t>
      </w:r>
      <w:proofErr w:type="spellStart"/>
      <w:r>
        <w:rPr>
          <w:i/>
          <w:iCs/>
        </w:rPr>
        <w:t>uv.lock</w:t>
      </w:r>
      <w:proofErr w:type="spellEnd"/>
      <w:r>
        <w:t xml:space="preserve"> de exacte, geïnstalleerde versies vastlegt. Hierdoor zijn lokale omgevingen, CI-</w:t>
      </w:r>
      <w:proofErr w:type="spellStart"/>
      <w:r>
        <w:t>builds</w:t>
      </w:r>
      <w:proofErr w:type="spellEnd"/>
      <w:r>
        <w:t xml:space="preserve"> en releases reproduceerbaar en is het duidelijk welke componenten onderdeel zijn van een release.</w:t>
      </w:r>
    </w:p>
    <w:p w14:paraId="50CFF34B" w14:textId="77777777" w:rsidR="00573279" w:rsidRDefault="00573279" w:rsidP="00501997"/>
    <w:p w14:paraId="5E5B0A04" w14:textId="15486A3E" w:rsidR="00501997" w:rsidRDefault="00501997" w:rsidP="00501997">
      <w:r>
        <w:t xml:space="preserve">Voor </w:t>
      </w:r>
      <w:proofErr w:type="spellStart"/>
      <w:r>
        <w:t>supply</w:t>
      </w:r>
      <w:proofErr w:type="spellEnd"/>
      <w:r>
        <w:t xml:space="preserve">-chain security worden </w:t>
      </w:r>
      <w:proofErr w:type="spellStart"/>
      <w:r>
        <w:t>dependency</w:t>
      </w:r>
      <w:proofErr w:type="spellEnd"/>
      <w:r>
        <w:t xml:space="preserve">-updates gesignaleerd via </w:t>
      </w:r>
      <w:proofErr w:type="spellStart"/>
      <w:r>
        <w:rPr>
          <w:b/>
          <w:bCs/>
        </w:rPr>
        <w:t>Dependabot</w:t>
      </w:r>
      <w:proofErr w:type="spellEnd"/>
      <w:r>
        <w:t xml:space="preserve">, en worden </w:t>
      </w:r>
      <w:proofErr w:type="spellStart"/>
      <w:r>
        <w:t>lockfile</w:t>
      </w:r>
      <w:proofErr w:type="spellEnd"/>
      <w:r>
        <w:t>/</w:t>
      </w:r>
      <w:proofErr w:type="spellStart"/>
      <w:r>
        <w:t>dependency</w:t>
      </w:r>
      <w:proofErr w:type="spellEnd"/>
      <w:r>
        <w:t>-sets aanvullend gescand</w:t>
      </w:r>
      <w:r w:rsidR="00742BA8">
        <w:t xml:space="preserve"> op kwetsbaarheden</w:t>
      </w:r>
      <w:r>
        <w:t xml:space="preserve"> (o.a. met </w:t>
      </w:r>
      <w:proofErr w:type="spellStart"/>
      <w:r>
        <w:rPr>
          <w:b/>
          <w:bCs/>
        </w:rPr>
        <w:t>uv</w:t>
      </w:r>
      <w:proofErr w:type="spellEnd"/>
      <w:r>
        <w:rPr>
          <w:b/>
          <w:bCs/>
        </w:rPr>
        <w:t>-secure</w:t>
      </w:r>
      <w:r>
        <w:t xml:space="preserve"> en/of </w:t>
      </w:r>
      <w:proofErr w:type="spellStart"/>
      <w:r>
        <w:rPr>
          <w:b/>
          <w:bCs/>
        </w:rPr>
        <w:t>Trivy</w:t>
      </w:r>
      <w:proofErr w:type="spellEnd"/>
      <w:r>
        <w:t xml:space="preserve">). Om risico’s van directe downloads vanaf het internet te beperken, wordt (conform de genoemde aandachtspunten in paragraaf 4.8.8) toegewerkt naar het gebruik van een interne </w:t>
      </w:r>
      <w:proofErr w:type="spellStart"/>
      <w:r>
        <w:t>dependency</w:t>
      </w:r>
      <w:proofErr w:type="spellEnd"/>
      <w:r>
        <w:t xml:space="preserve">-proxy of private </w:t>
      </w:r>
      <w:proofErr w:type="spellStart"/>
      <w:r>
        <w:t>registry</w:t>
      </w:r>
      <w:proofErr w:type="spellEnd"/>
      <w:r>
        <w:t xml:space="preserve"> (bijv. </w:t>
      </w:r>
      <w:proofErr w:type="spellStart"/>
      <w:r>
        <w:t>Azure</w:t>
      </w:r>
      <w:proofErr w:type="spellEnd"/>
      <w:r>
        <w:t xml:space="preserve"> </w:t>
      </w:r>
      <w:proofErr w:type="spellStart"/>
      <w:r>
        <w:t>Artifacts</w:t>
      </w:r>
      <w:proofErr w:type="spellEnd"/>
      <w:r>
        <w:t xml:space="preserve">, </w:t>
      </w:r>
      <w:proofErr w:type="spellStart"/>
      <w:r>
        <w:t>Artifactory</w:t>
      </w:r>
      <w:proofErr w:type="spellEnd"/>
      <w:r>
        <w:t xml:space="preserve"> of Nexus), zodat alleen goedgekeurde en gescande artefacten worden gebruikt.</w:t>
      </w:r>
      <w:r w:rsidR="00573279">
        <w:br/>
      </w:r>
    </w:p>
    <w:p w14:paraId="0BCC715B" w14:textId="4EE6ECA5" w:rsidR="00501997" w:rsidRPr="00501997" w:rsidRDefault="00501997">
      <w:pPr>
        <w:pStyle w:val="Kop3"/>
        <w:rPr>
          <w:rFonts w:eastAsia="Times New Roman"/>
          <w:kern w:val="0"/>
          <w:szCs w:val="22"/>
          <w:lang w:val="en-US"/>
          <w14:ligatures w14:val="none"/>
        </w:rPr>
      </w:pPr>
      <w:bookmarkStart w:id="2629" w:name="_Ref225254323"/>
      <w:bookmarkStart w:id="2630" w:name="_Toc225262666"/>
      <w:r w:rsidRPr="00501997">
        <w:rPr>
          <w:rFonts w:eastAsia="Times New Roman"/>
          <w:lang w:val="en-US"/>
        </w:rPr>
        <w:t>Container security: base images, hardening en scanning</w:t>
      </w:r>
      <w:bookmarkEnd w:id="2629"/>
      <w:bookmarkEnd w:id="2630"/>
    </w:p>
    <w:p w14:paraId="78E14CE6" w14:textId="77777777" w:rsidR="00501997" w:rsidRDefault="00501997" w:rsidP="00501997">
      <w:r>
        <w:t xml:space="preserve">De ETL-straat wordt als </w:t>
      </w:r>
      <w:proofErr w:type="spellStart"/>
      <w:r>
        <w:t>containerized</w:t>
      </w:r>
      <w:proofErr w:type="spellEnd"/>
      <w:r>
        <w:t xml:space="preserve"> </w:t>
      </w:r>
      <w:proofErr w:type="spellStart"/>
      <w:r>
        <w:t>workload</w:t>
      </w:r>
      <w:proofErr w:type="spellEnd"/>
      <w:r>
        <w:t xml:space="preserve"> op AKS uitgerold. Container images worden opgebouwd op basis van gecontroleerde base images, bij voorkeur met een minimalistische footprint (bijv. slim/</w:t>
      </w:r>
      <w:proofErr w:type="spellStart"/>
      <w:r>
        <w:t>hardened</w:t>
      </w:r>
      <w:proofErr w:type="spellEnd"/>
      <w:r>
        <w:t xml:space="preserve"> images) en met </w:t>
      </w:r>
      <w:proofErr w:type="spellStart"/>
      <w:r>
        <w:t>multi</w:t>
      </w:r>
      <w:proofErr w:type="spellEnd"/>
      <w:r>
        <w:t xml:space="preserve">-stage </w:t>
      </w:r>
      <w:proofErr w:type="spellStart"/>
      <w:r>
        <w:t>builds</w:t>
      </w:r>
      <w:proofErr w:type="spellEnd"/>
      <w:r>
        <w:t xml:space="preserve"> zodat </w:t>
      </w:r>
      <w:proofErr w:type="spellStart"/>
      <w:r>
        <w:t>build</w:t>
      </w:r>
      <w:proofErr w:type="spellEnd"/>
      <w:r>
        <w:t xml:space="preserve">-tools en caches niet in de </w:t>
      </w:r>
      <w:proofErr w:type="spellStart"/>
      <w:r>
        <w:t>runtime</w:t>
      </w:r>
      <w:proofErr w:type="spellEnd"/>
      <w:r>
        <w:t xml:space="preserve"> image terechtkomen. Containers draaien standaard als </w:t>
      </w:r>
      <w:r>
        <w:rPr>
          <w:b/>
          <w:bCs/>
        </w:rPr>
        <w:t>non-root</w:t>
      </w:r>
      <w:r>
        <w:t xml:space="preserve"> en bevatten alleen </w:t>
      </w:r>
      <w:proofErr w:type="spellStart"/>
      <w:r>
        <w:t>runtime-dependencies</w:t>
      </w:r>
      <w:proofErr w:type="spellEnd"/>
      <w:r>
        <w:t>.</w:t>
      </w:r>
    </w:p>
    <w:p w14:paraId="3DB1957B" w14:textId="77777777" w:rsidR="00225613" w:rsidRDefault="00225613" w:rsidP="00501997"/>
    <w:p w14:paraId="5D9C600E" w14:textId="77777777" w:rsidR="00501997" w:rsidRDefault="00501997" w:rsidP="00501997">
      <w:r>
        <w:lastRenderedPageBreak/>
        <w:t xml:space="preserve">Gebouwde images worden opgeslagen in </w:t>
      </w:r>
      <w:proofErr w:type="spellStart"/>
      <w:r>
        <w:rPr>
          <w:b/>
          <w:bCs/>
        </w:rPr>
        <w:t>Azure</w:t>
      </w:r>
      <w:proofErr w:type="spellEnd"/>
      <w:r>
        <w:rPr>
          <w:b/>
          <w:bCs/>
        </w:rPr>
        <w:t xml:space="preserve"> Container </w:t>
      </w:r>
      <w:proofErr w:type="spellStart"/>
      <w:r>
        <w:rPr>
          <w:b/>
          <w:bCs/>
        </w:rPr>
        <w:t>Registry</w:t>
      </w:r>
      <w:proofErr w:type="spellEnd"/>
      <w:r>
        <w:rPr>
          <w:b/>
          <w:bCs/>
        </w:rPr>
        <w:t xml:space="preserve"> (ACR)</w:t>
      </w:r>
      <w:r>
        <w:t xml:space="preserve">. </w:t>
      </w:r>
      <w:proofErr w:type="spellStart"/>
      <w:r>
        <w:rPr>
          <w:b/>
          <w:bCs/>
        </w:rPr>
        <w:t>Defender</w:t>
      </w:r>
      <w:proofErr w:type="spellEnd"/>
      <w:r>
        <w:rPr>
          <w:b/>
          <w:bCs/>
        </w:rPr>
        <w:t xml:space="preserve"> </w:t>
      </w:r>
      <w:proofErr w:type="spellStart"/>
      <w:r>
        <w:rPr>
          <w:b/>
          <w:bCs/>
        </w:rPr>
        <w:t>for</w:t>
      </w:r>
      <w:proofErr w:type="spellEnd"/>
      <w:r>
        <w:rPr>
          <w:b/>
          <w:bCs/>
        </w:rPr>
        <w:t xml:space="preserve"> Cloud</w:t>
      </w:r>
      <w:r>
        <w:t xml:space="preserve"> voert periodieke scans uit op kwetsbaarheden en misconfiguraties in images en </w:t>
      </w:r>
      <w:proofErr w:type="spellStart"/>
      <w:r>
        <w:t>runtime</w:t>
      </w:r>
      <w:proofErr w:type="spellEnd"/>
      <w:r>
        <w:t xml:space="preserve">. Kritieke issues worden met prioriteit </w:t>
      </w:r>
      <w:proofErr w:type="spellStart"/>
      <w:r>
        <w:t>gepatcht</w:t>
      </w:r>
      <w:proofErr w:type="spellEnd"/>
      <w:r>
        <w:t xml:space="preserve">; overige bevindingen worden meegenomen in vaste patchrondes. Oude images worden gecontroleerd </w:t>
      </w:r>
      <w:proofErr w:type="spellStart"/>
      <w:r>
        <w:t>uitgefaseerd</w:t>
      </w:r>
      <w:proofErr w:type="spellEnd"/>
      <w:r>
        <w:t xml:space="preserve"> (retentie/</w:t>
      </w:r>
      <w:proofErr w:type="spellStart"/>
      <w:r>
        <w:t>cleanup</w:t>
      </w:r>
      <w:proofErr w:type="spellEnd"/>
      <w:r>
        <w:t>), zodat kwetsbare of verouderde varianten niet blijven bestaan.</w:t>
      </w:r>
    </w:p>
    <w:p w14:paraId="1E2EF871" w14:textId="77777777" w:rsidR="006F2814" w:rsidRDefault="006F2814" w:rsidP="00501997"/>
    <w:p w14:paraId="2AA08862" w14:textId="0AFDBA15" w:rsidR="00501997" w:rsidRPr="00B9642B" w:rsidRDefault="00501997">
      <w:pPr>
        <w:pStyle w:val="Kop3"/>
        <w:rPr>
          <w:rFonts w:eastAsia="Times New Roman"/>
          <w:lang w:val="fr-FR"/>
        </w:rPr>
      </w:pPr>
      <w:bookmarkStart w:id="2631" w:name="_Ref225254903"/>
      <w:bookmarkStart w:id="2632" w:name="_Toc225262667"/>
      <w:r w:rsidRPr="00B9642B">
        <w:rPr>
          <w:rFonts w:eastAsia="Times New Roman"/>
          <w:lang w:val="fr-FR"/>
        </w:rPr>
        <w:t xml:space="preserve">CI/CD: </w:t>
      </w:r>
      <w:proofErr w:type="spellStart"/>
      <w:r w:rsidRPr="00B9642B">
        <w:rPr>
          <w:rFonts w:eastAsia="Times New Roman"/>
          <w:lang w:val="fr-FR"/>
        </w:rPr>
        <w:t>automatische</w:t>
      </w:r>
      <w:proofErr w:type="spellEnd"/>
      <w:r w:rsidRPr="00B9642B">
        <w:rPr>
          <w:rFonts w:eastAsia="Times New Roman"/>
          <w:lang w:val="fr-FR"/>
        </w:rPr>
        <w:t xml:space="preserve"> checks en </w:t>
      </w:r>
      <w:proofErr w:type="spellStart"/>
      <w:r w:rsidRPr="00B9642B">
        <w:rPr>
          <w:rFonts w:eastAsia="Times New Roman"/>
          <w:lang w:val="fr-FR"/>
        </w:rPr>
        <w:t>gates</w:t>
      </w:r>
      <w:bookmarkEnd w:id="2631"/>
      <w:bookmarkEnd w:id="2632"/>
      <w:proofErr w:type="spellEnd"/>
    </w:p>
    <w:p w14:paraId="684308ED" w14:textId="77777777" w:rsidR="00501997" w:rsidRDefault="00501997" w:rsidP="00501997">
      <w:r>
        <w:t xml:space="preserve">De CI/CD-pijplijn herhaalt zoveel mogelijk dezelfde controles als in de lokale ontwikkelomgeving. Hiermee wordt voorkomen dat code “lokaal groen” is maar faalt in CI of (erger) in productie. In de pipeline worden </w:t>
      </w:r>
      <w:proofErr w:type="spellStart"/>
      <w:r>
        <w:t>quality</w:t>
      </w:r>
      <w:proofErr w:type="spellEnd"/>
      <w:r>
        <w:t xml:space="preserve"> gates toegepast; een release kan pas door wanneer alle verplichte checks succesvol zijn.</w:t>
      </w:r>
    </w:p>
    <w:p w14:paraId="5EA0F30F" w14:textId="77777777" w:rsidR="006F2814" w:rsidRDefault="006F2814" w:rsidP="00501997"/>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651"/>
        <w:gridCol w:w="4099"/>
        <w:gridCol w:w="2302"/>
      </w:tblGrid>
      <w:tr w:rsidR="00501997" w14:paraId="4AF0E6ED" w14:textId="77777777">
        <w:trPr>
          <w:tblCellSpacing w:w="15" w:type="dxa"/>
        </w:trPr>
        <w:tc>
          <w:tcPr>
            <w:tcW w:w="0" w:type="auto"/>
            <w:tcBorders>
              <w:top w:val="single" w:sz="8" w:space="0" w:color="0974BB"/>
              <w:left w:val="single" w:sz="8" w:space="0" w:color="0974BB"/>
              <w:bottom w:val="single" w:sz="8" w:space="0" w:color="0974BB"/>
              <w:right w:val="single" w:sz="8" w:space="0" w:color="0974BB"/>
            </w:tcBorders>
            <w:shd w:val="clear" w:color="auto" w:fill="0974BB"/>
            <w:tcMar>
              <w:top w:w="0" w:type="dxa"/>
              <w:left w:w="108" w:type="dxa"/>
              <w:bottom w:w="0" w:type="dxa"/>
              <w:right w:w="108" w:type="dxa"/>
            </w:tcMar>
            <w:vAlign w:val="center"/>
            <w:hideMark/>
          </w:tcPr>
          <w:p w14:paraId="179D2AE0" w14:textId="77777777" w:rsidR="00501997" w:rsidRDefault="00501997">
            <w:pPr>
              <w:spacing w:line="240" w:lineRule="auto"/>
              <w:rPr>
                <w:kern w:val="0"/>
                <w:szCs w:val="22"/>
                <w14:ligatures w14:val="none"/>
              </w:rPr>
            </w:pPr>
            <w:r>
              <w:rPr>
                <w:color w:val="FFFFFF"/>
              </w:rPr>
              <w:t>Fase</w:t>
            </w:r>
          </w:p>
        </w:tc>
        <w:tc>
          <w:tcPr>
            <w:tcW w:w="0" w:type="auto"/>
            <w:tcBorders>
              <w:top w:val="single" w:sz="8" w:space="0" w:color="0974BB"/>
              <w:left w:val="nil"/>
              <w:bottom w:val="single" w:sz="8" w:space="0" w:color="0974BB"/>
              <w:right w:val="single" w:sz="8" w:space="0" w:color="0974BB"/>
            </w:tcBorders>
            <w:shd w:val="clear" w:color="auto" w:fill="0974BB"/>
            <w:tcMar>
              <w:top w:w="0" w:type="dxa"/>
              <w:left w:w="108" w:type="dxa"/>
              <w:bottom w:w="0" w:type="dxa"/>
              <w:right w:w="108" w:type="dxa"/>
            </w:tcMar>
            <w:vAlign w:val="center"/>
            <w:hideMark/>
          </w:tcPr>
          <w:p w14:paraId="0382A307" w14:textId="77777777" w:rsidR="00501997" w:rsidRDefault="00501997">
            <w:pPr>
              <w:spacing w:line="240" w:lineRule="auto"/>
            </w:pPr>
            <w:r>
              <w:rPr>
                <w:color w:val="FFFFFF"/>
              </w:rPr>
              <w:t>Voorbeelden van controles</w:t>
            </w:r>
          </w:p>
        </w:tc>
        <w:tc>
          <w:tcPr>
            <w:tcW w:w="0" w:type="auto"/>
            <w:tcBorders>
              <w:top w:val="single" w:sz="8" w:space="0" w:color="0974BB"/>
              <w:left w:val="nil"/>
              <w:bottom w:val="single" w:sz="8" w:space="0" w:color="0974BB"/>
              <w:right w:val="single" w:sz="8" w:space="0" w:color="0974BB"/>
            </w:tcBorders>
            <w:shd w:val="clear" w:color="auto" w:fill="0974BB"/>
            <w:tcMar>
              <w:top w:w="0" w:type="dxa"/>
              <w:left w:w="108" w:type="dxa"/>
              <w:bottom w:w="0" w:type="dxa"/>
              <w:right w:w="108" w:type="dxa"/>
            </w:tcMar>
            <w:vAlign w:val="center"/>
            <w:hideMark/>
          </w:tcPr>
          <w:p w14:paraId="45B4FA3E" w14:textId="77777777" w:rsidR="00501997" w:rsidRDefault="00501997">
            <w:pPr>
              <w:spacing w:line="240" w:lineRule="auto"/>
            </w:pPr>
            <w:proofErr w:type="spellStart"/>
            <w:r>
              <w:rPr>
                <w:color w:val="FFFFFF"/>
              </w:rPr>
              <w:t>Tooling</w:t>
            </w:r>
            <w:proofErr w:type="spellEnd"/>
          </w:p>
        </w:tc>
      </w:tr>
      <w:tr w:rsidR="00501997" w:rsidRPr="00E74781" w14:paraId="1EDF8DC3" w14:textId="77777777">
        <w:trPr>
          <w:tblCellSpacing w:w="15" w:type="dxa"/>
        </w:trPr>
        <w:tc>
          <w:tcPr>
            <w:tcW w:w="0" w:type="auto"/>
            <w:tcBorders>
              <w:top w:val="nil"/>
              <w:left w:val="single" w:sz="8" w:space="0" w:color="B8DCF3"/>
              <w:bottom w:val="single" w:sz="8" w:space="0" w:color="B8DCF3"/>
              <w:right w:val="single" w:sz="8" w:space="0" w:color="B8DCF3"/>
            </w:tcBorders>
            <w:shd w:val="clear" w:color="auto" w:fill="F1F8FB"/>
            <w:tcMar>
              <w:top w:w="0" w:type="dxa"/>
              <w:left w:w="108" w:type="dxa"/>
              <w:bottom w:w="0" w:type="dxa"/>
              <w:right w:w="108" w:type="dxa"/>
            </w:tcMar>
            <w:vAlign w:val="center"/>
            <w:hideMark/>
          </w:tcPr>
          <w:p w14:paraId="16D7FA1A" w14:textId="77777777" w:rsidR="00501997" w:rsidRDefault="00501997">
            <w:pPr>
              <w:spacing w:line="240" w:lineRule="auto"/>
            </w:pPr>
            <w:r>
              <w:t>Lokaal (</w:t>
            </w:r>
            <w:proofErr w:type="spellStart"/>
            <w:r>
              <w:t>developer</w:t>
            </w:r>
            <w:proofErr w:type="spellEnd"/>
            <w:r>
              <w:t>)</w:t>
            </w:r>
          </w:p>
        </w:tc>
        <w:tc>
          <w:tcPr>
            <w:tcW w:w="0" w:type="auto"/>
            <w:tcBorders>
              <w:top w:val="nil"/>
              <w:left w:val="nil"/>
              <w:bottom w:val="single" w:sz="8" w:space="0" w:color="B8DCF3"/>
              <w:right w:val="single" w:sz="8" w:space="0" w:color="B8DCF3"/>
            </w:tcBorders>
            <w:shd w:val="clear" w:color="auto" w:fill="F1F8FB"/>
            <w:tcMar>
              <w:top w:w="0" w:type="dxa"/>
              <w:left w:w="108" w:type="dxa"/>
              <w:bottom w:w="0" w:type="dxa"/>
              <w:right w:w="108" w:type="dxa"/>
            </w:tcMar>
            <w:vAlign w:val="center"/>
            <w:hideMark/>
          </w:tcPr>
          <w:p w14:paraId="76A26F6A" w14:textId="77777777" w:rsidR="00501997" w:rsidRPr="00501997" w:rsidRDefault="00501997">
            <w:pPr>
              <w:spacing w:line="240" w:lineRule="auto"/>
              <w:rPr>
                <w:lang w:val="en-US"/>
              </w:rPr>
            </w:pPr>
            <w:proofErr w:type="spellStart"/>
            <w:r w:rsidRPr="00501997">
              <w:rPr>
                <w:lang w:val="en-US"/>
              </w:rPr>
              <w:t>Codekwaliteit</w:t>
            </w:r>
            <w:proofErr w:type="spellEnd"/>
            <w:r w:rsidRPr="00501997">
              <w:rPr>
                <w:lang w:val="en-US"/>
              </w:rPr>
              <w:t xml:space="preserve">, </w:t>
            </w:r>
            <w:proofErr w:type="spellStart"/>
            <w:r w:rsidRPr="00501997">
              <w:rPr>
                <w:lang w:val="en-US"/>
              </w:rPr>
              <w:t>typechecks</w:t>
            </w:r>
            <w:proofErr w:type="spellEnd"/>
            <w:r w:rsidRPr="00501997">
              <w:rPr>
                <w:lang w:val="en-US"/>
              </w:rPr>
              <w:t>, unit tests, basis security checks (</w:t>
            </w:r>
            <w:proofErr w:type="spellStart"/>
            <w:r w:rsidRPr="00501997">
              <w:rPr>
                <w:lang w:val="en-US"/>
              </w:rPr>
              <w:t>o.a.</w:t>
            </w:r>
            <w:proofErr w:type="spellEnd"/>
            <w:r w:rsidRPr="00501997">
              <w:rPr>
                <w:lang w:val="en-US"/>
              </w:rPr>
              <w:t xml:space="preserve"> secrets)</w:t>
            </w:r>
          </w:p>
        </w:tc>
        <w:tc>
          <w:tcPr>
            <w:tcW w:w="0" w:type="auto"/>
            <w:tcBorders>
              <w:top w:val="nil"/>
              <w:left w:val="nil"/>
              <w:bottom w:val="single" w:sz="8" w:space="0" w:color="B8DCF3"/>
              <w:right w:val="single" w:sz="8" w:space="0" w:color="B8DCF3"/>
            </w:tcBorders>
            <w:shd w:val="clear" w:color="auto" w:fill="F1F8FB"/>
            <w:tcMar>
              <w:top w:w="0" w:type="dxa"/>
              <w:left w:w="108" w:type="dxa"/>
              <w:bottom w:w="0" w:type="dxa"/>
              <w:right w:w="108" w:type="dxa"/>
            </w:tcMar>
            <w:vAlign w:val="center"/>
            <w:hideMark/>
          </w:tcPr>
          <w:p w14:paraId="509929A5" w14:textId="77777777" w:rsidR="00501997" w:rsidRPr="00501997" w:rsidRDefault="00501997">
            <w:pPr>
              <w:spacing w:line="240" w:lineRule="auto"/>
              <w:rPr>
                <w:lang w:val="en-US"/>
              </w:rPr>
            </w:pPr>
            <w:r w:rsidRPr="00501997">
              <w:rPr>
                <w:lang w:val="en-US"/>
              </w:rPr>
              <w:t xml:space="preserve">pre-commit, ruff, ty, </w:t>
            </w:r>
            <w:proofErr w:type="spellStart"/>
            <w:r w:rsidRPr="00501997">
              <w:rPr>
                <w:lang w:val="en-US"/>
              </w:rPr>
              <w:t>pytest</w:t>
            </w:r>
            <w:proofErr w:type="spellEnd"/>
          </w:p>
        </w:tc>
      </w:tr>
      <w:tr w:rsidR="00501997" w:rsidRPr="00E74781" w14:paraId="3B49FCCD" w14:textId="77777777">
        <w:trPr>
          <w:tblCellSpacing w:w="15" w:type="dxa"/>
        </w:trPr>
        <w:tc>
          <w:tcPr>
            <w:tcW w:w="0" w:type="auto"/>
            <w:tcBorders>
              <w:top w:val="nil"/>
              <w:left w:val="single" w:sz="8" w:space="0" w:color="B8DCF3"/>
              <w:bottom w:val="single" w:sz="8" w:space="0" w:color="B8DCF3"/>
              <w:right w:val="single" w:sz="8" w:space="0" w:color="B8DCF3"/>
            </w:tcBorders>
            <w:tcMar>
              <w:top w:w="0" w:type="dxa"/>
              <w:left w:w="108" w:type="dxa"/>
              <w:bottom w:w="0" w:type="dxa"/>
              <w:right w:w="108" w:type="dxa"/>
            </w:tcMar>
            <w:vAlign w:val="center"/>
            <w:hideMark/>
          </w:tcPr>
          <w:p w14:paraId="014E3E1F" w14:textId="77777777" w:rsidR="00501997" w:rsidRDefault="00501997">
            <w:pPr>
              <w:spacing w:line="240" w:lineRule="auto"/>
            </w:pPr>
            <w:r>
              <w:t xml:space="preserve">Pull </w:t>
            </w:r>
            <w:proofErr w:type="spellStart"/>
            <w:r>
              <w:t>request</w:t>
            </w:r>
            <w:proofErr w:type="spellEnd"/>
            <w:r>
              <w:t xml:space="preserve"> (CI)</w:t>
            </w:r>
          </w:p>
        </w:tc>
        <w:tc>
          <w:tcPr>
            <w:tcW w:w="0" w:type="auto"/>
            <w:tcBorders>
              <w:top w:val="nil"/>
              <w:left w:val="nil"/>
              <w:bottom w:val="single" w:sz="8" w:space="0" w:color="B8DCF3"/>
              <w:right w:val="single" w:sz="8" w:space="0" w:color="B8DCF3"/>
            </w:tcBorders>
            <w:tcMar>
              <w:top w:w="0" w:type="dxa"/>
              <w:left w:w="108" w:type="dxa"/>
              <w:bottom w:w="0" w:type="dxa"/>
              <w:right w:w="108" w:type="dxa"/>
            </w:tcMar>
            <w:vAlign w:val="center"/>
            <w:hideMark/>
          </w:tcPr>
          <w:p w14:paraId="31B1DB4B" w14:textId="77777777" w:rsidR="00501997" w:rsidRPr="00501997" w:rsidRDefault="00501997">
            <w:pPr>
              <w:spacing w:line="240" w:lineRule="auto"/>
              <w:rPr>
                <w:lang w:val="en-US"/>
              </w:rPr>
            </w:pPr>
            <w:proofErr w:type="spellStart"/>
            <w:r w:rsidRPr="00501997">
              <w:rPr>
                <w:lang w:val="en-US"/>
              </w:rPr>
              <w:t>Herhaling</w:t>
            </w:r>
            <w:proofErr w:type="spellEnd"/>
            <w:r w:rsidRPr="00501997">
              <w:rPr>
                <w:lang w:val="en-US"/>
              </w:rPr>
              <w:t xml:space="preserve"> </w:t>
            </w:r>
            <w:proofErr w:type="spellStart"/>
            <w:r w:rsidRPr="00501997">
              <w:rPr>
                <w:lang w:val="en-US"/>
              </w:rPr>
              <w:t>lokale</w:t>
            </w:r>
            <w:proofErr w:type="spellEnd"/>
            <w:r w:rsidRPr="00501997">
              <w:rPr>
                <w:lang w:val="en-US"/>
              </w:rPr>
              <w:t xml:space="preserve"> checks + build, dependency- en container-scan, policy checks</w:t>
            </w:r>
          </w:p>
        </w:tc>
        <w:tc>
          <w:tcPr>
            <w:tcW w:w="0" w:type="auto"/>
            <w:tcBorders>
              <w:top w:val="nil"/>
              <w:left w:val="nil"/>
              <w:bottom w:val="single" w:sz="8" w:space="0" w:color="B8DCF3"/>
              <w:right w:val="single" w:sz="8" w:space="0" w:color="B8DCF3"/>
            </w:tcBorders>
            <w:tcMar>
              <w:top w:w="0" w:type="dxa"/>
              <w:left w:w="108" w:type="dxa"/>
              <w:bottom w:w="0" w:type="dxa"/>
              <w:right w:w="108" w:type="dxa"/>
            </w:tcMar>
            <w:vAlign w:val="center"/>
            <w:hideMark/>
          </w:tcPr>
          <w:p w14:paraId="0F369049" w14:textId="77777777" w:rsidR="00501997" w:rsidRPr="00501997" w:rsidRDefault="00501997">
            <w:pPr>
              <w:spacing w:line="240" w:lineRule="auto"/>
              <w:rPr>
                <w:lang w:val="en-US"/>
              </w:rPr>
            </w:pPr>
            <w:r w:rsidRPr="00501997">
              <w:rPr>
                <w:lang w:val="en-US"/>
              </w:rPr>
              <w:t xml:space="preserve">CI/CD (Azure DevOps/GitHub), </w:t>
            </w:r>
            <w:proofErr w:type="spellStart"/>
            <w:r w:rsidRPr="00501997">
              <w:rPr>
                <w:lang w:val="en-US"/>
              </w:rPr>
              <w:t>Trivy</w:t>
            </w:r>
            <w:proofErr w:type="spellEnd"/>
            <w:r w:rsidRPr="00501997">
              <w:rPr>
                <w:lang w:val="en-US"/>
              </w:rPr>
              <w:t xml:space="preserve">, </w:t>
            </w:r>
            <w:proofErr w:type="spellStart"/>
            <w:r w:rsidRPr="00501997">
              <w:rPr>
                <w:lang w:val="en-US"/>
              </w:rPr>
              <w:t>uv</w:t>
            </w:r>
            <w:proofErr w:type="spellEnd"/>
            <w:r w:rsidRPr="00501997">
              <w:rPr>
                <w:lang w:val="en-US"/>
              </w:rPr>
              <w:t>-secure</w:t>
            </w:r>
          </w:p>
        </w:tc>
      </w:tr>
      <w:tr w:rsidR="00501997" w14:paraId="03EFBFCC" w14:textId="77777777">
        <w:trPr>
          <w:tblCellSpacing w:w="15" w:type="dxa"/>
        </w:trPr>
        <w:tc>
          <w:tcPr>
            <w:tcW w:w="0" w:type="auto"/>
            <w:tcBorders>
              <w:top w:val="nil"/>
              <w:left w:val="single" w:sz="8" w:space="0" w:color="B8DCF3"/>
              <w:bottom w:val="single" w:sz="8" w:space="0" w:color="B8DCF3"/>
              <w:right w:val="single" w:sz="8" w:space="0" w:color="B8DCF3"/>
            </w:tcBorders>
            <w:shd w:val="clear" w:color="auto" w:fill="F1F8FB"/>
            <w:tcMar>
              <w:top w:w="0" w:type="dxa"/>
              <w:left w:w="108" w:type="dxa"/>
              <w:bottom w:w="0" w:type="dxa"/>
              <w:right w:w="108" w:type="dxa"/>
            </w:tcMar>
            <w:vAlign w:val="center"/>
            <w:hideMark/>
          </w:tcPr>
          <w:p w14:paraId="2074101D" w14:textId="77777777" w:rsidR="00501997" w:rsidRDefault="00501997">
            <w:pPr>
              <w:spacing w:line="240" w:lineRule="auto"/>
            </w:pPr>
            <w:r>
              <w:t>Periodiek (bijv. wekelijks/maandelijks)</w:t>
            </w:r>
          </w:p>
        </w:tc>
        <w:tc>
          <w:tcPr>
            <w:tcW w:w="0" w:type="auto"/>
            <w:tcBorders>
              <w:top w:val="nil"/>
              <w:left w:val="nil"/>
              <w:bottom w:val="single" w:sz="8" w:space="0" w:color="B8DCF3"/>
              <w:right w:val="single" w:sz="8" w:space="0" w:color="B8DCF3"/>
            </w:tcBorders>
            <w:shd w:val="clear" w:color="auto" w:fill="F1F8FB"/>
            <w:tcMar>
              <w:top w:w="0" w:type="dxa"/>
              <w:left w:w="108" w:type="dxa"/>
              <w:bottom w:w="0" w:type="dxa"/>
              <w:right w:w="108" w:type="dxa"/>
            </w:tcMar>
            <w:vAlign w:val="center"/>
            <w:hideMark/>
          </w:tcPr>
          <w:p w14:paraId="1F9AFD35" w14:textId="77777777" w:rsidR="00501997" w:rsidRDefault="00501997">
            <w:pPr>
              <w:spacing w:line="240" w:lineRule="auto"/>
            </w:pPr>
            <w:r>
              <w:t xml:space="preserve">Diepere scans, </w:t>
            </w:r>
            <w:proofErr w:type="spellStart"/>
            <w:r>
              <w:t>dependency</w:t>
            </w:r>
            <w:proofErr w:type="spellEnd"/>
            <w:r>
              <w:t xml:space="preserve"> updates, review van openstaande </w:t>
            </w:r>
            <w:proofErr w:type="spellStart"/>
            <w:r>
              <w:t>CVE’s</w:t>
            </w:r>
            <w:proofErr w:type="spellEnd"/>
          </w:p>
        </w:tc>
        <w:tc>
          <w:tcPr>
            <w:tcW w:w="0" w:type="auto"/>
            <w:tcBorders>
              <w:top w:val="nil"/>
              <w:left w:val="nil"/>
              <w:bottom w:val="single" w:sz="8" w:space="0" w:color="B8DCF3"/>
              <w:right w:val="single" w:sz="8" w:space="0" w:color="B8DCF3"/>
            </w:tcBorders>
            <w:shd w:val="clear" w:color="auto" w:fill="F1F8FB"/>
            <w:tcMar>
              <w:top w:w="0" w:type="dxa"/>
              <w:left w:w="108" w:type="dxa"/>
              <w:bottom w:w="0" w:type="dxa"/>
              <w:right w:w="108" w:type="dxa"/>
            </w:tcMar>
            <w:vAlign w:val="center"/>
            <w:hideMark/>
          </w:tcPr>
          <w:p w14:paraId="17F09779" w14:textId="77777777" w:rsidR="00501997" w:rsidRDefault="00501997">
            <w:pPr>
              <w:spacing w:line="240" w:lineRule="auto"/>
            </w:pPr>
            <w:proofErr w:type="spellStart"/>
            <w:r>
              <w:t>Dependabot</w:t>
            </w:r>
            <w:proofErr w:type="spellEnd"/>
            <w:r>
              <w:t xml:space="preserve">, </w:t>
            </w:r>
            <w:proofErr w:type="spellStart"/>
            <w:r>
              <w:t>Defender</w:t>
            </w:r>
            <w:proofErr w:type="spellEnd"/>
            <w:r>
              <w:t xml:space="preserve"> </w:t>
            </w:r>
            <w:proofErr w:type="spellStart"/>
            <w:r>
              <w:t>for</w:t>
            </w:r>
            <w:proofErr w:type="spellEnd"/>
            <w:r>
              <w:t xml:space="preserve"> Cloud</w:t>
            </w:r>
          </w:p>
        </w:tc>
      </w:tr>
      <w:tr w:rsidR="00501997" w:rsidRPr="00E74781" w14:paraId="432C790A" w14:textId="77777777">
        <w:trPr>
          <w:tblCellSpacing w:w="15" w:type="dxa"/>
        </w:trPr>
        <w:tc>
          <w:tcPr>
            <w:tcW w:w="0" w:type="auto"/>
            <w:tcBorders>
              <w:top w:val="nil"/>
              <w:left w:val="single" w:sz="8" w:space="0" w:color="B8DCF3"/>
              <w:bottom w:val="single" w:sz="8" w:space="0" w:color="B8DCF3"/>
              <w:right w:val="single" w:sz="8" w:space="0" w:color="B8DCF3"/>
            </w:tcBorders>
            <w:tcMar>
              <w:top w:w="0" w:type="dxa"/>
              <w:left w:w="108" w:type="dxa"/>
              <w:bottom w:w="0" w:type="dxa"/>
              <w:right w:w="108" w:type="dxa"/>
            </w:tcMar>
            <w:vAlign w:val="center"/>
            <w:hideMark/>
          </w:tcPr>
          <w:p w14:paraId="1F9DA97D" w14:textId="77777777" w:rsidR="00501997" w:rsidRDefault="00501997">
            <w:pPr>
              <w:spacing w:line="240" w:lineRule="auto"/>
            </w:pPr>
            <w:r>
              <w:t>Runtime (productie)</w:t>
            </w:r>
          </w:p>
        </w:tc>
        <w:tc>
          <w:tcPr>
            <w:tcW w:w="0" w:type="auto"/>
            <w:tcBorders>
              <w:top w:val="nil"/>
              <w:left w:val="nil"/>
              <w:bottom w:val="single" w:sz="8" w:space="0" w:color="B8DCF3"/>
              <w:right w:val="single" w:sz="8" w:space="0" w:color="B8DCF3"/>
            </w:tcBorders>
            <w:tcMar>
              <w:top w:w="0" w:type="dxa"/>
              <w:left w:w="108" w:type="dxa"/>
              <w:bottom w:w="0" w:type="dxa"/>
              <w:right w:w="108" w:type="dxa"/>
            </w:tcMar>
            <w:vAlign w:val="center"/>
            <w:hideMark/>
          </w:tcPr>
          <w:p w14:paraId="7E7BD29C" w14:textId="77777777" w:rsidR="00501997" w:rsidRDefault="00501997">
            <w:pPr>
              <w:spacing w:line="240" w:lineRule="auto"/>
            </w:pPr>
            <w:r>
              <w:t xml:space="preserve">Monitoring, detectie van kwetsbaarheden/misconfiguraties, </w:t>
            </w:r>
            <w:proofErr w:type="spellStart"/>
            <w:r>
              <w:t>alerting</w:t>
            </w:r>
            <w:proofErr w:type="spellEnd"/>
          </w:p>
        </w:tc>
        <w:tc>
          <w:tcPr>
            <w:tcW w:w="0" w:type="auto"/>
            <w:tcBorders>
              <w:top w:val="nil"/>
              <w:left w:val="nil"/>
              <w:bottom w:val="single" w:sz="8" w:space="0" w:color="B8DCF3"/>
              <w:right w:val="single" w:sz="8" w:space="0" w:color="B8DCF3"/>
            </w:tcBorders>
            <w:tcMar>
              <w:top w:w="0" w:type="dxa"/>
              <w:left w:w="108" w:type="dxa"/>
              <w:bottom w:w="0" w:type="dxa"/>
              <w:right w:w="108" w:type="dxa"/>
            </w:tcMar>
            <w:vAlign w:val="center"/>
            <w:hideMark/>
          </w:tcPr>
          <w:p w14:paraId="6F4B9F55" w14:textId="77777777" w:rsidR="00501997" w:rsidRPr="00501997" w:rsidRDefault="00501997">
            <w:pPr>
              <w:spacing w:line="240" w:lineRule="auto"/>
              <w:rPr>
                <w:lang w:val="en-US"/>
              </w:rPr>
            </w:pPr>
            <w:r w:rsidRPr="00501997">
              <w:rPr>
                <w:lang w:val="en-US"/>
              </w:rPr>
              <w:t xml:space="preserve">Defender for Cloud (en </w:t>
            </w:r>
            <w:proofErr w:type="spellStart"/>
            <w:r w:rsidRPr="00501997">
              <w:rPr>
                <w:lang w:val="en-US"/>
              </w:rPr>
              <w:t>evt</w:t>
            </w:r>
            <w:proofErr w:type="spellEnd"/>
            <w:r w:rsidRPr="00501997">
              <w:rPr>
                <w:lang w:val="en-US"/>
              </w:rPr>
              <w:t xml:space="preserve">. </w:t>
            </w:r>
            <w:proofErr w:type="spellStart"/>
            <w:r w:rsidRPr="00501997">
              <w:rPr>
                <w:lang w:val="en-US"/>
              </w:rPr>
              <w:t>Trivy</w:t>
            </w:r>
            <w:proofErr w:type="spellEnd"/>
            <w:r w:rsidRPr="00501997">
              <w:rPr>
                <w:lang w:val="en-US"/>
              </w:rPr>
              <w:t xml:space="preserve"> Operator)</w:t>
            </w:r>
          </w:p>
        </w:tc>
      </w:tr>
    </w:tbl>
    <w:p w14:paraId="034D9821" w14:textId="77777777" w:rsidR="00225613" w:rsidRPr="00D51390" w:rsidRDefault="00225613" w:rsidP="00225613">
      <w:pPr>
        <w:rPr>
          <w:lang w:val="en-US"/>
        </w:rPr>
      </w:pPr>
    </w:p>
    <w:p w14:paraId="64F3C5F3" w14:textId="0989B767" w:rsidR="00501997" w:rsidRDefault="00501997">
      <w:pPr>
        <w:pStyle w:val="Kop3"/>
        <w:rPr>
          <w:rFonts w:eastAsia="Times New Roman"/>
          <w:kern w:val="0"/>
          <w:szCs w:val="22"/>
          <w14:ligatures w14:val="none"/>
        </w:rPr>
      </w:pPr>
      <w:bookmarkStart w:id="2633" w:name="_Toc225262668"/>
      <w:r>
        <w:rPr>
          <w:rFonts w:eastAsia="Times New Roman"/>
        </w:rPr>
        <w:t xml:space="preserve">CVE-triage en </w:t>
      </w:r>
      <w:proofErr w:type="spellStart"/>
      <w:r>
        <w:rPr>
          <w:rFonts w:eastAsia="Times New Roman"/>
        </w:rPr>
        <w:t>patching</w:t>
      </w:r>
      <w:bookmarkEnd w:id="2633"/>
      <w:proofErr w:type="spellEnd"/>
    </w:p>
    <w:p w14:paraId="3E78497A" w14:textId="27FB7FA9" w:rsidR="00501997" w:rsidRDefault="00501997" w:rsidP="00501997">
      <w:r>
        <w:t>Kwetsbaarheden (</w:t>
      </w:r>
      <w:proofErr w:type="spellStart"/>
      <w:r>
        <w:t>CVE’s</w:t>
      </w:r>
      <w:proofErr w:type="spellEnd"/>
      <w:r>
        <w:t xml:space="preserve">) worden primair gesignaleerd via </w:t>
      </w:r>
      <w:proofErr w:type="spellStart"/>
      <w:r w:rsidR="00611C0C">
        <w:rPr>
          <w:b/>
          <w:bCs/>
        </w:rPr>
        <w:t>Trivy</w:t>
      </w:r>
      <w:proofErr w:type="spellEnd"/>
      <w:r w:rsidR="00611C0C">
        <w:rPr>
          <w:b/>
          <w:bCs/>
        </w:rPr>
        <w:t xml:space="preserve">, </w:t>
      </w:r>
      <w:proofErr w:type="spellStart"/>
      <w:r w:rsidR="00611C0C">
        <w:rPr>
          <w:b/>
          <w:bCs/>
        </w:rPr>
        <w:t>uv</w:t>
      </w:r>
      <w:proofErr w:type="spellEnd"/>
      <w:r w:rsidR="00611C0C">
        <w:rPr>
          <w:b/>
          <w:bCs/>
        </w:rPr>
        <w:t>-secure</w:t>
      </w:r>
      <w:r>
        <w:t xml:space="preserve"> en </w:t>
      </w:r>
      <w:proofErr w:type="spellStart"/>
      <w:r>
        <w:rPr>
          <w:b/>
          <w:bCs/>
        </w:rPr>
        <w:t>Defender</w:t>
      </w:r>
      <w:proofErr w:type="spellEnd"/>
      <w:r>
        <w:rPr>
          <w:b/>
          <w:bCs/>
        </w:rPr>
        <w:t xml:space="preserve"> </w:t>
      </w:r>
      <w:proofErr w:type="spellStart"/>
      <w:r>
        <w:rPr>
          <w:b/>
          <w:bCs/>
        </w:rPr>
        <w:t>for</w:t>
      </w:r>
      <w:proofErr w:type="spellEnd"/>
      <w:r>
        <w:rPr>
          <w:b/>
          <w:bCs/>
        </w:rPr>
        <w:t xml:space="preserve"> Cloud</w:t>
      </w:r>
      <w:r>
        <w:t xml:space="preserve"> (container images en </w:t>
      </w:r>
      <w:proofErr w:type="spellStart"/>
      <w:r>
        <w:t>runtime</w:t>
      </w:r>
      <w:proofErr w:type="spellEnd"/>
      <w:r>
        <w:t xml:space="preserve">). Kritieke bevindingen in productie worden met prioriteit opgepakt. Overige bevindingen worden gebundeld in vaste triagemomenten (bijv. maandelijkse patchronde), waarin impact en relevantie worden bepaald en een concrete </w:t>
      </w:r>
      <w:proofErr w:type="spellStart"/>
      <w:r>
        <w:t>remediation</w:t>
      </w:r>
      <w:proofErr w:type="spellEnd"/>
      <w:r>
        <w:t xml:space="preserve"> (patch/update/migratie) wordt gepland.</w:t>
      </w:r>
    </w:p>
    <w:p w14:paraId="06DE2CD3" w14:textId="77777777" w:rsidR="00501997" w:rsidRPr="00DE4E06" w:rsidRDefault="00501997" w:rsidP="00DE4E06">
      <w:pPr>
        <w:pStyle w:val="Lijstalinea"/>
        <w:numPr>
          <w:ilvl w:val="0"/>
          <w:numId w:val="247"/>
        </w:numPr>
        <w:rPr>
          <w:kern w:val="0"/>
          <w:lang w:val="en-US"/>
          <w14:ligatures w14:val="none"/>
        </w:rPr>
      </w:pPr>
      <w:r w:rsidRPr="00DE4E06">
        <w:rPr>
          <w:b/>
          <w:bCs/>
          <w:lang w:val="en-US"/>
        </w:rPr>
        <w:t>Resolved</w:t>
      </w:r>
      <w:r w:rsidRPr="00DE4E06">
        <w:rPr>
          <w:lang w:val="en-US"/>
        </w:rPr>
        <w:t xml:space="preserve">: dependency of base image </w:t>
      </w:r>
      <w:proofErr w:type="spellStart"/>
      <w:r w:rsidRPr="00DE4E06">
        <w:rPr>
          <w:lang w:val="en-US"/>
        </w:rPr>
        <w:t>geüpdatet</w:t>
      </w:r>
      <w:proofErr w:type="spellEnd"/>
      <w:r w:rsidRPr="00DE4E06">
        <w:rPr>
          <w:lang w:val="en-US"/>
        </w:rPr>
        <w:t xml:space="preserve">, of container rebuild/redeploy </w:t>
      </w:r>
      <w:proofErr w:type="spellStart"/>
      <w:r w:rsidRPr="00DE4E06">
        <w:rPr>
          <w:lang w:val="en-US"/>
        </w:rPr>
        <w:t>uitgevoerd</w:t>
      </w:r>
      <w:proofErr w:type="spellEnd"/>
      <w:r w:rsidRPr="00DE4E06">
        <w:rPr>
          <w:lang w:val="en-US"/>
        </w:rPr>
        <w:t>.</w:t>
      </w:r>
    </w:p>
    <w:p w14:paraId="146A582C" w14:textId="77777777" w:rsidR="00501997" w:rsidRDefault="00501997" w:rsidP="00DE4E06">
      <w:pPr>
        <w:pStyle w:val="Lijstalinea"/>
        <w:numPr>
          <w:ilvl w:val="0"/>
          <w:numId w:val="247"/>
        </w:numPr>
      </w:pPr>
      <w:proofErr w:type="spellStart"/>
      <w:r w:rsidRPr="00DE4E06">
        <w:rPr>
          <w:b/>
          <w:bCs/>
        </w:rPr>
        <w:t>Accepted</w:t>
      </w:r>
      <w:proofErr w:type="spellEnd"/>
      <w:r>
        <w:t>: risico geaccepteerd met motivatie en (waar nodig) mitigerende maatregelen.</w:t>
      </w:r>
    </w:p>
    <w:p w14:paraId="4EC54854" w14:textId="77777777" w:rsidR="00501997" w:rsidRDefault="00501997" w:rsidP="00DE4E06">
      <w:pPr>
        <w:pStyle w:val="Lijstalinea"/>
        <w:numPr>
          <w:ilvl w:val="0"/>
          <w:numId w:val="247"/>
        </w:numPr>
      </w:pPr>
      <w:proofErr w:type="spellStart"/>
      <w:r w:rsidRPr="00DE4E06">
        <w:rPr>
          <w:b/>
          <w:bCs/>
        </w:rPr>
        <w:t>Dismissed</w:t>
      </w:r>
      <w:proofErr w:type="spellEnd"/>
      <w:r>
        <w:t xml:space="preserve">: niet van toepassing of </w:t>
      </w:r>
      <w:proofErr w:type="spellStart"/>
      <w:r>
        <w:t>false</w:t>
      </w:r>
      <w:proofErr w:type="spellEnd"/>
      <w:r>
        <w:t xml:space="preserve"> </w:t>
      </w:r>
      <w:proofErr w:type="spellStart"/>
      <w:r>
        <w:t>positive</w:t>
      </w:r>
      <w:proofErr w:type="spellEnd"/>
      <w:r>
        <w:t xml:space="preserve"> (onderbouwd vastgelegd).</w:t>
      </w:r>
    </w:p>
    <w:p w14:paraId="0174AF23" w14:textId="77777777" w:rsidR="00501997" w:rsidRDefault="00501997" w:rsidP="00DE4E06">
      <w:pPr>
        <w:pStyle w:val="Lijstalinea"/>
        <w:numPr>
          <w:ilvl w:val="0"/>
          <w:numId w:val="247"/>
        </w:numPr>
      </w:pPr>
      <w:r w:rsidRPr="00DE4E06">
        <w:rPr>
          <w:b/>
          <w:bCs/>
        </w:rPr>
        <w:t>Open</w:t>
      </w:r>
      <w:r>
        <w:t xml:space="preserve">: nog te beoordelen of “no fix </w:t>
      </w:r>
      <w:proofErr w:type="spellStart"/>
      <w:r>
        <w:t>available</w:t>
      </w:r>
      <w:proofErr w:type="spellEnd"/>
      <w:r>
        <w:t>” (wordt gemonitord en periodiek herzien).</w:t>
      </w:r>
    </w:p>
    <w:p w14:paraId="1CCD6385" w14:textId="77777777" w:rsidR="005176F8" w:rsidRDefault="005176F8" w:rsidP="005176F8">
      <w:pPr>
        <w:pStyle w:val="Lijstalinea"/>
      </w:pPr>
    </w:p>
    <w:p w14:paraId="28163DB4" w14:textId="77777777" w:rsidR="00501997" w:rsidRDefault="00501997" w:rsidP="00501997">
      <w:r>
        <w:t>Indien een kwetsbaarheid mogelijk impact heeft (gehad) op vertrouwelijkheid, integriteit of beschikbaarheid van data of systemen, wordt dit direct afgestemd met Informatiebeveiliging (IB) en worden aanvullende maatregelen genomen (bijv. extra monitoring, isolatie, sleutelrotatie of versnelde release).</w:t>
      </w:r>
    </w:p>
    <w:p w14:paraId="6594C7FA" w14:textId="77777777" w:rsidR="00DE4E06" w:rsidRDefault="00DE4E06" w:rsidP="00501997"/>
    <w:p w14:paraId="5E5B9963" w14:textId="3A4725B9" w:rsidR="00501997" w:rsidRDefault="00501997">
      <w:pPr>
        <w:pStyle w:val="Kop3"/>
        <w:rPr>
          <w:rFonts w:eastAsia="Times New Roman"/>
          <w:kern w:val="0"/>
          <w:szCs w:val="22"/>
          <w14:ligatures w14:val="none"/>
        </w:rPr>
      </w:pPr>
      <w:bookmarkStart w:id="2634" w:name="_Toc225262669"/>
      <w:proofErr w:type="spellStart"/>
      <w:r>
        <w:rPr>
          <w:rFonts w:eastAsia="Times New Roman"/>
        </w:rPr>
        <w:t>Roadmap</w:t>
      </w:r>
      <w:proofErr w:type="spellEnd"/>
      <w:r>
        <w:rPr>
          <w:rFonts w:eastAsia="Times New Roman"/>
        </w:rPr>
        <w:t xml:space="preserve"> (verder versterken </w:t>
      </w:r>
      <w:proofErr w:type="spellStart"/>
      <w:r>
        <w:rPr>
          <w:rFonts w:eastAsia="Times New Roman"/>
        </w:rPr>
        <w:t>DevSecOps</w:t>
      </w:r>
      <w:proofErr w:type="spellEnd"/>
      <w:r>
        <w:rPr>
          <w:rFonts w:eastAsia="Times New Roman"/>
        </w:rPr>
        <w:t>)</w:t>
      </w:r>
      <w:bookmarkEnd w:id="2634"/>
    </w:p>
    <w:p w14:paraId="68E929E3" w14:textId="77777777" w:rsidR="00501997" w:rsidRPr="00DE4E06" w:rsidRDefault="00501997" w:rsidP="00DE4E06">
      <w:pPr>
        <w:pStyle w:val="Lijstalinea"/>
        <w:numPr>
          <w:ilvl w:val="0"/>
          <w:numId w:val="246"/>
        </w:numPr>
        <w:rPr>
          <w:rFonts w:eastAsia="Times New Roman"/>
          <w:kern w:val="0"/>
          <w:szCs w:val="22"/>
          <w14:ligatures w14:val="none"/>
        </w:rPr>
      </w:pPr>
      <w:r w:rsidRPr="00DE4E06">
        <w:rPr>
          <w:b/>
          <w:bCs/>
        </w:rPr>
        <w:t>Licentiechecker in CI/CD</w:t>
      </w:r>
      <w:r>
        <w:t xml:space="preserve">: automatische controle van nieuwe </w:t>
      </w:r>
      <w:proofErr w:type="spellStart"/>
      <w:r>
        <w:t>dependencies</w:t>
      </w:r>
      <w:proofErr w:type="spellEnd"/>
      <w:r>
        <w:t xml:space="preserve"> en base images op licentietype en policy-compatibiliteit (aansluitend op paragraaf 8.5).</w:t>
      </w:r>
    </w:p>
    <w:p w14:paraId="53F8CFAB" w14:textId="77777777" w:rsidR="00501997" w:rsidRDefault="00501997" w:rsidP="00DE4E06">
      <w:pPr>
        <w:pStyle w:val="Lijstalinea"/>
        <w:numPr>
          <w:ilvl w:val="0"/>
          <w:numId w:val="246"/>
        </w:numPr>
      </w:pPr>
      <w:r w:rsidRPr="00DE4E06">
        <w:rPr>
          <w:b/>
          <w:bCs/>
        </w:rPr>
        <w:t>SBOM per release</w:t>
      </w:r>
      <w:r>
        <w:t xml:space="preserve">: automatisch genereren en publiceren van </w:t>
      </w:r>
      <w:proofErr w:type="spellStart"/>
      <w:r>
        <w:t>SBOM’s</w:t>
      </w:r>
      <w:proofErr w:type="spellEnd"/>
      <w:r>
        <w:t xml:space="preserve"> voor container images en Python </w:t>
      </w:r>
      <w:proofErr w:type="spellStart"/>
      <w:r>
        <w:t>dependency</w:t>
      </w:r>
      <w:proofErr w:type="spellEnd"/>
      <w:r>
        <w:t>-sets.</w:t>
      </w:r>
    </w:p>
    <w:p w14:paraId="0B43A3AC" w14:textId="77777777" w:rsidR="00501997" w:rsidRDefault="00501997" w:rsidP="00DE4E06">
      <w:pPr>
        <w:pStyle w:val="Lijstalinea"/>
        <w:numPr>
          <w:ilvl w:val="0"/>
          <w:numId w:val="246"/>
        </w:numPr>
      </w:pPr>
      <w:r w:rsidRPr="00DE4E06">
        <w:rPr>
          <w:b/>
          <w:bCs/>
        </w:rPr>
        <w:lastRenderedPageBreak/>
        <w:t xml:space="preserve">Private </w:t>
      </w:r>
      <w:proofErr w:type="spellStart"/>
      <w:r w:rsidRPr="00DE4E06">
        <w:rPr>
          <w:b/>
          <w:bCs/>
        </w:rPr>
        <w:t>registry</w:t>
      </w:r>
      <w:proofErr w:type="spellEnd"/>
      <w:r w:rsidRPr="00DE4E06">
        <w:rPr>
          <w:b/>
          <w:bCs/>
        </w:rPr>
        <w:t xml:space="preserve"> / </w:t>
      </w:r>
      <w:proofErr w:type="spellStart"/>
      <w:r w:rsidRPr="00DE4E06">
        <w:rPr>
          <w:b/>
          <w:bCs/>
        </w:rPr>
        <w:t>dependency</w:t>
      </w:r>
      <w:proofErr w:type="spellEnd"/>
      <w:r w:rsidRPr="00DE4E06">
        <w:rPr>
          <w:b/>
          <w:bCs/>
        </w:rPr>
        <w:t xml:space="preserve"> proxy</w:t>
      </w:r>
      <w:r>
        <w:t xml:space="preserve">: inrichting van een centrale artefactvoorziening (bijv. </w:t>
      </w:r>
      <w:proofErr w:type="spellStart"/>
      <w:r>
        <w:t>Azure</w:t>
      </w:r>
      <w:proofErr w:type="spellEnd"/>
      <w:r>
        <w:t xml:space="preserve"> </w:t>
      </w:r>
      <w:proofErr w:type="spellStart"/>
      <w:r>
        <w:t>Artifacts</w:t>
      </w:r>
      <w:proofErr w:type="spellEnd"/>
      <w:r>
        <w:t>/Nexus/</w:t>
      </w:r>
      <w:proofErr w:type="spellStart"/>
      <w:r>
        <w:t>Artifactory</w:t>
      </w:r>
      <w:proofErr w:type="spellEnd"/>
      <w:r>
        <w:t>) om downloads vanaf publieke bronnen te beperken.</w:t>
      </w:r>
    </w:p>
    <w:p w14:paraId="3CEABB13" w14:textId="77777777" w:rsidR="00501997" w:rsidRDefault="00501997" w:rsidP="00DE4E06">
      <w:pPr>
        <w:pStyle w:val="Lijstalinea"/>
        <w:numPr>
          <w:ilvl w:val="0"/>
          <w:numId w:val="246"/>
        </w:numPr>
      </w:pPr>
      <w:r w:rsidRPr="00DE4E06">
        <w:rPr>
          <w:b/>
          <w:bCs/>
        </w:rPr>
        <w:t xml:space="preserve">Uitbreiden security </w:t>
      </w:r>
      <w:proofErr w:type="spellStart"/>
      <w:r w:rsidRPr="00DE4E06">
        <w:rPr>
          <w:b/>
          <w:bCs/>
        </w:rPr>
        <w:t>tooling</w:t>
      </w:r>
      <w:proofErr w:type="spellEnd"/>
      <w:r>
        <w:t xml:space="preserve">: waar nodig aanvullen met code-security scans (bijv. </w:t>
      </w:r>
      <w:proofErr w:type="spellStart"/>
      <w:r>
        <w:t>Bandit</w:t>
      </w:r>
      <w:proofErr w:type="spellEnd"/>
      <w:r>
        <w:t xml:space="preserve">/SAST) en/of kwaliteitsrapportage (bijv. </w:t>
      </w:r>
      <w:proofErr w:type="spellStart"/>
      <w:r>
        <w:t>SonarQube</w:t>
      </w:r>
      <w:proofErr w:type="spellEnd"/>
      <w:r>
        <w:t>), afgestemd op performance van de feedbackloop.</w:t>
      </w:r>
    </w:p>
    <w:p w14:paraId="7A84CAAC" w14:textId="56428105" w:rsidR="008463C7" w:rsidRPr="006F2814" w:rsidRDefault="00501997" w:rsidP="00DE4E06">
      <w:pPr>
        <w:pStyle w:val="Lijstalinea"/>
        <w:numPr>
          <w:ilvl w:val="0"/>
          <w:numId w:val="246"/>
        </w:numPr>
      </w:pPr>
      <w:r w:rsidRPr="00DE4E06">
        <w:rPr>
          <w:b/>
          <w:bCs/>
        </w:rPr>
        <w:t>Runtime security verdieping</w:t>
      </w:r>
      <w:r>
        <w:t xml:space="preserve">: evaluatie van aanvullende </w:t>
      </w:r>
      <w:proofErr w:type="spellStart"/>
      <w:r>
        <w:t>runtime</w:t>
      </w:r>
      <w:proofErr w:type="spellEnd"/>
      <w:r>
        <w:t xml:space="preserve">-scanning (bijv. </w:t>
      </w:r>
      <w:proofErr w:type="spellStart"/>
      <w:r>
        <w:t>Trivy</w:t>
      </w:r>
      <w:proofErr w:type="spellEnd"/>
      <w:r>
        <w:t xml:space="preserve"> Operator) versus de bestaande voorkeur vanuit ITO (</w:t>
      </w:r>
      <w:proofErr w:type="spellStart"/>
      <w:r>
        <w:t>Defender</w:t>
      </w:r>
      <w:proofErr w:type="spellEnd"/>
      <w:r>
        <w:t xml:space="preserve"> </w:t>
      </w:r>
      <w:proofErr w:type="spellStart"/>
      <w:r>
        <w:t>for</w:t>
      </w:r>
      <w:proofErr w:type="spellEnd"/>
      <w:r>
        <w:t xml:space="preserve"> Cloud), inclusief </w:t>
      </w:r>
      <w:proofErr w:type="spellStart"/>
      <w:r>
        <w:t>tuning</w:t>
      </w:r>
      <w:proofErr w:type="spellEnd"/>
      <w:r>
        <w:t xml:space="preserve"> van alerts en </w:t>
      </w:r>
      <w:proofErr w:type="spellStart"/>
      <w:r>
        <w:t>false</w:t>
      </w:r>
      <w:proofErr w:type="spellEnd"/>
      <w:r>
        <w:t xml:space="preserve"> </w:t>
      </w:r>
      <w:proofErr w:type="spellStart"/>
      <w:r>
        <w:t>positives</w:t>
      </w:r>
      <w:proofErr w:type="spellEnd"/>
      <w:r>
        <w:t>.</w:t>
      </w:r>
      <w:r w:rsidR="008463C7" w:rsidRPr="00BF5845">
        <w:br w:type="page"/>
      </w:r>
    </w:p>
    <w:p w14:paraId="60165144" w14:textId="77777777" w:rsidR="002705C4" w:rsidRPr="00BF5845" w:rsidRDefault="002705C4">
      <w:pPr>
        <w:rPr>
          <w:rFonts w:eastAsiaTheme="majorEastAsia" w:cstheme="majorBidi"/>
          <w:b/>
          <w:color w:val="3C4491"/>
          <w:sz w:val="32"/>
          <w:szCs w:val="32"/>
        </w:rPr>
      </w:pPr>
    </w:p>
    <w:p w14:paraId="43413C91" w14:textId="116D1409" w:rsidR="00F52758" w:rsidRPr="00BF5845" w:rsidRDefault="69855BD6" w:rsidP="00F52758">
      <w:pPr>
        <w:pStyle w:val="Kop1"/>
      </w:pPr>
      <w:bookmarkStart w:id="2635" w:name="_Toc225262670"/>
      <w:r w:rsidRPr="00BF5845">
        <w:t xml:space="preserve">Architectuur </w:t>
      </w:r>
      <w:r w:rsidR="6A08350F" w:rsidRPr="00BF5845">
        <w:t>b</w:t>
      </w:r>
      <w:r w:rsidRPr="00BF5845">
        <w:t>eslissingen</w:t>
      </w:r>
      <w:bookmarkEnd w:id="2635"/>
    </w:p>
    <w:p w14:paraId="5841CBEE" w14:textId="77777777" w:rsidR="00D7304A" w:rsidRPr="00BF5845" w:rsidRDefault="00D7304A" w:rsidP="00D7304A"/>
    <w:p w14:paraId="05951E8F" w14:textId="77777777" w:rsidR="00D7304A" w:rsidRPr="00BF5845" w:rsidRDefault="00D7304A" w:rsidP="00D7304A"/>
    <w:p w14:paraId="45939CCD" w14:textId="2A95950E" w:rsidR="004A24E3" w:rsidRPr="00BF5845" w:rsidRDefault="7A5F055A" w:rsidP="00D7304A">
      <w:pPr>
        <w:pStyle w:val="Kop2"/>
      </w:pPr>
      <w:bookmarkStart w:id="2636" w:name="_Toc225262671"/>
      <w:r w:rsidRPr="00BF5845">
        <w:t>ADR-0001</w:t>
      </w:r>
      <w:r w:rsidR="01FE37B9" w:rsidRPr="00BF5845">
        <w:t xml:space="preserve"> Gebruik</w:t>
      </w:r>
      <w:r w:rsidR="33A3429E" w:rsidRPr="00BF5845">
        <w:t xml:space="preserve"> arc42 architectuurstandaard</w:t>
      </w:r>
      <w:bookmarkEnd w:id="2636"/>
    </w:p>
    <w:p w14:paraId="68A42753" w14:textId="08EB00B4" w:rsidR="005321F2" w:rsidRPr="00BF5845" w:rsidDel="00107447" w:rsidRDefault="005321F2" w:rsidP="005321F2">
      <w:pPr>
        <w:rPr>
          <w:del w:id="2637" w:author="Peter Jansen" w:date="2026-02-26T11:03:00Z" w16du:dateUtc="2026-02-26T10:03:00Z"/>
        </w:rPr>
      </w:pPr>
    </w:p>
    <w:p w14:paraId="3F56CF7C" w14:textId="050CD58F" w:rsidR="00092363" w:rsidRPr="00BF5845" w:rsidRDefault="003D03A8" w:rsidP="00092363">
      <w:r w:rsidRPr="00BF5845">
        <w:rPr>
          <w:rStyle w:val="Zwaar"/>
        </w:rPr>
        <w:t>Status</w:t>
      </w:r>
      <w:del w:id="2638" w:author="Peter Jansen" w:date="2026-02-24T13:24:00Z" w16du:dateUtc="2026-02-24T12:24:00Z">
        <w:r w:rsidRPr="00BF5845" w:rsidDel="002A48D8">
          <w:rPr>
            <w:rStyle w:val="Zwaar"/>
          </w:rPr>
          <w:delText>:</w:delText>
        </w:r>
        <w:r w:rsidRPr="00BF5845" w:rsidDel="002A48D8">
          <w:delText xml:space="preserve"> </w:delText>
        </w:r>
        <w:r w:rsidR="004324CB" w:rsidRPr="00BF5845" w:rsidDel="002A48D8">
          <w:delText>[</w:delText>
        </w:r>
        <w:r w:rsidR="004C2339" w:rsidRPr="00BF5845" w:rsidDel="002A48D8">
          <w:delText>voorgesteld</w:delText>
        </w:r>
        <w:r w:rsidR="00DF44EF" w:rsidRPr="00BF5845" w:rsidDel="002A48D8">
          <w:delText xml:space="preserve"> |</w:delText>
        </w:r>
        <w:r w:rsidR="0047244B" w:rsidRPr="00BF5845" w:rsidDel="002A48D8">
          <w:delText>geaccepteerd</w:delText>
        </w:r>
        <w:r w:rsidR="00DF44EF" w:rsidRPr="00BF5845" w:rsidDel="002A48D8">
          <w:delText xml:space="preserve"> | </w:delText>
        </w:r>
        <w:r w:rsidR="0047244B" w:rsidRPr="00BF5845" w:rsidDel="002A48D8">
          <w:delText>afgewezen</w:delText>
        </w:r>
        <w:r w:rsidR="00DF44EF" w:rsidRPr="00BF5845" w:rsidDel="002A48D8">
          <w:delText xml:space="preserve"> </w:delText>
        </w:r>
        <w:r w:rsidR="0047244B" w:rsidRPr="00BF5845" w:rsidDel="002A48D8">
          <w:delText>|</w:delText>
        </w:r>
        <w:r w:rsidR="00DF44EF" w:rsidRPr="00BF5845" w:rsidDel="002A48D8">
          <w:delText xml:space="preserve"> </w:delText>
        </w:r>
        <w:r w:rsidR="0047244B" w:rsidRPr="00BF5845" w:rsidDel="002A48D8">
          <w:delText>opgevolgd door</w:delText>
        </w:r>
        <w:r w:rsidR="00DF44EF" w:rsidRPr="00BF5845" w:rsidDel="002A48D8">
          <w:delText>]</w:delText>
        </w:r>
      </w:del>
      <w:ins w:id="2639" w:author="Peter Jansen" w:date="2026-02-24T13:24:00Z" w16du:dateUtc="2026-02-24T12:24:00Z">
        <w:r w:rsidR="002A48D8">
          <w:rPr>
            <w:rStyle w:val="Zwaar"/>
          </w:rPr>
          <w:t>: Geaccepteerd</w:t>
        </w:r>
      </w:ins>
      <w:r w:rsidR="0047244B" w:rsidRPr="00BF5845">
        <w:t xml:space="preserve"> </w:t>
      </w:r>
    </w:p>
    <w:p w14:paraId="6E076DCA" w14:textId="508EB5F3" w:rsidR="003D1442" w:rsidRPr="00BF5845" w:rsidRDefault="003D1442" w:rsidP="00092363">
      <w:r w:rsidRPr="00BF5845">
        <w:rPr>
          <w:b/>
          <w:bCs/>
        </w:rPr>
        <w:t>Datum besluit:</w:t>
      </w:r>
      <w:r w:rsidRPr="00BF5845">
        <w:t xml:space="preserve"> 2026-01-20</w:t>
      </w:r>
    </w:p>
    <w:p w14:paraId="1E0FE628" w14:textId="1C1E965C" w:rsidR="00362E7E" w:rsidRPr="00BF5845" w:rsidRDefault="004C2339" w:rsidP="00092363">
      <w:r w:rsidRPr="00BF5845">
        <w:rPr>
          <w:rStyle w:val="Zwaar"/>
        </w:rPr>
        <w:t>Eigenaar</w:t>
      </w:r>
      <w:r w:rsidR="003D03A8" w:rsidRPr="00BF5845">
        <w:rPr>
          <w:rStyle w:val="Zwaar"/>
        </w:rPr>
        <w:t xml:space="preserve">: </w:t>
      </w:r>
      <w:r w:rsidR="003D03A8" w:rsidRPr="00BF5845">
        <w:t>Project</w:t>
      </w:r>
      <w:r w:rsidR="000878F9" w:rsidRPr="00BF5845">
        <w:t>team ETL-Vervanging</w:t>
      </w:r>
    </w:p>
    <w:p w14:paraId="48A47900" w14:textId="77777777" w:rsidR="000878F9" w:rsidRPr="00BF5845" w:rsidRDefault="000878F9" w:rsidP="00092363"/>
    <w:p w14:paraId="76B4C4C3" w14:textId="43CF7076" w:rsidR="00247228" w:rsidRPr="00BF5845" w:rsidRDefault="00941E3B" w:rsidP="003D1442">
      <w:pPr>
        <w:rPr>
          <w:rStyle w:val="Zwaar"/>
        </w:rPr>
      </w:pPr>
      <w:r w:rsidRPr="00BF5845">
        <w:rPr>
          <w:rStyle w:val="Zwaar"/>
        </w:rPr>
        <w:t>Issue</w:t>
      </w:r>
    </w:p>
    <w:p w14:paraId="35395592" w14:textId="717C48ED" w:rsidR="009D6F52" w:rsidRPr="00BF5845" w:rsidRDefault="0CA1A75C" w:rsidP="009D6F52">
      <w:r w:rsidRPr="00BF5845">
        <w:t>De</w:t>
      </w:r>
      <w:r w:rsidR="35807293" w:rsidRPr="00BF5845">
        <w:t xml:space="preserve"> huidige architectuurdocumentatie</w:t>
      </w:r>
      <w:r w:rsidR="205371E7" w:rsidRPr="00BF5845">
        <w:t xml:space="preserve"> is</w:t>
      </w:r>
      <w:r w:rsidR="35807293" w:rsidRPr="00BF5845">
        <w:t xml:space="preserve"> te onvolledig, mogelijk niet consistent en onvoldoende uitgewerkt is voor wat DHD nodig heeft bij de ETL</w:t>
      </w:r>
      <w:r w:rsidR="35807293" w:rsidRPr="00BF5845">
        <w:rPr>
          <w:rFonts w:ascii="Cambria Math" w:hAnsi="Cambria Math" w:cs="Cambria Math"/>
        </w:rPr>
        <w:t>‑</w:t>
      </w:r>
      <w:r w:rsidR="35807293" w:rsidRPr="00BF5845">
        <w:t>vervanging.</w:t>
      </w:r>
    </w:p>
    <w:p w14:paraId="2341A58C" w14:textId="77777777" w:rsidR="009D6F52" w:rsidRPr="00BF5845" w:rsidRDefault="009D6F52" w:rsidP="009D6F52"/>
    <w:p w14:paraId="3DCBCA7A" w14:textId="51D51ECB" w:rsidR="00D128E5" w:rsidRPr="00BF5845" w:rsidRDefault="00D128E5" w:rsidP="003D1442">
      <w:pPr>
        <w:rPr>
          <w:rStyle w:val="Zwaar"/>
        </w:rPr>
      </w:pPr>
      <w:r w:rsidRPr="00BF5845">
        <w:rPr>
          <w:rStyle w:val="Zwaar"/>
        </w:rPr>
        <w:t>Gekozen optie</w:t>
      </w:r>
    </w:p>
    <w:p w14:paraId="01B74F34" w14:textId="71AEEF40" w:rsidR="00382D2B" w:rsidRPr="00BF5845" w:rsidRDefault="00532244" w:rsidP="00382D2B">
      <w:r w:rsidRPr="00BF5845">
        <w:t xml:space="preserve">Hert project </w:t>
      </w:r>
      <w:r w:rsidR="0046454D" w:rsidRPr="00BF5845">
        <w:t>kiest voor arc42 als standaard voor architectuurdocumentatie</w:t>
      </w:r>
      <w:r w:rsidRPr="00BF5845">
        <w:t>.</w:t>
      </w:r>
    </w:p>
    <w:p w14:paraId="0B0264FB" w14:textId="77777777" w:rsidR="0046454D" w:rsidRPr="00BF5845" w:rsidRDefault="0046454D" w:rsidP="00382D2B"/>
    <w:p w14:paraId="62BE86B1" w14:textId="7BCF4B72" w:rsidR="00D128E5" w:rsidRPr="00BF5845" w:rsidRDefault="00D128E5" w:rsidP="003D1442">
      <w:pPr>
        <w:rPr>
          <w:rStyle w:val="Zwaar"/>
        </w:rPr>
      </w:pPr>
      <w:r w:rsidRPr="00BF5845">
        <w:rPr>
          <w:rStyle w:val="Zwaar"/>
        </w:rPr>
        <w:t>Gevolgen</w:t>
      </w:r>
    </w:p>
    <w:p w14:paraId="6F05BD7A" w14:textId="505E9DE0" w:rsidR="00D15BFF" w:rsidRPr="00BF5845" w:rsidRDefault="00DF44EF" w:rsidP="00D15BFF">
      <w:r w:rsidRPr="00BF5845">
        <w:t>Doo</w:t>
      </w:r>
      <w:r w:rsidR="00DA2FC9" w:rsidRPr="00BF5845">
        <w:t xml:space="preserve">r te kiezen voor arc42 als architectuurdocumentatie standaard zal </w:t>
      </w:r>
      <w:r w:rsidR="000B640F" w:rsidRPr="00BF5845">
        <w:t>een inhaalslag gemaakt moeten worden om</w:t>
      </w:r>
      <w:r w:rsidR="00E049A9" w:rsidRPr="00BF5845">
        <w:t xml:space="preserve"> de bestaande documentatie in de</w:t>
      </w:r>
      <w:r w:rsidR="006C02FE" w:rsidRPr="00BF5845">
        <w:t xml:space="preserve"> voorgeschreven structuur onder te brengen.</w:t>
      </w:r>
    </w:p>
    <w:p w14:paraId="05D3AC72" w14:textId="77777777" w:rsidR="00D15BFF" w:rsidRPr="00BF5845" w:rsidRDefault="00D15BFF" w:rsidP="00D15BFF"/>
    <w:p w14:paraId="1DC4AC04" w14:textId="60130AB2" w:rsidR="00D128E5" w:rsidRPr="00BF5845" w:rsidRDefault="00A73C9F" w:rsidP="003D1442">
      <w:pPr>
        <w:rPr>
          <w:rStyle w:val="Zwaar"/>
        </w:rPr>
      </w:pPr>
      <w:r w:rsidRPr="00BF5845">
        <w:rPr>
          <w:rStyle w:val="Zwaar"/>
        </w:rPr>
        <w:t>Overwogen opties</w:t>
      </w:r>
    </w:p>
    <w:p w14:paraId="2E4F7B9E" w14:textId="77777777" w:rsidR="00845F01" w:rsidRPr="00BF5845" w:rsidRDefault="00845F01" w:rsidP="00845F01"/>
    <w:p w14:paraId="6D48869A" w14:textId="3032FB92" w:rsidR="00AC0B29" w:rsidRPr="00BF5845" w:rsidRDefault="00AC0B29" w:rsidP="00AC0B29">
      <w:pPr>
        <w:rPr>
          <w:u w:val="single"/>
        </w:rPr>
      </w:pPr>
      <w:r w:rsidRPr="00BF5845">
        <w:rPr>
          <w:u w:val="single"/>
        </w:rPr>
        <w:t>Optie A: arc42 (Gekozen optie)</w:t>
      </w:r>
    </w:p>
    <w:p w14:paraId="521A32A4" w14:textId="77777777" w:rsidR="00052E17" w:rsidRPr="00BF5845" w:rsidRDefault="00052E17" w:rsidP="00052E17">
      <w:pPr>
        <w:rPr>
          <w:i/>
          <w:iCs/>
        </w:rPr>
      </w:pPr>
      <w:r w:rsidRPr="00BF5845">
        <w:rPr>
          <w:i/>
          <w:iCs/>
        </w:rPr>
        <w:t>Voordelen:</w:t>
      </w:r>
    </w:p>
    <w:p w14:paraId="5215AAF9" w14:textId="77777777" w:rsidR="00052E17" w:rsidRPr="00BF5845" w:rsidRDefault="00052E17" w:rsidP="004D21E0">
      <w:pPr>
        <w:numPr>
          <w:ilvl w:val="0"/>
          <w:numId w:val="15"/>
        </w:numPr>
      </w:pPr>
      <w:r w:rsidRPr="00BF5845">
        <w:t>Compleet en gestructureerd raamwerk.</w:t>
      </w:r>
    </w:p>
    <w:p w14:paraId="244CF3CA" w14:textId="77777777" w:rsidR="00052E17" w:rsidRPr="00BF5845" w:rsidRDefault="00052E17" w:rsidP="004D21E0">
      <w:pPr>
        <w:numPr>
          <w:ilvl w:val="0"/>
          <w:numId w:val="15"/>
        </w:numPr>
      </w:pPr>
      <w:r w:rsidRPr="00BF5845">
        <w:t>Ondersteunt C4</w:t>
      </w:r>
      <w:r w:rsidRPr="00BF5845">
        <w:noBreakHyphen/>
        <w:t xml:space="preserve">modellen en </w:t>
      </w:r>
      <w:proofErr w:type="spellStart"/>
      <w:r w:rsidRPr="00BF5845">
        <w:t>ADR’s</w:t>
      </w:r>
      <w:proofErr w:type="spellEnd"/>
      <w:r w:rsidRPr="00BF5845">
        <w:t>.</w:t>
      </w:r>
    </w:p>
    <w:p w14:paraId="37316459" w14:textId="77777777" w:rsidR="00052E17" w:rsidRPr="00BF5845" w:rsidRDefault="00052E17" w:rsidP="004D21E0">
      <w:pPr>
        <w:numPr>
          <w:ilvl w:val="0"/>
          <w:numId w:val="15"/>
        </w:numPr>
      </w:pPr>
      <w:r w:rsidRPr="00BF5845">
        <w:t>Biedt consistentie en reproduceerbare kwaliteit.</w:t>
      </w:r>
    </w:p>
    <w:p w14:paraId="7CE38D9C" w14:textId="77777777" w:rsidR="00052E17" w:rsidRPr="00BF5845" w:rsidRDefault="00052E17" w:rsidP="004D21E0">
      <w:pPr>
        <w:numPr>
          <w:ilvl w:val="0"/>
          <w:numId w:val="15"/>
        </w:numPr>
      </w:pPr>
      <w:r w:rsidRPr="00BF5845">
        <w:t xml:space="preserve">Breed gedragen in de markt, veel </w:t>
      </w:r>
      <w:proofErr w:type="spellStart"/>
      <w:r w:rsidRPr="00BF5845">
        <w:t>tooling</w:t>
      </w:r>
      <w:proofErr w:type="spellEnd"/>
      <w:r w:rsidRPr="00BF5845">
        <w:t xml:space="preserve"> beschikbaar.</w:t>
      </w:r>
    </w:p>
    <w:p w14:paraId="39209F0B" w14:textId="77777777" w:rsidR="00AC0B29" w:rsidRPr="00BF5845" w:rsidRDefault="00AC0B29" w:rsidP="004D21E0">
      <w:pPr>
        <w:numPr>
          <w:ilvl w:val="0"/>
          <w:numId w:val="15"/>
        </w:numPr>
      </w:pPr>
    </w:p>
    <w:p w14:paraId="40BC8D5D" w14:textId="77777777" w:rsidR="00052E17" w:rsidRPr="00BF5845" w:rsidRDefault="00052E17" w:rsidP="00052E17">
      <w:pPr>
        <w:rPr>
          <w:i/>
          <w:iCs/>
        </w:rPr>
      </w:pPr>
      <w:r w:rsidRPr="00BF5845">
        <w:rPr>
          <w:i/>
          <w:iCs/>
        </w:rPr>
        <w:t>Nadelen:</w:t>
      </w:r>
    </w:p>
    <w:p w14:paraId="1C87EDA6" w14:textId="77777777" w:rsidR="00052E17" w:rsidRPr="00BF5845" w:rsidRDefault="00052E17" w:rsidP="004D21E0">
      <w:pPr>
        <w:numPr>
          <w:ilvl w:val="0"/>
          <w:numId w:val="16"/>
        </w:numPr>
      </w:pPr>
      <w:r w:rsidRPr="00BF5845">
        <w:t>Meer detail verplicht → hogere initiële documentatielast.</w:t>
      </w:r>
    </w:p>
    <w:p w14:paraId="25B4AA03" w14:textId="77777777" w:rsidR="00052E17" w:rsidRPr="00BF5845" w:rsidRDefault="00052E17" w:rsidP="004D21E0">
      <w:pPr>
        <w:numPr>
          <w:ilvl w:val="0"/>
          <w:numId w:val="16"/>
        </w:numPr>
      </w:pPr>
      <w:r w:rsidRPr="00BF5845">
        <w:t>Discipline nodig om structuur consequent te volgen</w:t>
      </w:r>
    </w:p>
    <w:p w14:paraId="0DA67893" w14:textId="77777777" w:rsidR="00B77586" w:rsidRPr="00BF5845" w:rsidRDefault="00B77586" w:rsidP="00887972"/>
    <w:p w14:paraId="75D58A92" w14:textId="316738FA" w:rsidR="00312C63" w:rsidRPr="00BF5845" w:rsidRDefault="00312C63" w:rsidP="00312C63">
      <w:pPr>
        <w:rPr>
          <w:u w:val="single"/>
        </w:rPr>
      </w:pPr>
      <w:r w:rsidRPr="00BF5845">
        <w:rPr>
          <w:u w:val="single"/>
        </w:rPr>
        <w:t>Optie B</w:t>
      </w:r>
      <w:r w:rsidR="00AC0B29" w:rsidRPr="00BF5845">
        <w:rPr>
          <w:u w:val="single"/>
        </w:rPr>
        <w:t xml:space="preserve">: </w:t>
      </w:r>
      <w:r w:rsidRPr="00BF5845">
        <w:rPr>
          <w:u w:val="single"/>
        </w:rPr>
        <w:t>Documentatie laten zoals het is</w:t>
      </w:r>
      <w:r w:rsidR="00AC0B29" w:rsidRPr="00BF5845">
        <w:rPr>
          <w:u w:val="single"/>
        </w:rPr>
        <w:t>.</w:t>
      </w:r>
    </w:p>
    <w:p w14:paraId="016F0B3B" w14:textId="596E418C" w:rsidR="00312C63" w:rsidRPr="00DC7D06" w:rsidRDefault="00312C63" w:rsidP="00312C63">
      <w:pPr>
        <w:rPr>
          <w:lang w:val="en-US"/>
        </w:rPr>
      </w:pPr>
      <w:r w:rsidRPr="00DC7D06">
        <w:rPr>
          <w:lang w:val="en-US"/>
        </w:rPr>
        <w:t>(Excel/PowerPoint/</w:t>
      </w:r>
      <w:proofErr w:type="spellStart"/>
      <w:r w:rsidRPr="00DC7D06">
        <w:rPr>
          <w:lang w:val="en-US"/>
        </w:rPr>
        <w:t>losse</w:t>
      </w:r>
      <w:proofErr w:type="spellEnd"/>
      <w:r w:rsidRPr="00DC7D06">
        <w:rPr>
          <w:lang w:val="en-US"/>
        </w:rPr>
        <w:t xml:space="preserve"> Word</w:t>
      </w:r>
      <w:r w:rsidRPr="00DC7D06">
        <w:rPr>
          <w:lang w:val="en-US"/>
        </w:rPr>
        <w:noBreakHyphen/>
      </w:r>
      <w:proofErr w:type="spellStart"/>
      <w:r w:rsidRPr="00DC7D06">
        <w:rPr>
          <w:lang w:val="en-US"/>
        </w:rPr>
        <w:t>documenten</w:t>
      </w:r>
      <w:proofErr w:type="spellEnd"/>
      <w:r w:rsidRPr="00DC7D06">
        <w:rPr>
          <w:lang w:val="en-US"/>
        </w:rPr>
        <w:t>)</w:t>
      </w:r>
    </w:p>
    <w:p w14:paraId="35D827AE" w14:textId="77777777" w:rsidR="00AC0B29" w:rsidRPr="00DC7D06" w:rsidRDefault="00AC0B29" w:rsidP="00312C63">
      <w:pPr>
        <w:rPr>
          <w:b/>
          <w:lang w:val="en-US"/>
        </w:rPr>
      </w:pPr>
    </w:p>
    <w:p w14:paraId="1C0E93F4" w14:textId="77777777" w:rsidR="00312C63" w:rsidRPr="00BF5845" w:rsidRDefault="00312C63" w:rsidP="00312C63">
      <w:pPr>
        <w:rPr>
          <w:i/>
          <w:iCs/>
        </w:rPr>
      </w:pPr>
      <w:r w:rsidRPr="00BF5845">
        <w:rPr>
          <w:i/>
          <w:iCs/>
        </w:rPr>
        <w:t>Voordelen:</w:t>
      </w:r>
    </w:p>
    <w:p w14:paraId="764EAFFC" w14:textId="77777777" w:rsidR="00312C63" w:rsidRPr="00BF5845" w:rsidRDefault="00312C63" w:rsidP="004D21E0">
      <w:pPr>
        <w:numPr>
          <w:ilvl w:val="0"/>
          <w:numId w:val="17"/>
        </w:numPr>
      </w:pPr>
      <w:r w:rsidRPr="00BF5845">
        <w:t>Geen extra werk om nieuwe standaard te introduceren.</w:t>
      </w:r>
    </w:p>
    <w:p w14:paraId="26D502B8" w14:textId="77777777" w:rsidR="00AC0B29" w:rsidRPr="00BF5845" w:rsidRDefault="00AC0B29" w:rsidP="004C2339">
      <w:pPr>
        <w:ind w:left="720"/>
      </w:pPr>
    </w:p>
    <w:p w14:paraId="10EA2C96" w14:textId="77777777" w:rsidR="00312C63" w:rsidRPr="00BF5845" w:rsidRDefault="00312C63" w:rsidP="00312C63">
      <w:pPr>
        <w:rPr>
          <w:i/>
          <w:iCs/>
        </w:rPr>
      </w:pPr>
      <w:r w:rsidRPr="00BF5845">
        <w:rPr>
          <w:i/>
          <w:iCs/>
        </w:rPr>
        <w:t>Nadelen:</w:t>
      </w:r>
    </w:p>
    <w:p w14:paraId="02BD2E65" w14:textId="77777777" w:rsidR="00312C63" w:rsidRPr="00BF5845" w:rsidRDefault="00312C63" w:rsidP="004D21E0">
      <w:pPr>
        <w:numPr>
          <w:ilvl w:val="0"/>
          <w:numId w:val="18"/>
        </w:numPr>
      </w:pPr>
      <w:r w:rsidRPr="00BF5845">
        <w:t>Inconsistentie in stijl, structuur en inhoud.</w:t>
      </w:r>
    </w:p>
    <w:p w14:paraId="2EA97923" w14:textId="77777777" w:rsidR="00312C63" w:rsidRPr="00BF5845" w:rsidRDefault="00312C63" w:rsidP="004D21E0">
      <w:pPr>
        <w:numPr>
          <w:ilvl w:val="0"/>
          <w:numId w:val="18"/>
        </w:numPr>
      </w:pPr>
      <w:r w:rsidRPr="00BF5845">
        <w:t>Risico op ontbrekende onderdelen (context, risico’s, beslissingen).</w:t>
      </w:r>
    </w:p>
    <w:p w14:paraId="36990025" w14:textId="77777777" w:rsidR="00312C63" w:rsidRPr="00BF5845" w:rsidRDefault="00312C63" w:rsidP="004D21E0">
      <w:pPr>
        <w:numPr>
          <w:ilvl w:val="0"/>
          <w:numId w:val="18"/>
        </w:numPr>
      </w:pPr>
      <w:r w:rsidRPr="00BF5845">
        <w:t>Moeilijk beheersbaar en slecht overdraagbaar.</w:t>
      </w:r>
    </w:p>
    <w:p w14:paraId="20276EC6" w14:textId="39DE444C" w:rsidR="00C020BF" w:rsidRPr="00BF5845" w:rsidRDefault="00312C63" w:rsidP="004D21E0">
      <w:pPr>
        <w:numPr>
          <w:ilvl w:val="0"/>
          <w:numId w:val="18"/>
        </w:numPr>
      </w:pPr>
      <w:r w:rsidRPr="00BF5845">
        <w:t>Beperkt schaalbaar voor complexe projecten zoals ETL</w:t>
      </w:r>
      <w:r w:rsidRPr="00BF5845">
        <w:noBreakHyphen/>
        <w:t>vervanging.</w:t>
      </w:r>
    </w:p>
    <w:p w14:paraId="368DE9B4" w14:textId="77777777" w:rsidR="00B656E3" w:rsidRPr="00BF5845" w:rsidRDefault="00B656E3">
      <w:pPr>
        <w:rPr>
          <w:rFonts w:eastAsiaTheme="majorEastAsia" w:cstheme="majorBidi"/>
          <w:b/>
          <w:color w:val="3C4491"/>
          <w:szCs w:val="26"/>
        </w:rPr>
      </w:pPr>
      <w:r w:rsidRPr="00BF5845">
        <w:br w:type="page"/>
      </w:r>
    </w:p>
    <w:p w14:paraId="606DD40B" w14:textId="407A8004" w:rsidR="0052529E" w:rsidRPr="00BF5845" w:rsidRDefault="64100A3B" w:rsidP="0052529E">
      <w:pPr>
        <w:pStyle w:val="Kop2"/>
      </w:pPr>
      <w:bookmarkStart w:id="2640" w:name="_Toc225262672"/>
      <w:r w:rsidRPr="00BF5845">
        <w:lastRenderedPageBreak/>
        <w:t xml:space="preserve">ADR-0002 Keuze voor </w:t>
      </w:r>
      <w:r w:rsidR="704BF70D" w:rsidRPr="00BF5845">
        <w:t xml:space="preserve">Dagster als </w:t>
      </w:r>
      <w:proofErr w:type="spellStart"/>
      <w:r w:rsidR="704BF70D" w:rsidRPr="00BF5845">
        <w:t>procode</w:t>
      </w:r>
      <w:proofErr w:type="spellEnd"/>
      <w:r w:rsidR="704BF70D" w:rsidRPr="00BF5845">
        <w:t>/highcode ET</w:t>
      </w:r>
      <w:r w:rsidR="125A343F" w:rsidRPr="00BF5845">
        <w:t>L</w:t>
      </w:r>
      <w:r w:rsidR="704BF70D" w:rsidRPr="00BF5845">
        <w:t>-orkestratie</w:t>
      </w:r>
      <w:bookmarkEnd w:id="2640"/>
      <w:r w:rsidR="704BF70D" w:rsidRPr="00BF5845">
        <w:t xml:space="preserve"> </w:t>
      </w:r>
    </w:p>
    <w:p w14:paraId="64BDA2E4" w14:textId="07C5F8D8" w:rsidR="00B91147" w:rsidRPr="00BF5845" w:rsidRDefault="00B91147" w:rsidP="00B91147">
      <w:pPr>
        <w:rPr>
          <w:ins w:id="2641" w:author="Peter Jansen" w:date="2026-02-24T13:25:00Z" w16du:dateUtc="2026-02-24T12:25:00Z"/>
        </w:rPr>
      </w:pPr>
      <w:ins w:id="2642" w:author="Peter Jansen" w:date="2026-02-24T13:25:00Z" w16du:dateUtc="2026-02-24T12:25:00Z">
        <w:r w:rsidRPr="00BF5845">
          <w:rPr>
            <w:rStyle w:val="Zwaar"/>
          </w:rPr>
          <w:t>Status</w:t>
        </w:r>
        <w:r>
          <w:rPr>
            <w:rStyle w:val="Zwaar"/>
          </w:rPr>
          <w:t>: Voorgesteld</w:t>
        </w:r>
        <w:r w:rsidRPr="00BF5845">
          <w:t xml:space="preserve"> </w:t>
        </w:r>
      </w:ins>
    </w:p>
    <w:p w14:paraId="5A1EF3CC" w14:textId="77777777" w:rsidR="00B91147" w:rsidRPr="00BF5845" w:rsidRDefault="00B91147" w:rsidP="00B91147">
      <w:pPr>
        <w:rPr>
          <w:ins w:id="2643" w:author="Peter Jansen" w:date="2026-02-24T13:25:00Z" w16du:dateUtc="2026-02-24T12:25:00Z"/>
        </w:rPr>
      </w:pPr>
      <w:ins w:id="2644" w:author="Peter Jansen" w:date="2026-02-24T13:25:00Z" w16du:dateUtc="2026-02-24T12:25:00Z">
        <w:r w:rsidRPr="00BF5845">
          <w:rPr>
            <w:b/>
            <w:bCs/>
          </w:rPr>
          <w:t>Datum besluit:</w:t>
        </w:r>
        <w:r w:rsidRPr="00BF5845">
          <w:t xml:space="preserve"> 2026-01-20</w:t>
        </w:r>
      </w:ins>
    </w:p>
    <w:p w14:paraId="707BB352" w14:textId="77777777" w:rsidR="00B91147" w:rsidRPr="00BF5845" w:rsidRDefault="00B91147" w:rsidP="00B91147">
      <w:pPr>
        <w:rPr>
          <w:ins w:id="2645" w:author="Peter Jansen" w:date="2026-02-24T13:25:00Z" w16du:dateUtc="2026-02-24T12:25:00Z"/>
        </w:rPr>
      </w:pPr>
      <w:ins w:id="2646" w:author="Peter Jansen" w:date="2026-02-24T13:25:00Z" w16du:dateUtc="2026-02-24T12:25:00Z">
        <w:r w:rsidRPr="00BF5845">
          <w:rPr>
            <w:rStyle w:val="Zwaar"/>
          </w:rPr>
          <w:t xml:space="preserve">Eigenaar: </w:t>
        </w:r>
        <w:r w:rsidRPr="00BF5845">
          <w:t>Projectteam ETL-Vervanging</w:t>
        </w:r>
      </w:ins>
    </w:p>
    <w:p w14:paraId="0651C95F" w14:textId="77777777" w:rsidR="00B656E3" w:rsidRPr="00BF5845" w:rsidRDefault="00B656E3" w:rsidP="00B656E3"/>
    <w:p w14:paraId="316EEFE8" w14:textId="77777777" w:rsidR="00896526" w:rsidRPr="00BF5845" w:rsidRDefault="00896526" w:rsidP="007D18C7">
      <w:pPr>
        <w:rPr>
          <w:rStyle w:val="Zwaar"/>
        </w:rPr>
      </w:pPr>
      <w:r w:rsidRPr="00BF5845">
        <w:rPr>
          <w:rStyle w:val="Zwaar"/>
        </w:rPr>
        <w:t>Issue</w:t>
      </w:r>
    </w:p>
    <w:p w14:paraId="07F6710D" w14:textId="42FAA5F2" w:rsidR="00896526" w:rsidRPr="00BF5845" w:rsidRDefault="00896526" w:rsidP="00896526">
      <w:r w:rsidRPr="00BF5845">
        <w:t>De huidige ETL</w:t>
      </w:r>
      <w:r w:rsidRPr="00BF5845">
        <w:rPr>
          <w:rFonts w:ascii="Cambria Math" w:hAnsi="Cambria Math" w:cs="Cambria Math"/>
        </w:rPr>
        <w:t>‑</w:t>
      </w:r>
      <w:r w:rsidRPr="00BF5845">
        <w:t>Straat is verouderd, beperkt in schaalbaarheid en onvoldoende passend bij moderne data</w:t>
      </w:r>
      <w:r w:rsidRPr="00BF5845">
        <w:rPr>
          <w:rFonts w:ascii="Cambria Math" w:hAnsi="Cambria Math" w:cs="Cambria Math"/>
        </w:rPr>
        <w:t>‑</w:t>
      </w:r>
      <w:r w:rsidRPr="00BF5845">
        <w:t xml:space="preserve">engineeringpraktijken. De behoefte bestaat aan een toekomstbestendig </w:t>
      </w:r>
      <w:r w:rsidR="00B656E3" w:rsidRPr="00BF5845">
        <w:t>orkestratie</w:t>
      </w:r>
      <w:r w:rsidRPr="00BF5845">
        <w:rPr>
          <w:rFonts w:ascii="Cambria Math" w:hAnsi="Cambria Math" w:cs="Cambria Math"/>
        </w:rPr>
        <w:t>‑</w:t>
      </w:r>
      <w:r w:rsidRPr="00BF5845">
        <w:t xml:space="preserve"> en </w:t>
      </w:r>
      <w:proofErr w:type="spellStart"/>
      <w:r w:rsidRPr="00BF5845">
        <w:t>workflowplatform</w:t>
      </w:r>
      <w:proofErr w:type="spellEnd"/>
      <w:r w:rsidRPr="00BF5845">
        <w:t xml:space="preserve"> dat:</w:t>
      </w:r>
    </w:p>
    <w:p w14:paraId="145BA411" w14:textId="77777777" w:rsidR="00896526" w:rsidRPr="00BF5845" w:rsidRDefault="00896526" w:rsidP="00896526"/>
    <w:p w14:paraId="1AB1D753" w14:textId="77777777" w:rsidR="00896526" w:rsidRPr="00BF5845" w:rsidRDefault="00896526" w:rsidP="004D21E0">
      <w:pPr>
        <w:pStyle w:val="Lijstalinea"/>
        <w:numPr>
          <w:ilvl w:val="0"/>
          <w:numId w:val="30"/>
        </w:numPr>
      </w:pPr>
      <w:r w:rsidRPr="00BF5845">
        <w:t>zowel pro</w:t>
      </w:r>
      <w:r w:rsidRPr="00BF5845">
        <w:rPr>
          <w:rFonts w:ascii="Cambria Math" w:hAnsi="Cambria Math" w:cs="Cambria Math"/>
        </w:rPr>
        <w:t>‑</w:t>
      </w:r>
      <w:r w:rsidRPr="00BF5845">
        <w:t>code/high</w:t>
      </w:r>
      <w:r w:rsidRPr="00BF5845">
        <w:rPr>
          <w:rFonts w:ascii="Cambria Math" w:hAnsi="Cambria Math" w:cs="Cambria Math"/>
        </w:rPr>
        <w:t>‑</w:t>
      </w:r>
      <w:r w:rsidRPr="00BF5845">
        <w:t>code werkwijzen ondersteunt,</w:t>
      </w:r>
    </w:p>
    <w:p w14:paraId="339E5901" w14:textId="77777777" w:rsidR="00896526" w:rsidRPr="00DC7D06" w:rsidRDefault="00896526" w:rsidP="004D21E0">
      <w:pPr>
        <w:pStyle w:val="Lijstalinea"/>
        <w:numPr>
          <w:ilvl w:val="0"/>
          <w:numId w:val="30"/>
        </w:numPr>
        <w:rPr>
          <w:lang w:val="en-US"/>
        </w:rPr>
      </w:pPr>
      <w:proofErr w:type="spellStart"/>
      <w:r w:rsidRPr="00DC7D06">
        <w:rPr>
          <w:lang w:val="en-US"/>
        </w:rPr>
        <w:t>robuuste</w:t>
      </w:r>
      <w:proofErr w:type="spellEnd"/>
      <w:r w:rsidRPr="00DC7D06">
        <w:rPr>
          <w:lang w:val="en-US"/>
        </w:rPr>
        <w:t xml:space="preserve"> </w:t>
      </w:r>
      <w:commentRangeStart w:id="2647"/>
      <w:commentRangeStart w:id="2648"/>
      <w:commentRangeStart w:id="2649"/>
      <w:r w:rsidRPr="00DC7D06">
        <w:rPr>
          <w:lang w:val="en-US"/>
        </w:rPr>
        <w:t xml:space="preserve">observability en data asset management </w:t>
      </w:r>
      <w:commentRangeEnd w:id="2647"/>
      <w:r w:rsidR="00FD585F" w:rsidRPr="00DC7D06">
        <w:rPr>
          <w:rStyle w:val="Verwijzingopmerking"/>
          <w:sz w:val="22"/>
          <w:szCs w:val="20"/>
          <w:lang w:val="en-US"/>
        </w:rPr>
        <w:commentReference w:id="2647"/>
      </w:r>
      <w:commentRangeEnd w:id="2648"/>
      <w:r w:rsidRPr="00DC7D06">
        <w:rPr>
          <w:rStyle w:val="Verwijzingopmerking"/>
          <w:sz w:val="22"/>
          <w:szCs w:val="20"/>
          <w:lang w:val="en-US"/>
        </w:rPr>
        <w:commentReference w:id="2648"/>
      </w:r>
      <w:commentRangeEnd w:id="2649"/>
      <w:r w:rsidRPr="00DC7D06">
        <w:rPr>
          <w:rStyle w:val="Verwijzingopmerking"/>
          <w:sz w:val="22"/>
          <w:szCs w:val="20"/>
          <w:lang w:val="en-US"/>
        </w:rPr>
        <w:commentReference w:id="2649"/>
      </w:r>
      <w:proofErr w:type="spellStart"/>
      <w:r w:rsidRPr="00DC7D06">
        <w:rPr>
          <w:lang w:val="en-US"/>
        </w:rPr>
        <w:t>biedt</w:t>
      </w:r>
      <w:proofErr w:type="spellEnd"/>
      <w:r w:rsidRPr="00DC7D06">
        <w:rPr>
          <w:lang w:val="en-US"/>
        </w:rPr>
        <w:t>,</w:t>
      </w:r>
    </w:p>
    <w:p w14:paraId="5CC94AA3" w14:textId="77777777" w:rsidR="00896526" w:rsidRPr="00BF5845" w:rsidRDefault="00896526" w:rsidP="004D21E0">
      <w:pPr>
        <w:pStyle w:val="Lijstalinea"/>
        <w:numPr>
          <w:ilvl w:val="0"/>
          <w:numId w:val="30"/>
        </w:numPr>
      </w:pPr>
      <w:r w:rsidRPr="00BF5845">
        <w:t xml:space="preserve">goed aansluit bij </w:t>
      </w:r>
      <w:proofErr w:type="spellStart"/>
      <w:r w:rsidRPr="00BF5845">
        <w:t>cloud</w:t>
      </w:r>
      <w:proofErr w:type="spellEnd"/>
      <w:r w:rsidRPr="00BF5845">
        <w:rPr>
          <w:rFonts w:ascii="Cambria Math" w:hAnsi="Cambria Math" w:cs="Cambria Math"/>
        </w:rPr>
        <w:t>‑</w:t>
      </w:r>
      <w:r w:rsidRPr="00BF5845">
        <w:t>native architectuurprincipes,</w:t>
      </w:r>
    </w:p>
    <w:p w14:paraId="22C8EB96" w14:textId="38107125" w:rsidR="00896526" w:rsidRPr="00BF5845" w:rsidRDefault="00896526" w:rsidP="004D21E0">
      <w:pPr>
        <w:pStyle w:val="Lijstalinea"/>
        <w:numPr>
          <w:ilvl w:val="0"/>
          <w:numId w:val="30"/>
        </w:numPr>
      </w:pPr>
      <w:r w:rsidRPr="00BF5845">
        <w:t>het beheer en de onderhoudslast van complexe data</w:t>
      </w:r>
      <w:r w:rsidRPr="00BF5845">
        <w:rPr>
          <w:rFonts w:ascii="Cambria Math" w:hAnsi="Cambria Math" w:cs="Cambria Math"/>
        </w:rPr>
        <w:t>‑</w:t>
      </w:r>
      <w:r w:rsidRPr="00BF5845">
        <w:t>processen reduceert.</w:t>
      </w:r>
    </w:p>
    <w:p w14:paraId="46807E4B" w14:textId="77777777" w:rsidR="00B656E3" w:rsidRPr="00BF5845" w:rsidRDefault="00B656E3" w:rsidP="007D18C7"/>
    <w:p w14:paraId="5B572C56" w14:textId="49E738F2" w:rsidR="00896526" w:rsidRPr="00BF5845" w:rsidRDefault="00896526" w:rsidP="007D18C7">
      <w:pPr>
        <w:rPr>
          <w:rStyle w:val="Zwaar"/>
        </w:rPr>
      </w:pPr>
      <w:commentRangeStart w:id="2650"/>
      <w:r w:rsidRPr="00BF5845">
        <w:rPr>
          <w:rStyle w:val="Zwaar"/>
        </w:rPr>
        <w:t>Gekozen optie: Dagster</w:t>
      </w:r>
      <w:commentRangeEnd w:id="2650"/>
      <w:r w:rsidR="00BE3901" w:rsidRPr="00BF5845">
        <w:rPr>
          <w:rStyle w:val="Verwijzingopmerking"/>
          <w:b/>
          <w:bCs/>
          <w:sz w:val="22"/>
          <w:szCs w:val="20"/>
        </w:rPr>
        <w:commentReference w:id="2650"/>
      </w:r>
    </w:p>
    <w:p w14:paraId="3A4CC48C" w14:textId="77777777" w:rsidR="00896526" w:rsidRPr="00BF5845" w:rsidRDefault="00896526" w:rsidP="00896526">
      <w:r w:rsidRPr="00BF5845">
        <w:t>Dagster wordt geselecteerd als het voorkeursplatform voor workflow</w:t>
      </w:r>
      <w:r w:rsidRPr="00BF5845">
        <w:rPr>
          <w:rFonts w:ascii="Cambria Math" w:hAnsi="Cambria Math" w:cs="Cambria Math"/>
        </w:rPr>
        <w:t>‑</w:t>
      </w:r>
      <w:proofErr w:type="spellStart"/>
      <w:r w:rsidRPr="00BF5845">
        <w:t>orchestratie</w:t>
      </w:r>
      <w:proofErr w:type="spellEnd"/>
      <w:r w:rsidRPr="00BF5845">
        <w:t xml:space="preserve"> en data</w:t>
      </w:r>
      <w:r w:rsidRPr="00BF5845">
        <w:rPr>
          <w:rFonts w:ascii="Cambria Math" w:hAnsi="Cambria Math" w:cs="Cambria Math"/>
        </w:rPr>
        <w:t>‑</w:t>
      </w:r>
      <w:r w:rsidRPr="00BF5845">
        <w:t>pipelinebeheer.</w:t>
      </w:r>
    </w:p>
    <w:p w14:paraId="1B3CE7B7" w14:textId="77777777" w:rsidR="003F6FA3" w:rsidRPr="00BF5845" w:rsidRDefault="003F6FA3" w:rsidP="00896526"/>
    <w:p w14:paraId="2876A8A3" w14:textId="77777777" w:rsidR="00896526" w:rsidRPr="00BF5845" w:rsidRDefault="00896526" w:rsidP="00896526">
      <w:r w:rsidRPr="00BF5845">
        <w:t>Dagster sluit het beste aan op de vereisten voor een moderne ETL</w:t>
      </w:r>
      <w:r w:rsidRPr="00BF5845">
        <w:rPr>
          <w:rFonts w:ascii="Cambria Math" w:hAnsi="Cambria Math" w:cs="Cambria Math"/>
        </w:rPr>
        <w:t>‑</w:t>
      </w:r>
      <w:r w:rsidRPr="00BF5845">
        <w:t>/ELT</w:t>
      </w:r>
      <w:r w:rsidRPr="00BF5845">
        <w:rPr>
          <w:rFonts w:ascii="Cambria Math" w:hAnsi="Cambria Math" w:cs="Cambria Math"/>
        </w:rPr>
        <w:t>‑</w:t>
      </w:r>
      <w:r w:rsidRPr="00BF5845">
        <w:t>omgeving vanwege:</w:t>
      </w:r>
    </w:p>
    <w:p w14:paraId="6B303008" w14:textId="77777777" w:rsidR="00896526" w:rsidRPr="00BF5845" w:rsidRDefault="00896526" w:rsidP="00896526"/>
    <w:p w14:paraId="32AF934D" w14:textId="77777777" w:rsidR="00896526" w:rsidRPr="00BF5845" w:rsidRDefault="00896526" w:rsidP="004D21E0">
      <w:pPr>
        <w:pStyle w:val="Lijstalinea"/>
        <w:numPr>
          <w:ilvl w:val="0"/>
          <w:numId w:val="31"/>
        </w:numPr>
      </w:pPr>
      <w:r w:rsidRPr="00BF5845">
        <w:t>Asset</w:t>
      </w:r>
      <w:r w:rsidRPr="00BF5845">
        <w:rPr>
          <w:rFonts w:ascii="Cambria Math" w:hAnsi="Cambria Math" w:cs="Cambria Math"/>
        </w:rPr>
        <w:t>‑</w:t>
      </w:r>
      <w:r w:rsidRPr="00BF5845">
        <w:t>centrische benadering: Dagster beschouwt data</w:t>
      </w:r>
      <w:r w:rsidRPr="00BF5845">
        <w:rPr>
          <w:rFonts w:ascii="Cambria Math" w:hAnsi="Cambria Math" w:cs="Cambria Math"/>
        </w:rPr>
        <w:t>‑</w:t>
      </w:r>
      <w:r w:rsidRPr="00BF5845">
        <w:t>objecten als first</w:t>
      </w:r>
      <w:r w:rsidRPr="00BF5845">
        <w:rPr>
          <w:rFonts w:ascii="Cambria Math" w:hAnsi="Cambria Math" w:cs="Cambria Math"/>
        </w:rPr>
        <w:t>‑</w:t>
      </w:r>
      <w:r w:rsidRPr="00BF5845">
        <w:t xml:space="preserve">class </w:t>
      </w:r>
      <w:proofErr w:type="spellStart"/>
      <w:r w:rsidRPr="00BF5845">
        <w:t>citizens</w:t>
      </w:r>
      <w:proofErr w:type="spellEnd"/>
      <w:r w:rsidRPr="00BF5845">
        <w:t xml:space="preserve"> (</w:t>
      </w:r>
      <w:r w:rsidRPr="00BF5845">
        <w:rPr>
          <w:rFonts w:cs="Arial"/>
        </w:rPr>
        <w:t>“</w:t>
      </w:r>
      <w:r w:rsidRPr="00BF5845">
        <w:t>software-</w:t>
      </w:r>
      <w:proofErr w:type="spellStart"/>
      <w:r w:rsidRPr="00BF5845">
        <w:t>defined</w:t>
      </w:r>
      <w:proofErr w:type="spellEnd"/>
      <w:r w:rsidRPr="00BF5845">
        <w:t xml:space="preserve"> assets</w:t>
      </w:r>
      <w:r w:rsidRPr="00BF5845">
        <w:rPr>
          <w:rFonts w:cs="Arial"/>
        </w:rPr>
        <w:t>”</w:t>
      </w:r>
      <w:r w:rsidRPr="00BF5845">
        <w:t xml:space="preserve">), waardoor afhankelijkheden, </w:t>
      </w:r>
      <w:proofErr w:type="spellStart"/>
      <w:r w:rsidRPr="00BF5845">
        <w:t>lineage</w:t>
      </w:r>
      <w:proofErr w:type="spellEnd"/>
      <w:r w:rsidRPr="00BF5845">
        <w:t xml:space="preserve"> en herstelbaarheid veel transparanter en beheersbaarder zijn dan in traditionele taak</w:t>
      </w:r>
      <w:r w:rsidRPr="00BF5845">
        <w:rPr>
          <w:rFonts w:ascii="Cambria Math" w:hAnsi="Cambria Math" w:cs="Cambria Math"/>
        </w:rPr>
        <w:t>‑</w:t>
      </w:r>
      <w:r w:rsidRPr="00BF5845">
        <w:t xml:space="preserve">gebaseerde </w:t>
      </w:r>
      <w:proofErr w:type="spellStart"/>
      <w:r w:rsidRPr="00BF5845">
        <w:t>orchestrators</w:t>
      </w:r>
      <w:proofErr w:type="spellEnd"/>
      <w:r w:rsidRPr="00BF5845">
        <w:t>.</w:t>
      </w:r>
    </w:p>
    <w:p w14:paraId="14B2B622" w14:textId="77777777" w:rsidR="00896526" w:rsidRPr="00BF5845" w:rsidRDefault="00896526" w:rsidP="004D21E0">
      <w:pPr>
        <w:pStyle w:val="Lijstalinea"/>
        <w:numPr>
          <w:ilvl w:val="0"/>
          <w:numId w:val="31"/>
        </w:numPr>
      </w:pPr>
      <w:r w:rsidRPr="00BF5845">
        <w:t>Sterke ontwikkelaarservaring: native Python, type</w:t>
      </w:r>
      <w:r w:rsidRPr="00BF5845">
        <w:rPr>
          <w:rFonts w:ascii="Cambria Math" w:hAnsi="Cambria Math" w:cs="Cambria Math"/>
        </w:rPr>
        <w:t>‑</w:t>
      </w:r>
      <w:r w:rsidRPr="00BF5845">
        <w:t xml:space="preserve">checks, duidelijke </w:t>
      </w:r>
      <w:proofErr w:type="spellStart"/>
      <w:r w:rsidRPr="00BF5845">
        <w:t>abstractions</w:t>
      </w:r>
      <w:proofErr w:type="spellEnd"/>
      <w:r w:rsidRPr="00BF5845">
        <w:t xml:space="preserve">, krachtige </w:t>
      </w:r>
      <w:proofErr w:type="spellStart"/>
      <w:r w:rsidRPr="00BF5845">
        <w:t>tooling</w:t>
      </w:r>
      <w:proofErr w:type="spellEnd"/>
      <w:r w:rsidRPr="00BF5845">
        <w:t xml:space="preserve"> (</w:t>
      </w:r>
      <w:proofErr w:type="spellStart"/>
      <w:r w:rsidRPr="00BF5845">
        <w:t>Dagit</w:t>
      </w:r>
      <w:proofErr w:type="spellEnd"/>
      <w:r w:rsidRPr="00BF5845">
        <w:t xml:space="preserve"> UI), en uitstekende lokale testbaarheid.</w:t>
      </w:r>
    </w:p>
    <w:p w14:paraId="270202EE" w14:textId="77777777" w:rsidR="00896526" w:rsidRPr="00BF5845" w:rsidRDefault="00896526" w:rsidP="004D21E0">
      <w:pPr>
        <w:pStyle w:val="Lijstalinea"/>
        <w:numPr>
          <w:ilvl w:val="0"/>
          <w:numId w:val="31"/>
        </w:numPr>
      </w:pPr>
      <w:proofErr w:type="spellStart"/>
      <w:r w:rsidRPr="00BF5845">
        <w:t>Observability</w:t>
      </w:r>
      <w:proofErr w:type="spellEnd"/>
      <w:r w:rsidRPr="00BF5845">
        <w:t xml:space="preserve"> &amp; </w:t>
      </w:r>
      <w:proofErr w:type="spellStart"/>
      <w:r w:rsidRPr="00BF5845">
        <w:t>governance</w:t>
      </w:r>
      <w:proofErr w:type="spellEnd"/>
      <w:r w:rsidRPr="00BF5845">
        <w:t xml:space="preserve">: ingebouwde </w:t>
      </w:r>
      <w:proofErr w:type="spellStart"/>
      <w:r w:rsidRPr="00BF5845">
        <w:t>lineage</w:t>
      </w:r>
      <w:proofErr w:type="spellEnd"/>
      <w:r w:rsidRPr="00BF5845">
        <w:t xml:space="preserve">, </w:t>
      </w:r>
      <w:proofErr w:type="spellStart"/>
      <w:r w:rsidRPr="00BF5845">
        <w:t>materialization</w:t>
      </w:r>
      <w:proofErr w:type="spellEnd"/>
      <w:r w:rsidRPr="00BF5845">
        <w:t xml:space="preserve"> tracking en inzicht in de gezondheid van assets.</w:t>
      </w:r>
    </w:p>
    <w:p w14:paraId="1337305E" w14:textId="7FCE2428" w:rsidR="00896526" w:rsidRPr="00BF5845" w:rsidRDefault="00896526" w:rsidP="004D21E0">
      <w:pPr>
        <w:pStyle w:val="Lijstalinea"/>
        <w:numPr>
          <w:ilvl w:val="0"/>
          <w:numId w:val="31"/>
        </w:numPr>
      </w:pPr>
      <w:r w:rsidRPr="00BF5845">
        <w:t>Cloud</w:t>
      </w:r>
      <w:r w:rsidRPr="00BF5845">
        <w:rPr>
          <w:rFonts w:ascii="Cambria Math" w:hAnsi="Cambria Math" w:cs="Cambria Math"/>
        </w:rPr>
        <w:t>‑</w:t>
      </w:r>
      <w:r w:rsidRPr="00BF5845">
        <w:t xml:space="preserve">native &amp; </w:t>
      </w:r>
      <w:proofErr w:type="spellStart"/>
      <w:r w:rsidR="00D944C2" w:rsidRPr="00BF5845">
        <w:t>uitbreidbaar</w:t>
      </w:r>
      <w:proofErr w:type="spellEnd"/>
      <w:r w:rsidRPr="00BF5845">
        <w:t xml:space="preserve">: moderne architectuur, sterke integraties, </w:t>
      </w:r>
      <w:proofErr w:type="spellStart"/>
      <w:r w:rsidRPr="00BF5845">
        <w:t>Kubernetes</w:t>
      </w:r>
      <w:proofErr w:type="spellEnd"/>
      <w:r w:rsidRPr="00BF5845">
        <w:t xml:space="preserve">-first </w:t>
      </w:r>
      <w:proofErr w:type="spellStart"/>
      <w:r w:rsidRPr="00BF5845">
        <w:t>deployments</w:t>
      </w:r>
      <w:proofErr w:type="spellEnd"/>
      <w:r w:rsidRPr="00BF5845">
        <w:t xml:space="preserve">, en geschikt voor complexe </w:t>
      </w:r>
      <w:proofErr w:type="spellStart"/>
      <w:r w:rsidRPr="00BF5845">
        <w:t>enterprise</w:t>
      </w:r>
      <w:proofErr w:type="spellEnd"/>
      <w:r w:rsidRPr="00BF5845">
        <w:rPr>
          <w:rFonts w:ascii="Cambria Math" w:hAnsi="Cambria Math" w:cs="Cambria Math"/>
        </w:rPr>
        <w:t>‑</w:t>
      </w:r>
      <w:r w:rsidRPr="00BF5845">
        <w:t>omgevingen.</w:t>
      </w:r>
    </w:p>
    <w:p w14:paraId="474739B3" w14:textId="77777777" w:rsidR="00896526" w:rsidRPr="00BF5845" w:rsidRDefault="00896526" w:rsidP="004D21E0">
      <w:pPr>
        <w:pStyle w:val="Lijstalinea"/>
        <w:numPr>
          <w:ilvl w:val="0"/>
          <w:numId w:val="31"/>
        </w:numPr>
      </w:pPr>
      <w:proofErr w:type="spellStart"/>
      <w:r w:rsidRPr="00BF5845">
        <w:t>Onderhoudbaarheid</w:t>
      </w:r>
      <w:proofErr w:type="spellEnd"/>
      <w:r w:rsidRPr="00BF5845">
        <w:t xml:space="preserve">: door zijn structuur en </w:t>
      </w:r>
      <w:proofErr w:type="spellStart"/>
      <w:r w:rsidRPr="00BF5845">
        <w:t>tooling</w:t>
      </w:r>
      <w:proofErr w:type="spellEnd"/>
      <w:r w:rsidRPr="00BF5845">
        <w:t xml:space="preserve"> is Dagster beter schaalbaar en eenvoudiger te beheren dan alternatieven.</w:t>
      </w:r>
    </w:p>
    <w:p w14:paraId="6EF25563" w14:textId="77777777" w:rsidR="00896526" w:rsidRPr="00BF5845" w:rsidRDefault="00896526" w:rsidP="004D21E0">
      <w:pPr>
        <w:pStyle w:val="Lijstalinea"/>
        <w:numPr>
          <w:ilvl w:val="0"/>
          <w:numId w:val="31"/>
        </w:numPr>
      </w:pPr>
      <w:r w:rsidRPr="00BF5845">
        <w:t>Gezien de behoefte aan een pro</w:t>
      </w:r>
      <w:r w:rsidRPr="00BF5845">
        <w:rPr>
          <w:rFonts w:ascii="Cambria Math" w:hAnsi="Cambria Math" w:cs="Cambria Math"/>
        </w:rPr>
        <w:t>‑</w:t>
      </w:r>
      <w:r w:rsidRPr="00BF5845">
        <w:t>code/high</w:t>
      </w:r>
      <w:r w:rsidRPr="00BF5845">
        <w:rPr>
          <w:rFonts w:ascii="Cambria Math" w:hAnsi="Cambria Math" w:cs="Cambria Math"/>
        </w:rPr>
        <w:t>‑</w:t>
      </w:r>
      <w:r w:rsidRPr="00BF5845">
        <w:t>code platform dat modern, overzichtelijk en toekomstbestendig is, is Dagster de best passende keuze.</w:t>
      </w:r>
    </w:p>
    <w:p w14:paraId="5B75EED0" w14:textId="555E6588" w:rsidR="002B459B" w:rsidRPr="00BF5845" w:rsidRDefault="002B459B" w:rsidP="004D21E0">
      <w:pPr>
        <w:pStyle w:val="Lijstalinea"/>
        <w:numPr>
          <w:ilvl w:val="0"/>
          <w:numId w:val="31"/>
        </w:numPr>
      </w:pPr>
      <w:r w:rsidRPr="00BF5845">
        <w:t>Beschikbare ervaring en kennis bij DHD.</w:t>
      </w:r>
    </w:p>
    <w:p w14:paraId="61C2ABED" w14:textId="77777777" w:rsidR="00896526" w:rsidRPr="00BF5845" w:rsidRDefault="00896526" w:rsidP="007D18C7">
      <w:pPr>
        <w:rPr>
          <w:rStyle w:val="Zwaar"/>
        </w:rPr>
      </w:pPr>
    </w:p>
    <w:p w14:paraId="044A91C5" w14:textId="77777777" w:rsidR="00896526" w:rsidRPr="00BF5845" w:rsidRDefault="00896526" w:rsidP="007D18C7">
      <w:pPr>
        <w:rPr>
          <w:rStyle w:val="Zwaar"/>
        </w:rPr>
      </w:pPr>
      <w:r w:rsidRPr="00BF5845">
        <w:rPr>
          <w:rStyle w:val="Zwaar"/>
        </w:rPr>
        <w:t>Overwogen opties</w:t>
      </w:r>
    </w:p>
    <w:p w14:paraId="78321E3B" w14:textId="77777777" w:rsidR="00FE3003" w:rsidRPr="00BF5845" w:rsidRDefault="00FE3003" w:rsidP="007D18C7">
      <w:pPr>
        <w:rPr>
          <w:rStyle w:val="Zwaar"/>
        </w:rPr>
      </w:pPr>
    </w:p>
    <w:p w14:paraId="3BC6F0E8" w14:textId="77777777" w:rsidR="00896526" w:rsidRPr="00BF5845" w:rsidRDefault="00896526" w:rsidP="007D18C7">
      <w:pPr>
        <w:rPr>
          <w:rStyle w:val="Zwaar"/>
          <w:b w:val="0"/>
          <w:bCs w:val="0"/>
          <w:u w:val="single"/>
        </w:rPr>
      </w:pPr>
      <w:r w:rsidRPr="00BF5845">
        <w:rPr>
          <w:rStyle w:val="Zwaar"/>
          <w:b w:val="0"/>
          <w:bCs w:val="0"/>
          <w:u w:val="single"/>
        </w:rPr>
        <w:t>Optie 1: Dagster (Gekozen optie)</w:t>
      </w:r>
    </w:p>
    <w:p w14:paraId="6BEC44A8" w14:textId="7B5C5966" w:rsidR="00896526" w:rsidRPr="00BF5845" w:rsidRDefault="00896526" w:rsidP="00896526">
      <w:r w:rsidRPr="00BF5845">
        <w:t>Open</w:t>
      </w:r>
      <w:r w:rsidRPr="00BF5845">
        <w:rPr>
          <w:rFonts w:ascii="Cambria Math" w:hAnsi="Cambria Math" w:cs="Cambria Math"/>
        </w:rPr>
        <w:t>‑</w:t>
      </w:r>
      <w:r w:rsidRPr="00BF5845">
        <w:t xml:space="preserve">source </w:t>
      </w:r>
      <w:proofErr w:type="spellStart"/>
      <w:r w:rsidRPr="00BF5845">
        <w:t>orchestrator</w:t>
      </w:r>
      <w:proofErr w:type="spellEnd"/>
      <w:r w:rsidRPr="00BF5845">
        <w:t xml:space="preserve"> ontworpen voor moderne data</w:t>
      </w:r>
      <w:r w:rsidRPr="00BF5845">
        <w:rPr>
          <w:rFonts w:ascii="Cambria Math" w:hAnsi="Cambria Math" w:cs="Cambria Math"/>
        </w:rPr>
        <w:t>‑</w:t>
      </w:r>
      <w:r w:rsidRPr="00BF5845">
        <w:t>platformen, met focus op software</w:t>
      </w:r>
      <w:r w:rsidRPr="00BF5845">
        <w:rPr>
          <w:rFonts w:ascii="Cambria Math" w:hAnsi="Cambria Math" w:cs="Cambria Math"/>
        </w:rPr>
        <w:t>‑</w:t>
      </w:r>
      <w:r w:rsidRPr="00BF5845">
        <w:t xml:space="preserve">gedefinieerde assets, ontwikkelaarservaring en sterke </w:t>
      </w:r>
      <w:proofErr w:type="spellStart"/>
      <w:r w:rsidRPr="00BF5845">
        <w:t>observability</w:t>
      </w:r>
      <w:proofErr w:type="spellEnd"/>
      <w:r w:rsidRPr="00BF5845">
        <w:t>.</w:t>
      </w:r>
    </w:p>
    <w:p w14:paraId="10EC5A02" w14:textId="77777777" w:rsidR="00373A87" w:rsidRPr="00BF5845" w:rsidRDefault="00373A87" w:rsidP="00896526"/>
    <w:p w14:paraId="6212BF37" w14:textId="77777777" w:rsidR="00896526" w:rsidRPr="00BF5845" w:rsidRDefault="00896526" w:rsidP="00896526">
      <w:pPr>
        <w:rPr>
          <w:i/>
          <w:iCs/>
        </w:rPr>
      </w:pPr>
      <w:r w:rsidRPr="00BF5845">
        <w:rPr>
          <w:i/>
          <w:iCs/>
        </w:rPr>
        <w:t>Sterke punten:</w:t>
      </w:r>
    </w:p>
    <w:p w14:paraId="6DD7C67E" w14:textId="77777777" w:rsidR="00896526" w:rsidRPr="00BF5845" w:rsidRDefault="00896526" w:rsidP="004D21E0">
      <w:pPr>
        <w:pStyle w:val="Lijstalinea"/>
        <w:numPr>
          <w:ilvl w:val="0"/>
          <w:numId w:val="24"/>
        </w:numPr>
      </w:pPr>
      <w:r w:rsidRPr="00BF5845">
        <w:t>Asset</w:t>
      </w:r>
      <w:r w:rsidRPr="00BF5845">
        <w:rPr>
          <w:rFonts w:ascii="Cambria Math" w:hAnsi="Cambria Math" w:cs="Cambria Math"/>
        </w:rPr>
        <w:t>‑</w:t>
      </w:r>
      <w:r w:rsidRPr="00BF5845">
        <w:t xml:space="preserve">gebaseerd ontwerp, uitstekend voor data </w:t>
      </w:r>
      <w:proofErr w:type="spellStart"/>
      <w:r w:rsidRPr="00BF5845">
        <w:t>lineage</w:t>
      </w:r>
      <w:proofErr w:type="spellEnd"/>
      <w:r w:rsidRPr="00BF5845">
        <w:t xml:space="preserve"> en </w:t>
      </w:r>
      <w:proofErr w:type="spellStart"/>
      <w:r w:rsidRPr="00BF5845">
        <w:t>reproducibility</w:t>
      </w:r>
      <w:proofErr w:type="spellEnd"/>
    </w:p>
    <w:p w14:paraId="09E6AF9C" w14:textId="77777777" w:rsidR="00896526" w:rsidRPr="00BF5845" w:rsidRDefault="00896526" w:rsidP="004D21E0">
      <w:pPr>
        <w:pStyle w:val="Lijstalinea"/>
        <w:numPr>
          <w:ilvl w:val="0"/>
          <w:numId w:val="24"/>
        </w:numPr>
      </w:pPr>
      <w:r w:rsidRPr="00BF5845">
        <w:t>Zeer goede UI (</w:t>
      </w:r>
      <w:proofErr w:type="spellStart"/>
      <w:r w:rsidRPr="00BF5845">
        <w:t>Dagit</w:t>
      </w:r>
      <w:proofErr w:type="spellEnd"/>
      <w:r w:rsidRPr="00BF5845">
        <w:t>)</w:t>
      </w:r>
    </w:p>
    <w:p w14:paraId="71EBB36F" w14:textId="77777777" w:rsidR="00896526" w:rsidRPr="00BF5845" w:rsidRDefault="00896526" w:rsidP="004D21E0">
      <w:pPr>
        <w:pStyle w:val="Lijstalinea"/>
        <w:numPr>
          <w:ilvl w:val="0"/>
          <w:numId w:val="24"/>
        </w:numPr>
      </w:pPr>
      <w:r w:rsidRPr="00BF5845">
        <w:t>Sterke Python</w:t>
      </w:r>
      <w:r w:rsidRPr="00BF5845">
        <w:rPr>
          <w:rFonts w:ascii="Cambria Math" w:hAnsi="Cambria Math" w:cs="Cambria Math"/>
        </w:rPr>
        <w:t>‑</w:t>
      </w:r>
      <w:r w:rsidRPr="00BF5845">
        <w:t>ontwikkelingservaring</w:t>
      </w:r>
    </w:p>
    <w:p w14:paraId="7A4F9944" w14:textId="77777777" w:rsidR="00896526" w:rsidRPr="00BF5845" w:rsidRDefault="00896526" w:rsidP="004D21E0">
      <w:pPr>
        <w:pStyle w:val="Lijstalinea"/>
        <w:numPr>
          <w:ilvl w:val="0"/>
          <w:numId w:val="24"/>
        </w:numPr>
      </w:pPr>
      <w:r w:rsidRPr="00BF5845">
        <w:t xml:space="preserve">Helder </w:t>
      </w:r>
      <w:proofErr w:type="spellStart"/>
      <w:r w:rsidRPr="00BF5845">
        <w:t>deploymentmodel</w:t>
      </w:r>
      <w:proofErr w:type="spellEnd"/>
      <w:r w:rsidRPr="00BF5845">
        <w:t>; goed te combineren met moderne infra</w:t>
      </w:r>
    </w:p>
    <w:p w14:paraId="38B4A598" w14:textId="239F0B5A" w:rsidR="00EA2C9D" w:rsidRPr="00BF5845" w:rsidRDefault="00EA2C9D" w:rsidP="004D21E0">
      <w:pPr>
        <w:pStyle w:val="Lijstalinea"/>
        <w:numPr>
          <w:ilvl w:val="0"/>
          <w:numId w:val="24"/>
        </w:numPr>
      </w:pPr>
      <w:r w:rsidRPr="00BF5845">
        <w:lastRenderedPageBreak/>
        <w:t>Er is binnen DHD al beperkt ervaring met Dagster</w:t>
      </w:r>
    </w:p>
    <w:p w14:paraId="5AB7ADED" w14:textId="5511FE25" w:rsidR="00896526" w:rsidRPr="00BF5845" w:rsidDel="00881E9B" w:rsidRDefault="00896526" w:rsidP="00896526">
      <w:pPr>
        <w:rPr>
          <w:del w:id="2651" w:author="Peter Jansen" w:date="2026-03-05T14:36:00Z" w16du:dateUtc="2026-03-05T13:36:00Z"/>
        </w:rPr>
      </w:pPr>
    </w:p>
    <w:p w14:paraId="53985069" w14:textId="77777777" w:rsidR="00896526" w:rsidRPr="00BF5845" w:rsidRDefault="00896526" w:rsidP="00896526"/>
    <w:p w14:paraId="1551BAE4" w14:textId="77777777" w:rsidR="00896526" w:rsidRPr="00BF5845" w:rsidRDefault="00896526" w:rsidP="00896526">
      <w:pPr>
        <w:rPr>
          <w:i/>
          <w:iCs/>
        </w:rPr>
      </w:pPr>
      <w:r w:rsidRPr="00BF5845">
        <w:rPr>
          <w:i/>
          <w:iCs/>
        </w:rPr>
        <w:t>Zwakke punten:</w:t>
      </w:r>
    </w:p>
    <w:p w14:paraId="4C3C533A" w14:textId="77777777" w:rsidR="00896526" w:rsidRPr="00BF5845" w:rsidRDefault="00896526" w:rsidP="004D21E0">
      <w:pPr>
        <w:pStyle w:val="Lijstalinea"/>
        <w:numPr>
          <w:ilvl w:val="0"/>
          <w:numId w:val="25"/>
        </w:numPr>
      </w:pPr>
      <w:r w:rsidRPr="00BF5845">
        <w:t xml:space="preserve">Minder bekend / minder </w:t>
      </w:r>
      <w:proofErr w:type="spellStart"/>
      <w:r w:rsidRPr="00BF5845">
        <w:t>legacy</w:t>
      </w:r>
      <w:proofErr w:type="spellEnd"/>
      <w:r w:rsidRPr="00BF5845">
        <w:t xml:space="preserve"> adopters dan </w:t>
      </w:r>
      <w:proofErr w:type="spellStart"/>
      <w:r w:rsidRPr="00BF5845">
        <w:t>Airflow</w:t>
      </w:r>
      <w:proofErr w:type="spellEnd"/>
    </w:p>
    <w:p w14:paraId="4151C218" w14:textId="77777777" w:rsidR="00896526" w:rsidRPr="00BF5845" w:rsidRDefault="00896526" w:rsidP="004D21E0">
      <w:pPr>
        <w:pStyle w:val="Lijstalinea"/>
        <w:numPr>
          <w:ilvl w:val="0"/>
          <w:numId w:val="25"/>
        </w:numPr>
        <w:rPr>
          <w:ins w:id="2652" w:author="Peter Jansen" w:date="2026-02-12T16:26:00Z" w16du:dateUtc="2026-02-12T15:26:00Z"/>
        </w:rPr>
      </w:pPr>
      <w:r w:rsidRPr="00BF5845">
        <w:t>Minder low</w:t>
      </w:r>
      <w:r w:rsidRPr="00BF5845">
        <w:rPr>
          <w:rFonts w:ascii="Cambria Math" w:hAnsi="Cambria Math" w:cs="Cambria Math"/>
        </w:rPr>
        <w:t>‑</w:t>
      </w:r>
      <w:r w:rsidRPr="00BF5845">
        <w:t>code/no</w:t>
      </w:r>
      <w:r w:rsidRPr="00BF5845">
        <w:rPr>
          <w:rFonts w:ascii="Cambria Math" w:hAnsi="Cambria Math" w:cs="Cambria Math"/>
        </w:rPr>
        <w:t>‑</w:t>
      </w:r>
      <w:r w:rsidRPr="00BF5845">
        <w:t>code mogelijkheden dan commerci</w:t>
      </w:r>
      <w:r w:rsidRPr="00BF5845">
        <w:rPr>
          <w:rFonts w:cs="Arial"/>
        </w:rPr>
        <w:t>ë</w:t>
      </w:r>
      <w:r w:rsidRPr="00BF5845">
        <w:t>le tools</w:t>
      </w:r>
    </w:p>
    <w:p w14:paraId="7FE59F4B" w14:textId="5E0A71CD" w:rsidR="00B35BA7" w:rsidRPr="00BF5845" w:rsidRDefault="00F82FC3" w:rsidP="004D21E0">
      <w:pPr>
        <w:pStyle w:val="Lijstalinea"/>
        <w:numPr>
          <w:ilvl w:val="0"/>
          <w:numId w:val="25"/>
        </w:numPr>
      </w:pPr>
      <w:ins w:id="2653" w:author="Peter Jansen" w:date="2026-02-12T16:26:00Z" w16du:dateUtc="2026-02-12T15:26:00Z">
        <w:r>
          <w:t xml:space="preserve">RBAC en </w:t>
        </w:r>
        <w:proofErr w:type="spellStart"/>
        <w:r>
          <w:t>auditing</w:t>
        </w:r>
        <w:proofErr w:type="spellEnd"/>
        <w:r>
          <w:t xml:space="preserve"> alleen </w:t>
        </w:r>
      </w:ins>
      <w:ins w:id="2654" w:author="Peter Jansen" w:date="2026-02-12T16:27:00Z" w16du:dateUtc="2026-02-12T15:27:00Z">
        <w:r>
          <w:t>mogelijk met betaalde Dagster+ optie</w:t>
        </w:r>
      </w:ins>
      <w:r w:rsidR="001676E1">
        <w:t xml:space="preserve">, voor Dagster OSS is additionele </w:t>
      </w:r>
      <w:r w:rsidR="00CE3E7E">
        <w:t>infrastructuur</w:t>
      </w:r>
      <w:r w:rsidR="00030134">
        <w:t xml:space="preserve"> nodig</w:t>
      </w:r>
      <w:r w:rsidR="00BE3AB8">
        <w:t>.</w:t>
      </w:r>
    </w:p>
    <w:p w14:paraId="788FED61" w14:textId="77777777" w:rsidR="00896526" w:rsidRPr="00BF5845" w:rsidRDefault="00896526" w:rsidP="00896526"/>
    <w:p w14:paraId="6E91A364" w14:textId="77777777" w:rsidR="00896526" w:rsidRPr="00BF5845" w:rsidRDefault="00896526" w:rsidP="00896526">
      <w:pPr>
        <w:rPr>
          <w:u w:val="single"/>
        </w:rPr>
      </w:pPr>
      <w:r w:rsidRPr="00BF5845">
        <w:rPr>
          <w:u w:val="single"/>
        </w:rPr>
        <w:t xml:space="preserve">Optie 2: Apache </w:t>
      </w:r>
      <w:proofErr w:type="spellStart"/>
      <w:r w:rsidRPr="00BF5845">
        <w:rPr>
          <w:u w:val="single"/>
        </w:rPr>
        <w:t>Airflow</w:t>
      </w:r>
      <w:proofErr w:type="spellEnd"/>
    </w:p>
    <w:p w14:paraId="0CE84B3A" w14:textId="20DE8E99" w:rsidR="00896526" w:rsidRPr="00BF5845" w:rsidRDefault="00896526" w:rsidP="00896526">
      <w:r w:rsidRPr="00BF5845">
        <w:t>De facto standaard voor workflow</w:t>
      </w:r>
      <w:r w:rsidRPr="00BF5845">
        <w:rPr>
          <w:rFonts w:ascii="Cambria Math" w:hAnsi="Cambria Math" w:cs="Cambria Math"/>
        </w:rPr>
        <w:t>‑</w:t>
      </w:r>
      <w:proofErr w:type="spellStart"/>
      <w:r w:rsidRPr="00BF5845">
        <w:t>orchestratie</w:t>
      </w:r>
      <w:proofErr w:type="spellEnd"/>
      <w:r w:rsidRPr="00BF5845">
        <w:t>, taak</w:t>
      </w:r>
      <w:r w:rsidRPr="00BF5845">
        <w:rPr>
          <w:rFonts w:ascii="Cambria Math" w:hAnsi="Cambria Math" w:cs="Cambria Math"/>
        </w:rPr>
        <w:t>‑</w:t>
      </w:r>
      <w:r w:rsidRPr="00BF5845">
        <w:t>gebaseerd, open</w:t>
      </w:r>
      <w:r w:rsidRPr="00BF5845">
        <w:rPr>
          <w:rFonts w:ascii="Cambria Math" w:hAnsi="Cambria Math" w:cs="Cambria Math"/>
        </w:rPr>
        <w:t>‑</w:t>
      </w:r>
      <w:r w:rsidRPr="00BF5845">
        <w:t>source, breed ondersteund en groot ecosysteem.</w:t>
      </w:r>
    </w:p>
    <w:p w14:paraId="3E48DCDE" w14:textId="77777777" w:rsidR="00BE25DB" w:rsidRPr="00BF5845" w:rsidRDefault="00BE25DB" w:rsidP="00896526"/>
    <w:p w14:paraId="469AB0F5" w14:textId="19CF3C4C" w:rsidR="00896526" w:rsidRPr="00BF5845" w:rsidRDefault="00896526" w:rsidP="00896526">
      <w:pPr>
        <w:rPr>
          <w:i/>
          <w:iCs/>
        </w:rPr>
      </w:pPr>
      <w:r w:rsidRPr="00BF5845">
        <w:rPr>
          <w:i/>
          <w:iCs/>
        </w:rPr>
        <w:t>Sterke punten:</w:t>
      </w:r>
    </w:p>
    <w:p w14:paraId="4CAD5C39" w14:textId="77777777" w:rsidR="00896526" w:rsidRPr="00BF5845" w:rsidRDefault="00896526" w:rsidP="004D21E0">
      <w:pPr>
        <w:pStyle w:val="Lijstalinea"/>
        <w:numPr>
          <w:ilvl w:val="0"/>
          <w:numId w:val="26"/>
        </w:numPr>
      </w:pPr>
      <w:r w:rsidRPr="00BF5845">
        <w:t>Groot ecosysteem + community</w:t>
      </w:r>
    </w:p>
    <w:p w14:paraId="31B7E1A2" w14:textId="77777777" w:rsidR="00896526" w:rsidRPr="00BF5845" w:rsidRDefault="00896526" w:rsidP="004D21E0">
      <w:pPr>
        <w:pStyle w:val="Lijstalinea"/>
        <w:numPr>
          <w:ilvl w:val="0"/>
          <w:numId w:val="26"/>
        </w:numPr>
      </w:pPr>
      <w:r w:rsidRPr="00BF5845">
        <w:t>Zeer veel operator</w:t>
      </w:r>
      <w:r w:rsidRPr="00BF5845">
        <w:rPr>
          <w:rFonts w:ascii="Cambria Math" w:hAnsi="Cambria Math" w:cs="Cambria Math"/>
        </w:rPr>
        <w:t>‑</w:t>
      </w:r>
      <w:r w:rsidRPr="00BF5845">
        <w:t>integraties</w:t>
      </w:r>
    </w:p>
    <w:p w14:paraId="7657BF0B" w14:textId="77777777" w:rsidR="00896526" w:rsidRPr="00BF5845" w:rsidRDefault="00896526" w:rsidP="004D21E0">
      <w:pPr>
        <w:pStyle w:val="Lijstalinea"/>
        <w:numPr>
          <w:ilvl w:val="0"/>
          <w:numId w:val="26"/>
        </w:numPr>
        <w:rPr>
          <w:ins w:id="2655" w:author="Peter Jansen" w:date="2026-02-12T16:27:00Z" w16du:dateUtc="2026-02-12T15:27:00Z"/>
        </w:rPr>
      </w:pPr>
      <w:r w:rsidRPr="00BF5845">
        <w:t xml:space="preserve">Veel engineers hebben ervaring met </w:t>
      </w:r>
      <w:proofErr w:type="spellStart"/>
      <w:r w:rsidRPr="00BF5845">
        <w:t>Airflow</w:t>
      </w:r>
      <w:proofErr w:type="spellEnd"/>
    </w:p>
    <w:p w14:paraId="4DE14480" w14:textId="46B86F39" w:rsidR="00F82FC3" w:rsidRPr="00BF5845" w:rsidRDefault="00F82FC3" w:rsidP="004D21E0">
      <w:pPr>
        <w:pStyle w:val="Lijstalinea"/>
        <w:numPr>
          <w:ilvl w:val="0"/>
          <w:numId w:val="26"/>
        </w:numPr>
      </w:pPr>
      <w:ins w:id="2656" w:author="Peter Jansen" w:date="2026-02-12T16:27:00Z" w16du:dateUtc="2026-02-12T15:27:00Z">
        <w:r>
          <w:t xml:space="preserve">RBAC en </w:t>
        </w:r>
        <w:proofErr w:type="spellStart"/>
        <w:r>
          <w:t>auditing</w:t>
        </w:r>
        <w:proofErr w:type="spellEnd"/>
        <w:r>
          <w:t xml:space="preserve"> i</w:t>
        </w:r>
        <w:r w:rsidR="005A1EF7">
          <w:t xml:space="preserve">s beschikbaar in het </w:t>
        </w:r>
        <w:r>
          <w:t>open source</w:t>
        </w:r>
        <w:r w:rsidR="005A1EF7">
          <w:t xml:space="preserve"> product</w:t>
        </w:r>
      </w:ins>
    </w:p>
    <w:p w14:paraId="4D0D1CA4" w14:textId="77777777" w:rsidR="00896526" w:rsidRPr="00BF5845" w:rsidRDefault="00896526" w:rsidP="00896526"/>
    <w:p w14:paraId="0B109500" w14:textId="77777777" w:rsidR="00896526" w:rsidRPr="00BF5845" w:rsidRDefault="00896526" w:rsidP="00896526">
      <w:pPr>
        <w:rPr>
          <w:i/>
          <w:iCs/>
        </w:rPr>
      </w:pPr>
      <w:r w:rsidRPr="00BF5845">
        <w:rPr>
          <w:i/>
          <w:iCs/>
        </w:rPr>
        <w:t>Zwakke punten:</w:t>
      </w:r>
    </w:p>
    <w:p w14:paraId="6ABB9956" w14:textId="77777777" w:rsidR="00896526" w:rsidRPr="00BF5845" w:rsidRDefault="00896526" w:rsidP="004D21E0">
      <w:pPr>
        <w:pStyle w:val="Lijstalinea"/>
        <w:numPr>
          <w:ilvl w:val="0"/>
          <w:numId w:val="27"/>
        </w:numPr>
      </w:pPr>
      <w:proofErr w:type="spellStart"/>
      <w:r w:rsidRPr="00BF5845">
        <w:t>Task</w:t>
      </w:r>
      <w:proofErr w:type="spellEnd"/>
      <w:r w:rsidRPr="00BF5845">
        <w:rPr>
          <w:rFonts w:ascii="Cambria Math" w:hAnsi="Cambria Math" w:cs="Cambria Math"/>
        </w:rPr>
        <w:t>‑</w:t>
      </w:r>
      <w:r w:rsidRPr="00BF5845">
        <w:t xml:space="preserve">centrisch, beperkt </w:t>
      </w:r>
      <w:proofErr w:type="spellStart"/>
      <w:r w:rsidRPr="00BF5845">
        <w:t>asset</w:t>
      </w:r>
      <w:r w:rsidRPr="00BF5845">
        <w:rPr>
          <w:rFonts w:ascii="Cambria Math" w:hAnsi="Cambria Math" w:cs="Cambria Math"/>
        </w:rPr>
        <w:t>‑</w:t>
      </w:r>
      <w:r w:rsidRPr="00BF5845">
        <w:t>management</w:t>
      </w:r>
      <w:proofErr w:type="spellEnd"/>
      <w:r w:rsidRPr="00BF5845">
        <w:t xml:space="preserve"> (</w:t>
      </w:r>
      <w:proofErr w:type="spellStart"/>
      <w:r w:rsidRPr="00BF5845">
        <w:t>lineage</w:t>
      </w:r>
      <w:proofErr w:type="spellEnd"/>
      <w:r w:rsidRPr="00BF5845">
        <w:t xml:space="preserve"> moet via uitbreidingen)</w:t>
      </w:r>
    </w:p>
    <w:p w14:paraId="39F656BA" w14:textId="77777777" w:rsidR="00896526" w:rsidRPr="00BF5845" w:rsidRDefault="00896526" w:rsidP="004D21E0">
      <w:pPr>
        <w:pStyle w:val="Lijstalinea"/>
        <w:numPr>
          <w:ilvl w:val="0"/>
          <w:numId w:val="27"/>
        </w:numPr>
      </w:pPr>
      <w:r w:rsidRPr="00BF5845">
        <w:t>Moeilijker te testen en te debuggen</w:t>
      </w:r>
    </w:p>
    <w:p w14:paraId="3A69F949" w14:textId="77777777" w:rsidR="00896526" w:rsidRPr="00BF5845" w:rsidRDefault="00896526" w:rsidP="004D21E0">
      <w:pPr>
        <w:pStyle w:val="Lijstalinea"/>
        <w:numPr>
          <w:ilvl w:val="0"/>
          <w:numId w:val="27"/>
        </w:numPr>
      </w:pPr>
      <w:r w:rsidRPr="00BF5845">
        <w:t xml:space="preserve">UI en </w:t>
      </w:r>
      <w:proofErr w:type="spellStart"/>
      <w:r w:rsidRPr="00BF5845">
        <w:t>observability</w:t>
      </w:r>
      <w:proofErr w:type="spellEnd"/>
      <w:r w:rsidRPr="00BF5845">
        <w:t xml:space="preserve"> minder ontwikkeld dan bij moderne alternatieven</w:t>
      </w:r>
    </w:p>
    <w:p w14:paraId="0E8D2596" w14:textId="77777777" w:rsidR="00896526" w:rsidRPr="00BF5845" w:rsidRDefault="00896526" w:rsidP="004D21E0">
      <w:pPr>
        <w:pStyle w:val="Lijstalinea"/>
        <w:numPr>
          <w:ilvl w:val="0"/>
          <w:numId w:val="27"/>
        </w:numPr>
      </w:pPr>
      <w:proofErr w:type="spellStart"/>
      <w:r w:rsidRPr="00BF5845">
        <w:t>Scheduler</w:t>
      </w:r>
      <w:proofErr w:type="spellEnd"/>
      <w:r w:rsidRPr="00BF5845">
        <w:rPr>
          <w:rFonts w:ascii="Cambria Math" w:hAnsi="Cambria Math" w:cs="Cambria Math"/>
        </w:rPr>
        <w:t>‑</w:t>
      </w:r>
      <w:r w:rsidRPr="00BF5845">
        <w:t xml:space="preserve">architectuur kan complex zijn bij grote </w:t>
      </w:r>
      <w:proofErr w:type="spellStart"/>
      <w:r w:rsidRPr="00BF5845">
        <w:t>workloads</w:t>
      </w:r>
      <w:proofErr w:type="spellEnd"/>
    </w:p>
    <w:p w14:paraId="57E7AA95" w14:textId="77777777" w:rsidR="00896526" w:rsidRPr="00BF5845" w:rsidRDefault="00896526" w:rsidP="00896526"/>
    <w:p w14:paraId="42FFD578" w14:textId="77777777" w:rsidR="00526038" w:rsidRPr="00BF5845" w:rsidRDefault="00896526" w:rsidP="00896526">
      <w:pPr>
        <w:rPr>
          <w:i/>
          <w:iCs/>
        </w:rPr>
      </w:pPr>
      <w:r w:rsidRPr="00BF5845">
        <w:rPr>
          <w:i/>
          <w:iCs/>
        </w:rPr>
        <w:t xml:space="preserve">Waarom niet gekozen: </w:t>
      </w:r>
    </w:p>
    <w:p w14:paraId="12B792A6" w14:textId="330ADE53" w:rsidR="00896526" w:rsidRPr="00BF5845" w:rsidRDefault="00896526" w:rsidP="004D21E0">
      <w:pPr>
        <w:pStyle w:val="Lijstalinea"/>
        <w:numPr>
          <w:ilvl w:val="0"/>
          <w:numId w:val="41"/>
        </w:numPr>
      </w:pPr>
      <w:r w:rsidRPr="00BF5845">
        <w:t>Sluit minder goed aan bij moderne data</w:t>
      </w:r>
      <w:r w:rsidRPr="00BF5845">
        <w:rPr>
          <w:rFonts w:ascii="Cambria Math" w:hAnsi="Cambria Math" w:cs="Cambria Math"/>
        </w:rPr>
        <w:t>‑</w:t>
      </w:r>
      <w:r w:rsidRPr="00BF5845">
        <w:t>platformprincipes en mist de asset</w:t>
      </w:r>
      <w:r w:rsidRPr="00BF5845">
        <w:rPr>
          <w:rFonts w:ascii="Cambria Math" w:hAnsi="Cambria Math" w:cs="Cambria Math"/>
        </w:rPr>
        <w:t>‑</w:t>
      </w:r>
      <w:r w:rsidRPr="00BF5845">
        <w:t xml:space="preserve">first benadering die </w:t>
      </w:r>
      <w:r w:rsidR="00B656E3" w:rsidRPr="00BF5845">
        <w:t>nodig is</w:t>
      </w:r>
      <w:r w:rsidRPr="00BF5845">
        <w:t>.</w:t>
      </w:r>
    </w:p>
    <w:p w14:paraId="33C5455D" w14:textId="77777777" w:rsidR="00896526" w:rsidRPr="00BF5845" w:rsidRDefault="00896526" w:rsidP="00896526"/>
    <w:p w14:paraId="3202C319" w14:textId="77777777" w:rsidR="00896526" w:rsidRPr="00BF5845" w:rsidRDefault="00896526" w:rsidP="00896526">
      <w:pPr>
        <w:rPr>
          <w:u w:val="single"/>
        </w:rPr>
      </w:pPr>
      <w:r w:rsidRPr="00BF5845">
        <w:rPr>
          <w:u w:val="single"/>
        </w:rPr>
        <w:t>Optie 3: Prefect</w:t>
      </w:r>
    </w:p>
    <w:p w14:paraId="307C72D5" w14:textId="748C81D0" w:rsidR="00896526" w:rsidRPr="00BF5845" w:rsidRDefault="00896526" w:rsidP="00896526">
      <w:r w:rsidRPr="00BF5845">
        <w:t xml:space="preserve">Moderne </w:t>
      </w:r>
      <w:proofErr w:type="spellStart"/>
      <w:r w:rsidRPr="00BF5845">
        <w:t>orchestrator</w:t>
      </w:r>
      <w:proofErr w:type="spellEnd"/>
      <w:r w:rsidRPr="00BF5845">
        <w:t xml:space="preserve"> met focus op eenvoud, </w:t>
      </w:r>
      <w:proofErr w:type="spellStart"/>
      <w:r w:rsidRPr="00BF5845">
        <w:t>Pythonic</w:t>
      </w:r>
      <w:proofErr w:type="spellEnd"/>
      <w:r w:rsidRPr="00BF5845">
        <w:t xml:space="preserve"> </w:t>
      </w:r>
      <w:proofErr w:type="spellStart"/>
      <w:r w:rsidRPr="00BF5845">
        <w:t>workflows</w:t>
      </w:r>
      <w:proofErr w:type="spellEnd"/>
      <w:r w:rsidRPr="00BF5845">
        <w:t xml:space="preserve"> en </w:t>
      </w:r>
      <w:proofErr w:type="spellStart"/>
      <w:r w:rsidRPr="00BF5845">
        <w:t>cloud</w:t>
      </w:r>
      <w:proofErr w:type="spellEnd"/>
      <w:r w:rsidRPr="00BF5845">
        <w:rPr>
          <w:rFonts w:ascii="Cambria Math" w:hAnsi="Cambria Math" w:cs="Cambria Math"/>
        </w:rPr>
        <w:t>‑</w:t>
      </w:r>
      <w:r w:rsidRPr="00BF5845">
        <w:t>gebaseerd monitoring/dashboarding.</w:t>
      </w:r>
    </w:p>
    <w:p w14:paraId="6BC19042" w14:textId="77777777" w:rsidR="0030668A" w:rsidRPr="00BF5845" w:rsidRDefault="0030668A" w:rsidP="00896526"/>
    <w:p w14:paraId="314E210F" w14:textId="6F09F324" w:rsidR="00896526" w:rsidRPr="00BF5845" w:rsidRDefault="00896526" w:rsidP="00896526">
      <w:pPr>
        <w:rPr>
          <w:i/>
          <w:iCs/>
        </w:rPr>
      </w:pPr>
      <w:r w:rsidRPr="00BF5845">
        <w:rPr>
          <w:i/>
          <w:iCs/>
        </w:rPr>
        <w:t>Sterke punten:</w:t>
      </w:r>
    </w:p>
    <w:p w14:paraId="2DDFCA82" w14:textId="77777777" w:rsidR="00896526" w:rsidRPr="00BF5845" w:rsidRDefault="00896526" w:rsidP="004D21E0">
      <w:pPr>
        <w:pStyle w:val="Lijstalinea"/>
        <w:numPr>
          <w:ilvl w:val="0"/>
          <w:numId w:val="28"/>
        </w:numPr>
      </w:pPr>
      <w:r w:rsidRPr="00BF5845">
        <w:t>Zeer eenvoudige Python</w:t>
      </w:r>
      <w:r w:rsidRPr="00BF5845">
        <w:rPr>
          <w:rFonts w:ascii="Cambria Math" w:hAnsi="Cambria Math" w:cs="Cambria Math"/>
        </w:rPr>
        <w:t>‑</w:t>
      </w:r>
      <w:r w:rsidRPr="00BF5845">
        <w:t>first aanpak</w:t>
      </w:r>
    </w:p>
    <w:p w14:paraId="7D68B15E" w14:textId="77777777" w:rsidR="00896526" w:rsidRPr="00BF5845" w:rsidRDefault="00896526" w:rsidP="004D21E0">
      <w:pPr>
        <w:pStyle w:val="Lijstalinea"/>
        <w:numPr>
          <w:ilvl w:val="0"/>
          <w:numId w:val="28"/>
        </w:numPr>
      </w:pPr>
      <w:r w:rsidRPr="00BF5845">
        <w:t xml:space="preserve">Aantrekkelijke </w:t>
      </w:r>
      <w:proofErr w:type="spellStart"/>
      <w:r w:rsidRPr="00BF5845">
        <w:t>cloud</w:t>
      </w:r>
      <w:proofErr w:type="spellEnd"/>
      <w:r w:rsidRPr="00BF5845">
        <w:rPr>
          <w:rFonts w:ascii="Cambria Math" w:hAnsi="Cambria Math" w:cs="Cambria Math"/>
        </w:rPr>
        <w:t>‑</w:t>
      </w:r>
      <w:r w:rsidRPr="00BF5845">
        <w:t xml:space="preserve">UI en goede </w:t>
      </w:r>
      <w:proofErr w:type="spellStart"/>
      <w:r w:rsidRPr="00BF5845">
        <w:t>developer</w:t>
      </w:r>
      <w:proofErr w:type="spellEnd"/>
      <w:r w:rsidRPr="00BF5845">
        <w:t xml:space="preserve"> UX</w:t>
      </w:r>
    </w:p>
    <w:p w14:paraId="346962AD" w14:textId="77777777" w:rsidR="00896526" w:rsidRPr="00BF5845" w:rsidRDefault="00896526" w:rsidP="00896526"/>
    <w:p w14:paraId="4C9F0743" w14:textId="77777777" w:rsidR="00896526" w:rsidRPr="00BF5845" w:rsidRDefault="00896526" w:rsidP="00896526">
      <w:pPr>
        <w:rPr>
          <w:i/>
          <w:iCs/>
        </w:rPr>
      </w:pPr>
      <w:r w:rsidRPr="00BF5845">
        <w:rPr>
          <w:i/>
          <w:iCs/>
        </w:rPr>
        <w:t>Zwakke punten:</w:t>
      </w:r>
    </w:p>
    <w:p w14:paraId="2488AF43" w14:textId="77777777" w:rsidR="00896526" w:rsidRPr="00BF5845" w:rsidRDefault="00896526" w:rsidP="004D21E0">
      <w:pPr>
        <w:pStyle w:val="Lijstalinea"/>
        <w:numPr>
          <w:ilvl w:val="0"/>
          <w:numId w:val="29"/>
        </w:numPr>
      </w:pPr>
      <w:r w:rsidRPr="00BF5845">
        <w:t xml:space="preserve">Minder volwassen op </w:t>
      </w:r>
      <w:proofErr w:type="spellStart"/>
      <w:r w:rsidRPr="00BF5845">
        <w:t>enterprise</w:t>
      </w:r>
      <w:proofErr w:type="spellEnd"/>
      <w:r w:rsidRPr="00BF5845">
        <w:rPr>
          <w:rFonts w:ascii="Cambria Math" w:hAnsi="Cambria Math" w:cs="Cambria Math"/>
        </w:rPr>
        <w:t>‑</w:t>
      </w:r>
      <w:r w:rsidRPr="00BF5845">
        <w:t>gebied dan Dagster</w:t>
      </w:r>
    </w:p>
    <w:p w14:paraId="2AB85BE8" w14:textId="77777777" w:rsidR="00896526" w:rsidRPr="00BF5845" w:rsidRDefault="00896526" w:rsidP="004D21E0">
      <w:pPr>
        <w:pStyle w:val="Lijstalinea"/>
        <w:numPr>
          <w:ilvl w:val="0"/>
          <w:numId w:val="29"/>
        </w:numPr>
      </w:pPr>
      <w:r w:rsidRPr="00BF5845">
        <w:t>Minder sterke asset</w:t>
      </w:r>
      <w:r w:rsidRPr="00BF5845">
        <w:rPr>
          <w:rFonts w:ascii="Cambria Math" w:hAnsi="Cambria Math" w:cs="Cambria Math"/>
        </w:rPr>
        <w:t>‑</w:t>
      </w:r>
      <w:r w:rsidRPr="00BF5845">
        <w:t>modellering</w:t>
      </w:r>
    </w:p>
    <w:p w14:paraId="7DAAA074" w14:textId="77777777" w:rsidR="00896526" w:rsidRPr="00BF5845" w:rsidRDefault="00896526" w:rsidP="004D21E0">
      <w:pPr>
        <w:pStyle w:val="Lijstalinea"/>
        <w:numPr>
          <w:ilvl w:val="0"/>
          <w:numId w:val="29"/>
        </w:numPr>
      </w:pPr>
      <w:proofErr w:type="spellStart"/>
      <w:r w:rsidRPr="00BF5845">
        <w:t>Governance</w:t>
      </w:r>
      <w:proofErr w:type="spellEnd"/>
      <w:r w:rsidRPr="00BF5845">
        <w:t xml:space="preserve"> en </w:t>
      </w:r>
      <w:proofErr w:type="spellStart"/>
      <w:r w:rsidRPr="00BF5845">
        <w:t>observability</w:t>
      </w:r>
      <w:proofErr w:type="spellEnd"/>
      <w:r w:rsidRPr="00BF5845">
        <w:t xml:space="preserve"> minder rijk dan Dagster</w:t>
      </w:r>
    </w:p>
    <w:p w14:paraId="15DA85CB" w14:textId="77777777" w:rsidR="00896526" w:rsidRPr="00BF5845" w:rsidRDefault="00896526" w:rsidP="00896526"/>
    <w:p w14:paraId="57B8DCAC" w14:textId="77777777" w:rsidR="00526038" w:rsidRPr="00BF5845" w:rsidRDefault="00896526" w:rsidP="00896526">
      <w:pPr>
        <w:rPr>
          <w:i/>
          <w:iCs/>
        </w:rPr>
      </w:pPr>
      <w:r w:rsidRPr="00BF5845">
        <w:rPr>
          <w:i/>
          <w:iCs/>
        </w:rPr>
        <w:t xml:space="preserve">Waarom niet gekozen: </w:t>
      </w:r>
    </w:p>
    <w:p w14:paraId="18F1C2D0" w14:textId="67057726" w:rsidR="00896526" w:rsidRPr="00BF5845" w:rsidRDefault="00896526" w:rsidP="004D21E0">
      <w:pPr>
        <w:pStyle w:val="Lijstalinea"/>
        <w:numPr>
          <w:ilvl w:val="0"/>
          <w:numId w:val="40"/>
        </w:numPr>
      </w:pPr>
      <w:r w:rsidRPr="00BF5845">
        <w:t xml:space="preserve">Prefect is aantrekkelijk voor snel ontwikkelen, maar minder geschikt voor </w:t>
      </w:r>
      <w:proofErr w:type="spellStart"/>
      <w:r w:rsidRPr="00BF5845">
        <w:t>enterprise</w:t>
      </w:r>
      <w:proofErr w:type="spellEnd"/>
      <w:r w:rsidRPr="00BF5845">
        <w:rPr>
          <w:rFonts w:ascii="Cambria Math" w:hAnsi="Cambria Math" w:cs="Cambria Math"/>
        </w:rPr>
        <w:t>‑</w:t>
      </w:r>
      <w:r w:rsidRPr="00BF5845">
        <w:t xml:space="preserve">brede </w:t>
      </w:r>
      <w:proofErr w:type="spellStart"/>
      <w:r w:rsidRPr="00BF5845">
        <w:t>governance</w:t>
      </w:r>
      <w:proofErr w:type="spellEnd"/>
      <w:r w:rsidRPr="00BF5845">
        <w:t xml:space="preserve">, complexiteit en </w:t>
      </w:r>
      <w:proofErr w:type="spellStart"/>
      <w:r w:rsidRPr="00BF5845">
        <w:t>lifecycle</w:t>
      </w:r>
      <w:proofErr w:type="spellEnd"/>
      <w:r w:rsidRPr="00BF5845">
        <w:rPr>
          <w:rFonts w:ascii="Cambria Math" w:hAnsi="Cambria Math" w:cs="Cambria Math"/>
        </w:rPr>
        <w:t>‑</w:t>
      </w:r>
      <w:r w:rsidRPr="00BF5845">
        <w:t>beheer van data</w:t>
      </w:r>
      <w:r w:rsidRPr="00BF5845">
        <w:rPr>
          <w:rFonts w:ascii="Cambria Math" w:hAnsi="Cambria Math" w:cs="Cambria Math"/>
        </w:rPr>
        <w:t>‑</w:t>
      </w:r>
      <w:r w:rsidRPr="00BF5845">
        <w:t>assets.</w:t>
      </w:r>
    </w:p>
    <w:p w14:paraId="70B2D5CC" w14:textId="77777777" w:rsidR="00896526" w:rsidRPr="00BF5845" w:rsidRDefault="00896526" w:rsidP="00896526"/>
    <w:p w14:paraId="668CB1F8" w14:textId="77777777" w:rsidR="004C618A" w:rsidRPr="00BF5845" w:rsidRDefault="004C618A">
      <w:pPr>
        <w:rPr>
          <w:rFonts w:eastAsiaTheme="majorEastAsia" w:cstheme="majorBidi"/>
          <w:b/>
          <w:color w:val="3C4491"/>
          <w:szCs w:val="26"/>
        </w:rPr>
      </w:pPr>
      <w:r w:rsidRPr="00BF5845">
        <w:br w:type="page"/>
      </w:r>
    </w:p>
    <w:p w14:paraId="2FABCD30" w14:textId="2D2B05DD" w:rsidR="00EC434F" w:rsidRPr="00BF5845" w:rsidRDefault="704BF70D" w:rsidP="00EC434F">
      <w:pPr>
        <w:pStyle w:val="Kop2"/>
      </w:pPr>
      <w:bookmarkStart w:id="2657" w:name="_Toc225262673"/>
      <w:r w:rsidRPr="00BF5845">
        <w:lastRenderedPageBreak/>
        <w:t xml:space="preserve">ADR-0003 Keuze voor </w:t>
      </w:r>
      <w:proofErr w:type="spellStart"/>
      <w:r w:rsidRPr="00BF5845">
        <w:t>Kubernetes</w:t>
      </w:r>
      <w:proofErr w:type="spellEnd"/>
      <w:r w:rsidRPr="00BF5845">
        <w:t xml:space="preserve"> als container orkestratie platform</w:t>
      </w:r>
      <w:bookmarkEnd w:id="2657"/>
    </w:p>
    <w:p w14:paraId="6DE6A514" w14:textId="2CF47745" w:rsidR="00B91147" w:rsidRPr="00BF5845" w:rsidRDefault="00B91147" w:rsidP="00B91147">
      <w:pPr>
        <w:rPr>
          <w:ins w:id="2658" w:author="Peter Jansen" w:date="2026-02-24T13:25:00Z" w16du:dateUtc="2026-02-24T12:25:00Z"/>
        </w:rPr>
      </w:pPr>
      <w:ins w:id="2659" w:author="Peter Jansen" w:date="2026-02-24T13:25:00Z" w16du:dateUtc="2026-02-24T12:25:00Z">
        <w:r w:rsidRPr="00BF5845">
          <w:rPr>
            <w:rStyle w:val="Zwaar"/>
          </w:rPr>
          <w:t>Status</w:t>
        </w:r>
        <w:r>
          <w:rPr>
            <w:rStyle w:val="Zwaar"/>
          </w:rPr>
          <w:t>: Voorgesteld</w:t>
        </w:r>
        <w:r w:rsidRPr="00BF5845">
          <w:t xml:space="preserve"> </w:t>
        </w:r>
      </w:ins>
    </w:p>
    <w:p w14:paraId="4457D32C" w14:textId="77777777" w:rsidR="00B91147" w:rsidRPr="00BF5845" w:rsidRDefault="00B91147" w:rsidP="00B91147">
      <w:pPr>
        <w:rPr>
          <w:ins w:id="2660" w:author="Peter Jansen" w:date="2026-02-24T13:25:00Z" w16du:dateUtc="2026-02-24T12:25:00Z"/>
        </w:rPr>
      </w:pPr>
      <w:ins w:id="2661" w:author="Peter Jansen" w:date="2026-02-24T13:25:00Z" w16du:dateUtc="2026-02-24T12:25:00Z">
        <w:r w:rsidRPr="00BF5845">
          <w:rPr>
            <w:b/>
            <w:bCs/>
          </w:rPr>
          <w:t>Datum besluit:</w:t>
        </w:r>
        <w:r w:rsidRPr="00BF5845">
          <w:t xml:space="preserve"> 2026-01-20</w:t>
        </w:r>
      </w:ins>
    </w:p>
    <w:p w14:paraId="784D0FD4" w14:textId="77777777" w:rsidR="00B91147" w:rsidRPr="00BF5845" w:rsidRDefault="00B91147" w:rsidP="00B91147">
      <w:pPr>
        <w:rPr>
          <w:ins w:id="2662" w:author="Peter Jansen" w:date="2026-02-24T13:25:00Z" w16du:dateUtc="2026-02-24T12:25:00Z"/>
        </w:rPr>
      </w:pPr>
      <w:ins w:id="2663" w:author="Peter Jansen" w:date="2026-02-24T13:25:00Z" w16du:dateUtc="2026-02-24T12:25:00Z">
        <w:r w:rsidRPr="00BF5845">
          <w:rPr>
            <w:rStyle w:val="Zwaar"/>
          </w:rPr>
          <w:t xml:space="preserve">Eigenaar: </w:t>
        </w:r>
        <w:r w:rsidRPr="00BF5845">
          <w:t>Projectteam ETL-Vervanging</w:t>
        </w:r>
      </w:ins>
    </w:p>
    <w:p w14:paraId="0D63150B" w14:textId="77777777" w:rsidR="004C618A" w:rsidRPr="00BF5845" w:rsidRDefault="004C618A" w:rsidP="004C618A"/>
    <w:p w14:paraId="41EA45EC" w14:textId="77777777" w:rsidR="00515783" w:rsidRPr="00BF5845" w:rsidRDefault="00515783" w:rsidP="00515783">
      <w:pPr>
        <w:rPr>
          <w:rStyle w:val="Zwaar"/>
        </w:rPr>
      </w:pPr>
      <w:r w:rsidRPr="00BF5845">
        <w:rPr>
          <w:rStyle w:val="Zwaar"/>
        </w:rPr>
        <w:t>Issue</w:t>
      </w:r>
    </w:p>
    <w:p w14:paraId="53894D38" w14:textId="77777777" w:rsidR="00515783" w:rsidRPr="00BF5845" w:rsidRDefault="00515783" w:rsidP="00515783">
      <w:r w:rsidRPr="00BF5845">
        <w:t>Binnen de organisatie is behoefte aan een standaard containerplatform dat:</w:t>
      </w:r>
    </w:p>
    <w:p w14:paraId="00EDB484" w14:textId="56601D56" w:rsidR="00515783" w:rsidRPr="00BF5845" w:rsidRDefault="00515783" w:rsidP="004D21E0">
      <w:pPr>
        <w:pStyle w:val="Lijstalinea"/>
        <w:numPr>
          <w:ilvl w:val="0"/>
          <w:numId w:val="32"/>
        </w:numPr>
      </w:pPr>
      <w:r w:rsidRPr="00BF5845">
        <w:t>schaalbaar is,</w:t>
      </w:r>
    </w:p>
    <w:p w14:paraId="3A32EB0B" w14:textId="77777777" w:rsidR="00515783" w:rsidRPr="00BF5845" w:rsidRDefault="00515783" w:rsidP="004D21E0">
      <w:pPr>
        <w:pStyle w:val="Lijstalinea"/>
        <w:numPr>
          <w:ilvl w:val="0"/>
          <w:numId w:val="32"/>
        </w:numPr>
      </w:pPr>
      <w:r w:rsidRPr="00BF5845">
        <w:t xml:space="preserve">integreert met het bestaande </w:t>
      </w:r>
      <w:proofErr w:type="spellStart"/>
      <w:r w:rsidRPr="00BF5845">
        <w:t>Azure</w:t>
      </w:r>
      <w:proofErr w:type="spellEnd"/>
      <w:r w:rsidRPr="00BF5845">
        <w:rPr>
          <w:rFonts w:ascii="Cambria Math" w:hAnsi="Cambria Math" w:cs="Cambria Math"/>
        </w:rPr>
        <w:t>‑</w:t>
      </w:r>
      <w:r w:rsidRPr="00BF5845">
        <w:t>ecosysteem,</w:t>
      </w:r>
    </w:p>
    <w:p w14:paraId="4E6FDC96" w14:textId="77777777" w:rsidR="00515783" w:rsidRPr="00BF5845" w:rsidRDefault="00515783" w:rsidP="004D21E0">
      <w:pPr>
        <w:pStyle w:val="Lijstalinea"/>
        <w:numPr>
          <w:ilvl w:val="0"/>
          <w:numId w:val="32"/>
        </w:numPr>
      </w:pPr>
      <w:r w:rsidRPr="00BF5845">
        <w:t>geschikt is voor zowel generieke applicaties als data</w:t>
      </w:r>
      <w:r w:rsidRPr="00BF5845">
        <w:rPr>
          <w:rFonts w:ascii="Cambria Math" w:hAnsi="Cambria Math" w:cs="Cambria Math"/>
        </w:rPr>
        <w:t>‑</w:t>
      </w:r>
      <w:r w:rsidRPr="00BF5845">
        <w:t xml:space="preserve">intensieve </w:t>
      </w:r>
      <w:proofErr w:type="spellStart"/>
      <w:r w:rsidRPr="00BF5845">
        <w:t>workloads</w:t>
      </w:r>
      <w:proofErr w:type="spellEnd"/>
      <w:r w:rsidRPr="00BF5845">
        <w:t>,</w:t>
      </w:r>
    </w:p>
    <w:p w14:paraId="346E58C2" w14:textId="77777777" w:rsidR="00515783" w:rsidRPr="00BF5845" w:rsidRDefault="00515783" w:rsidP="004D21E0">
      <w:pPr>
        <w:pStyle w:val="Lijstalinea"/>
        <w:numPr>
          <w:ilvl w:val="0"/>
          <w:numId w:val="32"/>
        </w:numPr>
      </w:pPr>
      <w:r w:rsidRPr="00BF5845">
        <w:t xml:space="preserve">beheer, security, compliance en </w:t>
      </w:r>
      <w:proofErr w:type="spellStart"/>
      <w:r w:rsidRPr="00BF5845">
        <w:t>lifecycle</w:t>
      </w:r>
      <w:proofErr w:type="spellEnd"/>
      <w:r w:rsidRPr="00BF5845">
        <w:rPr>
          <w:rFonts w:ascii="Cambria Math" w:hAnsi="Cambria Math" w:cs="Cambria Math"/>
        </w:rPr>
        <w:t>‑</w:t>
      </w:r>
      <w:r w:rsidRPr="00BF5845">
        <w:t>management ondersteunt,</w:t>
      </w:r>
    </w:p>
    <w:p w14:paraId="084FE465" w14:textId="77777777" w:rsidR="00515783" w:rsidRPr="00BF5845" w:rsidRDefault="00515783" w:rsidP="004D21E0">
      <w:pPr>
        <w:pStyle w:val="Lijstalinea"/>
        <w:numPr>
          <w:ilvl w:val="0"/>
          <w:numId w:val="32"/>
        </w:numPr>
      </w:pPr>
      <w:r w:rsidRPr="00BF5845">
        <w:t>toekomstbestendig is als strategische basis voor microservices en data</w:t>
      </w:r>
      <w:r w:rsidRPr="00BF5845">
        <w:rPr>
          <w:rFonts w:ascii="Cambria Math" w:hAnsi="Cambria Math" w:cs="Cambria Math"/>
        </w:rPr>
        <w:t>‑</w:t>
      </w:r>
      <w:r w:rsidRPr="00BF5845">
        <w:t>platformcomponenten.</w:t>
      </w:r>
    </w:p>
    <w:p w14:paraId="7BF9A8F7" w14:textId="77777777" w:rsidR="00515783" w:rsidRPr="00BF5845" w:rsidRDefault="00515783" w:rsidP="00515783"/>
    <w:p w14:paraId="33D4075D" w14:textId="5C395EA8" w:rsidR="00515783" w:rsidRPr="00BF5845" w:rsidRDefault="00515783" w:rsidP="00515783">
      <w:r w:rsidRPr="00BF5845">
        <w:t xml:space="preserve">De keuze voor het containerplatform is </w:t>
      </w:r>
      <w:r w:rsidR="00EC38A1" w:rsidRPr="00BF5845">
        <w:t>essentieel</w:t>
      </w:r>
      <w:r w:rsidRPr="00BF5845">
        <w:t xml:space="preserve"> voor het kunnen </w:t>
      </w:r>
      <w:proofErr w:type="spellStart"/>
      <w:r w:rsidRPr="00BF5845">
        <w:t>deployen</w:t>
      </w:r>
      <w:proofErr w:type="spellEnd"/>
      <w:r w:rsidRPr="00BF5845">
        <w:t xml:space="preserve"> van Dagster, dat als kandidaat is gekozen voor de vervanging van de ETL</w:t>
      </w:r>
      <w:r w:rsidRPr="00BF5845">
        <w:rPr>
          <w:rFonts w:ascii="Cambria Math" w:hAnsi="Cambria Math" w:cs="Cambria Math"/>
        </w:rPr>
        <w:t>‑</w:t>
      </w:r>
      <w:r w:rsidRPr="00BF5845">
        <w:t xml:space="preserve">Straat. Het platform moet daarom worden getoetst op geschiktheid voor moderne </w:t>
      </w:r>
      <w:r w:rsidR="00C456C2" w:rsidRPr="00BF5845">
        <w:t>orkestratie</w:t>
      </w:r>
      <w:r w:rsidRPr="00BF5845">
        <w:rPr>
          <w:rFonts w:ascii="Cambria Math" w:hAnsi="Cambria Math" w:cs="Cambria Math"/>
        </w:rPr>
        <w:t>‑</w:t>
      </w:r>
      <w:r w:rsidRPr="00BF5845">
        <w:t xml:space="preserve">tools en </w:t>
      </w:r>
      <w:proofErr w:type="spellStart"/>
      <w:r w:rsidRPr="00BF5845">
        <w:t>data</w:t>
      </w:r>
      <w:r w:rsidRPr="00BF5845">
        <w:rPr>
          <w:rFonts w:ascii="Cambria Math" w:hAnsi="Cambria Math" w:cs="Cambria Math"/>
        </w:rPr>
        <w:t>‑</w:t>
      </w:r>
      <w:r w:rsidRPr="00BF5845">
        <w:t>processing</w:t>
      </w:r>
      <w:proofErr w:type="spellEnd"/>
      <w:r w:rsidRPr="00BF5845">
        <w:t xml:space="preserve"> </w:t>
      </w:r>
      <w:proofErr w:type="spellStart"/>
      <w:r w:rsidRPr="00BF5845">
        <w:t>workloads</w:t>
      </w:r>
      <w:proofErr w:type="spellEnd"/>
      <w:r w:rsidRPr="00BF5845">
        <w:t>.</w:t>
      </w:r>
    </w:p>
    <w:p w14:paraId="682B4988" w14:textId="77777777" w:rsidR="00515783" w:rsidRPr="00BF5845" w:rsidRDefault="00515783" w:rsidP="00515783"/>
    <w:p w14:paraId="5FB0E2EF" w14:textId="77777777" w:rsidR="00515783" w:rsidRPr="00BF5845" w:rsidRDefault="00515783" w:rsidP="00515783">
      <w:pPr>
        <w:rPr>
          <w:rStyle w:val="Zwaar"/>
        </w:rPr>
      </w:pPr>
      <w:r w:rsidRPr="00BF5845">
        <w:rPr>
          <w:rStyle w:val="Zwaar"/>
        </w:rPr>
        <w:t xml:space="preserve">Gekozen optie: </w:t>
      </w:r>
      <w:proofErr w:type="spellStart"/>
      <w:r w:rsidRPr="00BF5845">
        <w:rPr>
          <w:rStyle w:val="Zwaar"/>
        </w:rPr>
        <w:t>Azure</w:t>
      </w:r>
      <w:proofErr w:type="spellEnd"/>
      <w:r w:rsidRPr="00BF5845">
        <w:rPr>
          <w:rStyle w:val="Zwaar"/>
        </w:rPr>
        <w:t xml:space="preserve"> </w:t>
      </w:r>
      <w:proofErr w:type="spellStart"/>
      <w:r w:rsidRPr="00BF5845">
        <w:rPr>
          <w:rStyle w:val="Zwaar"/>
        </w:rPr>
        <w:t>Kubernetes</w:t>
      </w:r>
      <w:proofErr w:type="spellEnd"/>
      <w:r w:rsidRPr="00BF5845">
        <w:rPr>
          <w:rStyle w:val="Zwaar"/>
        </w:rPr>
        <w:t xml:space="preserve"> Service (AKS)</w:t>
      </w:r>
    </w:p>
    <w:p w14:paraId="1FFEE6AF" w14:textId="77777777" w:rsidR="00515783" w:rsidRPr="00BF5845" w:rsidRDefault="00515783" w:rsidP="00515783">
      <w:r w:rsidRPr="00BF5845">
        <w:t xml:space="preserve">AKS wordt geselecteerd als strategisch containerplatform binnen </w:t>
      </w:r>
      <w:proofErr w:type="spellStart"/>
      <w:r w:rsidRPr="00BF5845">
        <w:t>Azure</w:t>
      </w:r>
      <w:proofErr w:type="spellEnd"/>
      <w:r w:rsidRPr="00BF5845">
        <w:t>.</w:t>
      </w:r>
    </w:p>
    <w:p w14:paraId="65E782D3" w14:textId="77777777" w:rsidR="004C618A" w:rsidRPr="00BF5845" w:rsidRDefault="004C618A" w:rsidP="00515783"/>
    <w:p w14:paraId="10E484B8" w14:textId="60D670B5" w:rsidR="00515783" w:rsidRPr="00BF5845" w:rsidRDefault="00515783" w:rsidP="00515783">
      <w:r w:rsidRPr="00BF5845">
        <w:t>Korte motivatie</w:t>
      </w:r>
      <w:r w:rsidR="00EC38A1" w:rsidRPr="00BF5845">
        <w:t>:</w:t>
      </w:r>
    </w:p>
    <w:p w14:paraId="69401EF9" w14:textId="77777777" w:rsidR="00515783" w:rsidRPr="00BF5845" w:rsidRDefault="00515783" w:rsidP="004D21E0">
      <w:pPr>
        <w:pStyle w:val="Lijstalinea"/>
        <w:numPr>
          <w:ilvl w:val="0"/>
          <w:numId w:val="33"/>
        </w:numPr>
      </w:pPr>
      <w:r w:rsidRPr="00BF5845">
        <w:t xml:space="preserve">Volwaardige </w:t>
      </w:r>
      <w:proofErr w:type="spellStart"/>
      <w:r w:rsidRPr="00BF5845">
        <w:t>Kubernetes</w:t>
      </w:r>
      <w:proofErr w:type="spellEnd"/>
      <w:r w:rsidRPr="00BF5845">
        <w:rPr>
          <w:rFonts w:ascii="Cambria Math" w:hAnsi="Cambria Math" w:cs="Cambria Math"/>
        </w:rPr>
        <w:t>‑</w:t>
      </w:r>
      <w:r w:rsidRPr="00BF5845">
        <w:t xml:space="preserve">compatibiliteit: </w:t>
      </w:r>
      <w:proofErr w:type="spellStart"/>
      <w:r w:rsidRPr="00BF5845">
        <w:t>Kubernetes</w:t>
      </w:r>
      <w:proofErr w:type="spellEnd"/>
      <w:r w:rsidRPr="00BF5845">
        <w:t xml:space="preserve"> is de industriestandaard voor container</w:t>
      </w:r>
      <w:r w:rsidRPr="00BF5845">
        <w:rPr>
          <w:rFonts w:ascii="Cambria Math" w:hAnsi="Cambria Math" w:cs="Cambria Math"/>
        </w:rPr>
        <w:t>‑</w:t>
      </w:r>
      <w:proofErr w:type="spellStart"/>
      <w:r w:rsidRPr="00BF5845">
        <w:t>orchestratie</w:t>
      </w:r>
      <w:proofErr w:type="spellEnd"/>
      <w:r w:rsidRPr="00BF5845">
        <w:t xml:space="preserve">, breed ondersteund en </w:t>
      </w:r>
      <w:proofErr w:type="spellStart"/>
      <w:r w:rsidRPr="00BF5845">
        <w:t>cloud</w:t>
      </w:r>
      <w:proofErr w:type="spellEnd"/>
      <w:r w:rsidRPr="00BF5845">
        <w:rPr>
          <w:rFonts w:ascii="Cambria Math" w:hAnsi="Cambria Math" w:cs="Cambria Math"/>
        </w:rPr>
        <w:t>‑</w:t>
      </w:r>
      <w:r w:rsidRPr="00BF5845">
        <w:t>agnostisch.</w:t>
      </w:r>
    </w:p>
    <w:p w14:paraId="5BF13502" w14:textId="77777777" w:rsidR="00515783" w:rsidRPr="00BF5845" w:rsidRDefault="00515783" w:rsidP="004D21E0">
      <w:pPr>
        <w:pStyle w:val="Lijstalinea"/>
        <w:numPr>
          <w:ilvl w:val="0"/>
          <w:numId w:val="33"/>
        </w:numPr>
      </w:pPr>
      <w:r w:rsidRPr="00BF5845">
        <w:t>Enterprise</w:t>
      </w:r>
      <w:r w:rsidRPr="00BF5845">
        <w:rPr>
          <w:rFonts w:ascii="Cambria Math" w:hAnsi="Cambria Math" w:cs="Cambria Math"/>
        </w:rPr>
        <w:t>‑</w:t>
      </w:r>
      <w:r w:rsidRPr="00BF5845">
        <w:t>support &amp; beheerbaarheid: AKS neemt veel operationele overhead weg, inclusief upgrades, node</w:t>
      </w:r>
      <w:r w:rsidRPr="00BF5845">
        <w:rPr>
          <w:rFonts w:ascii="Cambria Math" w:hAnsi="Cambria Math" w:cs="Cambria Math"/>
        </w:rPr>
        <w:t>‑</w:t>
      </w:r>
      <w:r w:rsidRPr="00BF5845">
        <w:t>management en security patching.</w:t>
      </w:r>
    </w:p>
    <w:p w14:paraId="4F8B85E9" w14:textId="77777777" w:rsidR="00515783" w:rsidRPr="00BF5845" w:rsidRDefault="00515783" w:rsidP="004D21E0">
      <w:pPr>
        <w:pStyle w:val="Lijstalinea"/>
        <w:numPr>
          <w:ilvl w:val="0"/>
          <w:numId w:val="33"/>
        </w:numPr>
      </w:pPr>
      <w:r w:rsidRPr="00BF5845">
        <w:t xml:space="preserve">Naadloze integratie met </w:t>
      </w:r>
      <w:proofErr w:type="spellStart"/>
      <w:r w:rsidRPr="00BF5845">
        <w:t>Azure</w:t>
      </w:r>
      <w:proofErr w:type="spellEnd"/>
      <w:r w:rsidRPr="00BF5845">
        <w:rPr>
          <w:rFonts w:ascii="Cambria Math" w:hAnsi="Cambria Math" w:cs="Cambria Math"/>
        </w:rPr>
        <w:t>‑</w:t>
      </w:r>
      <w:r w:rsidRPr="00BF5845">
        <w:t xml:space="preserve">diensten: RBAC, MSI, </w:t>
      </w:r>
      <w:proofErr w:type="spellStart"/>
      <w:r w:rsidRPr="00BF5845">
        <w:t>VNet</w:t>
      </w:r>
      <w:proofErr w:type="spellEnd"/>
      <w:r w:rsidRPr="00BF5845">
        <w:rPr>
          <w:rFonts w:ascii="Cambria Math" w:hAnsi="Cambria Math" w:cs="Cambria Math"/>
        </w:rPr>
        <w:t>‑</w:t>
      </w:r>
      <w:r w:rsidRPr="00BF5845">
        <w:t xml:space="preserve">integratie, </w:t>
      </w:r>
      <w:proofErr w:type="spellStart"/>
      <w:r w:rsidRPr="00BF5845">
        <w:t>Azure</w:t>
      </w:r>
      <w:proofErr w:type="spellEnd"/>
      <w:r w:rsidRPr="00BF5845">
        <w:t xml:space="preserve"> Monitor, </w:t>
      </w:r>
      <w:proofErr w:type="spellStart"/>
      <w:r w:rsidRPr="00BF5845">
        <w:t>Key</w:t>
      </w:r>
      <w:proofErr w:type="spellEnd"/>
      <w:r w:rsidRPr="00BF5845">
        <w:t xml:space="preserve"> </w:t>
      </w:r>
      <w:proofErr w:type="spellStart"/>
      <w:r w:rsidRPr="00BF5845">
        <w:t>Vault</w:t>
      </w:r>
      <w:proofErr w:type="spellEnd"/>
      <w:r w:rsidRPr="00BF5845">
        <w:t xml:space="preserve">, Container </w:t>
      </w:r>
      <w:proofErr w:type="spellStart"/>
      <w:r w:rsidRPr="00BF5845">
        <w:t>Registry</w:t>
      </w:r>
      <w:proofErr w:type="spellEnd"/>
      <w:r w:rsidRPr="00BF5845">
        <w:t xml:space="preserve">, </w:t>
      </w:r>
      <w:proofErr w:type="spellStart"/>
      <w:r w:rsidRPr="00BF5845">
        <w:t>Policies</w:t>
      </w:r>
      <w:proofErr w:type="spellEnd"/>
      <w:r w:rsidRPr="00BF5845">
        <w:t>.</w:t>
      </w:r>
    </w:p>
    <w:p w14:paraId="369D22F9" w14:textId="77777777" w:rsidR="00515783" w:rsidRPr="00BF5845" w:rsidRDefault="00515783" w:rsidP="004D21E0">
      <w:pPr>
        <w:pStyle w:val="Lijstalinea"/>
        <w:numPr>
          <w:ilvl w:val="0"/>
          <w:numId w:val="33"/>
        </w:numPr>
      </w:pPr>
      <w:r w:rsidRPr="00BF5845">
        <w:t xml:space="preserve">Geschikt voor Dagster: Dagster ondersteunt </w:t>
      </w:r>
      <w:proofErr w:type="spellStart"/>
      <w:r w:rsidRPr="00BF5845">
        <w:t>Kubernetes</w:t>
      </w:r>
      <w:proofErr w:type="spellEnd"/>
      <w:r w:rsidRPr="00BF5845">
        <w:t xml:space="preserve"> als primaire productie</w:t>
      </w:r>
      <w:r w:rsidRPr="00BF5845">
        <w:rPr>
          <w:rFonts w:ascii="Cambria Math" w:hAnsi="Cambria Math" w:cs="Cambria Math"/>
        </w:rPr>
        <w:t>‑</w:t>
      </w:r>
      <w:proofErr w:type="spellStart"/>
      <w:r w:rsidRPr="00BF5845">
        <w:t>deploymentscenario</w:t>
      </w:r>
      <w:proofErr w:type="spellEnd"/>
      <w:r w:rsidRPr="00BF5845">
        <w:t xml:space="preserve"> dankzij:</w:t>
      </w:r>
    </w:p>
    <w:p w14:paraId="2D0D6B8E" w14:textId="75541F95" w:rsidR="00515783" w:rsidRPr="00DC7D06" w:rsidRDefault="7360D61D" w:rsidP="004D21E0">
      <w:pPr>
        <w:pStyle w:val="Lijstalinea"/>
        <w:numPr>
          <w:ilvl w:val="1"/>
          <w:numId w:val="33"/>
        </w:numPr>
        <w:rPr>
          <w:lang w:val="en-US"/>
        </w:rPr>
      </w:pPr>
      <w:r w:rsidRPr="00DC7D06">
        <w:rPr>
          <w:lang w:val="en-US"/>
        </w:rPr>
        <w:t>J</w:t>
      </w:r>
      <w:r w:rsidR="00515783" w:rsidRPr="00DC7D06">
        <w:rPr>
          <w:lang w:val="en-US"/>
        </w:rPr>
        <w:t>ob</w:t>
      </w:r>
      <w:r w:rsidR="00515783" w:rsidRPr="00DC7D06">
        <w:rPr>
          <w:rFonts w:ascii="Cambria Math" w:hAnsi="Cambria Math" w:cs="Cambria Math"/>
          <w:lang w:val="en-US"/>
        </w:rPr>
        <w:t>‑</w:t>
      </w:r>
      <w:r w:rsidR="00515783" w:rsidRPr="00DC7D06">
        <w:rPr>
          <w:lang w:val="en-US"/>
        </w:rPr>
        <w:t xml:space="preserve"> en run</w:t>
      </w:r>
      <w:r w:rsidR="00515783" w:rsidRPr="00DC7D06">
        <w:rPr>
          <w:rFonts w:ascii="Cambria Math" w:hAnsi="Cambria Math" w:cs="Cambria Math"/>
          <w:lang w:val="en-US"/>
        </w:rPr>
        <w:t>‑</w:t>
      </w:r>
      <w:proofErr w:type="spellStart"/>
      <w:r w:rsidR="00515783" w:rsidRPr="00DC7D06">
        <w:rPr>
          <w:lang w:val="en-US"/>
        </w:rPr>
        <w:t>co</w:t>
      </w:r>
      <w:r w:rsidR="00515783" w:rsidRPr="00DC7D06">
        <w:rPr>
          <w:rFonts w:cs="Arial"/>
          <w:lang w:val="en-US"/>
        </w:rPr>
        <w:t>ö</w:t>
      </w:r>
      <w:r w:rsidR="00515783" w:rsidRPr="00DC7D06">
        <w:rPr>
          <w:lang w:val="en-US"/>
        </w:rPr>
        <w:t>rdinatie</w:t>
      </w:r>
      <w:proofErr w:type="spellEnd"/>
      <w:r w:rsidR="00515783" w:rsidRPr="00DC7D06">
        <w:rPr>
          <w:lang w:val="en-US"/>
        </w:rPr>
        <w:t xml:space="preserve"> via Kubernetes Jobs,</w:t>
      </w:r>
    </w:p>
    <w:p w14:paraId="76E3EB84" w14:textId="1945F095" w:rsidR="00515783" w:rsidRPr="00BF5845" w:rsidRDefault="14BB3C8D" w:rsidP="004D21E0">
      <w:pPr>
        <w:pStyle w:val="Lijstalinea"/>
        <w:numPr>
          <w:ilvl w:val="1"/>
          <w:numId w:val="33"/>
        </w:numPr>
      </w:pPr>
      <w:r w:rsidRPr="00BF5845">
        <w:t>Schaalbare</w:t>
      </w:r>
      <w:r w:rsidR="00515783" w:rsidRPr="00BF5845">
        <w:t xml:space="preserve"> </w:t>
      </w:r>
      <w:proofErr w:type="spellStart"/>
      <w:r w:rsidR="00515783" w:rsidRPr="00BF5845">
        <w:t>executors</w:t>
      </w:r>
      <w:proofErr w:type="spellEnd"/>
      <w:r w:rsidR="00515783" w:rsidRPr="00BF5845">
        <w:t>,</w:t>
      </w:r>
    </w:p>
    <w:p w14:paraId="20CF2B5B" w14:textId="02276B1A" w:rsidR="00515783" w:rsidRPr="00BF5845" w:rsidRDefault="1E024B79" w:rsidP="004D21E0">
      <w:pPr>
        <w:pStyle w:val="Lijstalinea"/>
        <w:numPr>
          <w:ilvl w:val="1"/>
          <w:numId w:val="33"/>
        </w:numPr>
      </w:pPr>
      <w:r w:rsidRPr="00BF5845">
        <w:t>Eenvoudige</w:t>
      </w:r>
      <w:r w:rsidR="00515783" w:rsidRPr="00BF5845">
        <w:t xml:space="preserve"> integratie met </w:t>
      </w:r>
      <w:proofErr w:type="spellStart"/>
      <w:r w:rsidR="00515783" w:rsidRPr="00BF5845">
        <w:t>cloud</w:t>
      </w:r>
      <w:proofErr w:type="spellEnd"/>
      <w:r w:rsidR="00515783" w:rsidRPr="00BF5845">
        <w:t xml:space="preserve"> storage, </w:t>
      </w:r>
      <w:proofErr w:type="spellStart"/>
      <w:r w:rsidR="00515783" w:rsidRPr="00BF5845">
        <w:t>secrets</w:t>
      </w:r>
      <w:proofErr w:type="spellEnd"/>
      <w:r w:rsidR="00515783" w:rsidRPr="00BF5845">
        <w:t xml:space="preserve"> en monitoring,</w:t>
      </w:r>
    </w:p>
    <w:p w14:paraId="46BEF409" w14:textId="252E96F0" w:rsidR="00515783" w:rsidRPr="00BF5845" w:rsidRDefault="5A0064BA" w:rsidP="004D21E0">
      <w:pPr>
        <w:pStyle w:val="Lijstalinea"/>
        <w:numPr>
          <w:ilvl w:val="1"/>
          <w:numId w:val="33"/>
        </w:numPr>
      </w:pPr>
      <w:r w:rsidRPr="00BF5845">
        <w:t>Scheiding</w:t>
      </w:r>
      <w:r w:rsidR="00515783" w:rsidRPr="00BF5845">
        <w:t xml:space="preserve"> tussen </w:t>
      </w:r>
      <w:proofErr w:type="spellStart"/>
      <w:r w:rsidR="00515783" w:rsidRPr="00BF5845">
        <w:t>Dagit</w:t>
      </w:r>
      <w:proofErr w:type="spellEnd"/>
      <w:r w:rsidR="00515783" w:rsidRPr="00BF5845">
        <w:t xml:space="preserve">/UI, </w:t>
      </w:r>
      <w:proofErr w:type="spellStart"/>
      <w:r w:rsidR="00515783" w:rsidRPr="00BF5845">
        <w:t>gRPC</w:t>
      </w:r>
      <w:proofErr w:type="spellEnd"/>
      <w:r w:rsidR="00515783" w:rsidRPr="00BF5845">
        <w:t xml:space="preserve"> servers en </w:t>
      </w:r>
      <w:proofErr w:type="spellStart"/>
      <w:r w:rsidR="00515783" w:rsidRPr="00BF5845">
        <w:t>workers</w:t>
      </w:r>
      <w:proofErr w:type="spellEnd"/>
      <w:r w:rsidR="00515783" w:rsidRPr="00BF5845">
        <w:t>.</w:t>
      </w:r>
    </w:p>
    <w:p w14:paraId="71AFCB38" w14:textId="77777777" w:rsidR="00515783" w:rsidRPr="00BF5845" w:rsidRDefault="00515783" w:rsidP="004D21E0">
      <w:pPr>
        <w:pStyle w:val="Lijstalinea"/>
        <w:numPr>
          <w:ilvl w:val="0"/>
          <w:numId w:val="34"/>
        </w:numPr>
      </w:pPr>
      <w:r w:rsidRPr="00BF5845">
        <w:t xml:space="preserve">Toekomstbestendig: ondersteunt microservices, data </w:t>
      </w:r>
      <w:proofErr w:type="spellStart"/>
      <w:r w:rsidRPr="00BF5845">
        <w:t>pipelines</w:t>
      </w:r>
      <w:proofErr w:type="spellEnd"/>
      <w:r w:rsidRPr="00BF5845">
        <w:t>, AI</w:t>
      </w:r>
      <w:r w:rsidRPr="00BF5845">
        <w:rPr>
          <w:rFonts w:ascii="Cambria Math" w:hAnsi="Cambria Math" w:cs="Cambria Math"/>
        </w:rPr>
        <w:t>‑</w:t>
      </w:r>
      <w:proofErr w:type="spellStart"/>
      <w:r w:rsidRPr="00BF5845">
        <w:t>workloads</w:t>
      </w:r>
      <w:proofErr w:type="spellEnd"/>
      <w:r w:rsidRPr="00BF5845">
        <w:t>, streaming, batch en meer.</w:t>
      </w:r>
    </w:p>
    <w:p w14:paraId="00140F2B" w14:textId="77777777" w:rsidR="00515783" w:rsidRPr="00BF5845" w:rsidRDefault="00515783" w:rsidP="004D21E0">
      <w:pPr>
        <w:pStyle w:val="Lijstalinea"/>
        <w:numPr>
          <w:ilvl w:val="0"/>
          <w:numId w:val="34"/>
        </w:numPr>
      </w:pPr>
      <w:r w:rsidRPr="00BF5845">
        <w:t xml:space="preserve">Flexibiliteit </w:t>
      </w:r>
      <w:proofErr w:type="spellStart"/>
      <w:r w:rsidRPr="00BF5845">
        <w:t>tov</w:t>
      </w:r>
      <w:proofErr w:type="spellEnd"/>
      <w:r w:rsidRPr="00BF5845">
        <w:t xml:space="preserve">. </w:t>
      </w:r>
      <w:proofErr w:type="spellStart"/>
      <w:r w:rsidRPr="00BF5845">
        <w:t>vendor</w:t>
      </w:r>
      <w:proofErr w:type="spellEnd"/>
      <w:r w:rsidRPr="00BF5845">
        <w:rPr>
          <w:rFonts w:ascii="Cambria Math" w:hAnsi="Cambria Math" w:cs="Cambria Math"/>
        </w:rPr>
        <w:t>‑</w:t>
      </w:r>
      <w:proofErr w:type="spellStart"/>
      <w:r w:rsidRPr="00BF5845">
        <w:t>lock</w:t>
      </w:r>
      <w:proofErr w:type="spellEnd"/>
      <w:r w:rsidRPr="00BF5845">
        <w:rPr>
          <w:rFonts w:ascii="Cambria Math" w:hAnsi="Cambria Math" w:cs="Cambria Math"/>
        </w:rPr>
        <w:t>‑</w:t>
      </w:r>
      <w:r w:rsidRPr="00BF5845">
        <w:t xml:space="preserve">in: </w:t>
      </w:r>
      <w:proofErr w:type="spellStart"/>
      <w:r w:rsidRPr="00BF5845">
        <w:t>Kubernetes</w:t>
      </w:r>
      <w:proofErr w:type="spellEnd"/>
      <w:r w:rsidRPr="00BF5845">
        <w:rPr>
          <w:rFonts w:ascii="Cambria Math" w:hAnsi="Cambria Math" w:cs="Cambria Math"/>
        </w:rPr>
        <w:t>‑</w:t>
      </w:r>
      <w:r w:rsidRPr="00BF5845">
        <w:t>standaard maakt migratie eenvoudiger dan PaaS</w:t>
      </w:r>
      <w:r w:rsidRPr="00BF5845">
        <w:rPr>
          <w:rFonts w:ascii="Cambria Math" w:hAnsi="Cambria Math" w:cs="Cambria Math"/>
        </w:rPr>
        <w:t>‑</w:t>
      </w:r>
      <w:r w:rsidRPr="00BF5845">
        <w:t>specifieke alternatieven.</w:t>
      </w:r>
    </w:p>
    <w:p w14:paraId="1C96A6C9" w14:textId="77777777" w:rsidR="00515783" w:rsidRPr="00BF5845" w:rsidRDefault="00515783" w:rsidP="00515783"/>
    <w:p w14:paraId="5A892F68" w14:textId="77777777" w:rsidR="00515783" w:rsidRPr="00BF5845" w:rsidRDefault="00515783" w:rsidP="00515783">
      <w:r w:rsidRPr="00BF5845">
        <w:t>AKS vormt daarmee de beste strategische basis voor zowel applicatie</w:t>
      </w:r>
      <w:r w:rsidRPr="00BF5845">
        <w:rPr>
          <w:rFonts w:ascii="Cambria Math" w:hAnsi="Cambria Math" w:cs="Cambria Math"/>
        </w:rPr>
        <w:t>‑</w:t>
      </w:r>
      <w:r w:rsidRPr="00BF5845">
        <w:t xml:space="preserve"> als data</w:t>
      </w:r>
      <w:r w:rsidRPr="00BF5845">
        <w:rPr>
          <w:rFonts w:ascii="Cambria Math" w:hAnsi="Cambria Math" w:cs="Cambria Math"/>
        </w:rPr>
        <w:t>‑</w:t>
      </w:r>
      <w:r w:rsidRPr="00BF5845">
        <w:t>platformarchitectuur.</w:t>
      </w:r>
    </w:p>
    <w:p w14:paraId="5BEC8DB5" w14:textId="77777777" w:rsidR="00515783" w:rsidRPr="00BF5845" w:rsidRDefault="00515783" w:rsidP="00515783"/>
    <w:p w14:paraId="1D054C4C" w14:textId="77777777" w:rsidR="00515783" w:rsidRPr="00BF5845" w:rsidRDefault="00515783" w:rsidP="00515783">
      <w:pPr>
        <w:rPr>
          <w:b/>
          <w:bCs/>
        </w:rPr>
      </w:pPr>
      <w:r w:rsidRPr="00BF5845">
        <w:rPr>
          <w:b/>
          <w:bCs/>
        </w:rPr>
        <w:t>Overwogen opties</w:t>
      </w:r>
    </w:p>
    <w:p w14:paraId="49E93262" w14:textId="77777777" w:rsidR="00EC38A1" w:rsidRPr="00BF5845" w:rsidRDefault="00EC38A1" w:rsidP="00515783">
      <w:pPr>
        <w:rPr>
          <w:b/>
          <w:bCs/>
        </w:rPr>
      </w:pPr>
    </w:p>
    <w:p w14:paraId="6F4CB687" w14:textId="77777777" w:rsidR="00515783" w:rsidRPr="00BF5845" w:rsidRDefault="00515783" w:rsidP="00515783">
      <w:pPr>
        <w:rPr>
          <w:u w:val="single"/>
        </w:rPr>
      </w:pPr>
      <w:r w:rsidRPr="00BF5845">
        <w:rPr>
          <w:u w:val="single"/>
        </w:rPr>
        <w:t xml:space="preserve">Optie 1: </w:t>
      </w:r>
      <w:proofErr w:type="spellStart"/>
      <w:r w:rsidRPr="00BF5845">
        <w:rPr>
          <w:u w:val="single"/>
        </w:rPr>
        <w:t>Kubernetes</w:t>
      </w:r>
      <w:proofErr w:type="spellEnd"/>
      <w:r w:rsidRPr="00BF5845">
        <w:rPr>
          <w:u w:val="single"/>
        </w:rPr>
        <w:t xml:space="preserve"> / AKS (Gekozen optie)</w:t>
      </w:r>
    </w:p>
    <w:p w14:paraId="35556E1E" w14:textId="38D261BC" w:rsidR="00515783" w:rsidRPr="00BF5845" w:rsidRDefault="00515783" w:rsidP="00515783">
      <w:r w:rsidRPr="00BF5845">
        <w:t xml:space="preserve">Volledig beheerde </w:t>
      </w:r>
      <w:proofErr w:type="spellStart"/>
      <w:r w:rsidRPr="00BF5845">
        <w:t>Kubernetes</w:t>
      </w:r>
      <w:proofErr w:type="spellEnd"/>
      <w:r w:rsidRPr="00BF5845">
        <w:rPr>
          <w:rFonts w:ascii="Cambria Math" w:hAnsi="Cambria Math" w:cs="Cambria Math"/>
        </w:rPr>
        <w:t>‑</w:t>
      </w:r>
      <w:r w:rsidRPr="00BF5845">
        <w:t xml:space="preserve">implementatie in </w:t>
      </w:r>
      <w:proofErr w:type="spellStart"/>
      <w:r w:rsidRPr="00BF5845">
        <w:t>Azure</w:t>
      </w:r>
      <w:proofErr w:type="spellEnd"/>
      <w:r w:rsidRPr="00BF5845">
        <w:t>.</w:t>
      </w:r>
    </w:p>
    <w:p w14:paraId="56FB7CB1" w14:textId="77777777" w:rsidR="00EC38A1" w:rsidRPr="00BF5845" w:rsidRDefault="00EC38A1" w:rsidP="00515783"/>
    <w:p w14:paraId="296E546F" w14:textId="77777777" w:rsidR="00515783" w:rsidRPr="00BF5845" w:rsidRDefault="00515783" w:rsidP="00EC38A1">
      <w:pPr>
        <w:keepNext/>
        <w:rPr>
          <w:i/>
          <w:iCs/>
        </w:rPr>
      </w:pPr>
      <w:r w:rsidRPr="00BF5845">
        <w:rPr>
          <w:i/>
          <w:iCs/>
        </w:rPr>
        <w:lastRenderedPageBreak/>
        <w:t>Sterke punten:</w:t>
      </w:r>
    </w:p>
    <w:p w14:paraId="7A7C57F5" w14:textId="15102A11" w:rsidR="00515783" w:rsidRPr="00BF5845" w:rsidRDefault="00515783" w:rsidP="004D21E0">
      <w:pPr>
        <w:pStyle w:val="Lijstalinea"/>
        <w:keepNext/>
        <w:numPr>
          <w:ilvl w:val="0"/>
          <w:numId w:val="35"/>
        </w:numPr>
      </w:pPr>
      <w:r w:rsidRPr="00BF5845">
        <w:t>Industriestandaard, breed ondersteund</w:t>
      </w:r>
      <w:r w:rsidR="006F4218" w:rsidRPr="00BF5845">
        <w:t xml:space="preserve"> ook bij andere </w:t>
      </w:r>
      <w:proofErr w:type="spellStart"/>
      <w:r w:rsidR="006F4218" w:rsidRPr="00BF5845">
        <w:t>cloud</w:t>
      </w:r>
      <w:proofErr w:type="spellEnd"/>
      <w:r w:rsidR="006F4218" w:rsidRPr="00BF5845">
        <w:t xml:space="preserve"> leveranciers</w:t>
      </w:r>
    </w:p>
    <w:p w14:paraId="0F473CB5" w14:textId="77777777" w:rsidR="00515783" w:rsidRPr="00BF5845" w:rsidRDefault="00515783" w:rsidP="004D21E0">
      <w:pPr>
        <w:pStyle w:val="Lijstalinea"/>
        <w:keepNext/>
        <w:numPr>
          <w:ilvl w:val="0"/>
          <w:numId w:val="35"/>
        </w:numPr>
      </w:pPr>
      <w:r w:rsidRPr="00BF5845">
        <w:t xml:space="preserve">Excellent schaalbaar, geschikt voor diverse </w:t>
      </w:r>
      <w:proofErr w:type="spellStart"/>
      <w:r w:rsidRPr="00BF5845">
        <w:t>workloadtypen</w:t>
      </w:r>
      <w:proofErr w:type="spellEnd"/>
    </w:p>
    <w:p w14:paraId="3AF0920B" w14:textId="77777777" w:rsidR="00515783" w:rsidRPr="00DC7D06" w:rsidRDefault="00515783" w:rsidP="004D21E0">
      <w:pPr>
        <w:pStyle w:val="Lijstalinea"/>
        <w:keepNext/>
        <w:numPr>
          <w:ilvl w:val="0"/>
          <w:numId w:val="35"/>
        </w:numPr>
        <w:rPr>
          <w:lang w:val="en-US"/>
        </w:rPr>
      </w:pPr>
      <w:r w:rsidRPr="00DC7D06">
        <w:rPr>
          <w:lang w:val="en-US"/>
        </w:rPr>
        <w:t>Cloud</w:t>
      </w:r>
      <w:r w:rsidRPr="00DC7D06">
        <w:rPr>
          <w:rFonts w:ascii="Cambria Math" w:hAnsi="Cambria Math" w:cs="Cambria Math"/>
          <w:lang w:val="en-US"/>
        </w:rPr>
        <w:t>‑</w:t>
      </w:r>
      <w:r w:rsidRPr="00DC7D06">
        <w:rPr>
          <w:lang w:val="en-US"/>
        </w:rPr>
        <w:t xml:space="preserve">native </w:t>
      </w:r>
      <w:proofErr w:type="spellStart"/>
      <w:r w:rsidRPr="00DC7D06">
        <w:rPr>
          <w:lang w:val="en-US"/>
        </w:rPr>
        <w:t>integraties</w:t>
      </w:r>
      <w:proofErr w:type="spellEnd"/>
      <w:r w:rsidRPr="00DC7D06">
        <w:rPr>
          <w:lang w:val="en-US"/>
        </w:rPr>
        <w:t xml:space="preserve"> (identity, storage, networking)</w:t>
      </w:r>
    </w:p>
    <w:p w14:paraId="3A1F82DE" w14:textId="77777777" w:rsidR="00515783" w:rsidRPr="00BF5845" w:rsidRDefault="00515783" w:rsidP="004D21E0">
      <w:pPr>
        <w:pStyle w:val="Lijstalinea"/>
        <w:numPr>
          <w:ilvl w:val="0"/>
          <w:numId w:val="35"/>
        </w:numPr>
      </w:pPr>
      <w:r w:rsidRPr="00BF5845">
        <w:t xml:space="preserve">Geschikt voor Dagster dankzij native </w:t>
      </w:r>
      <w:proofErr w:type="spellStart"/>
      <w:r w:rsidRPr="00BF5845">
        <w:t>Kubernetes</w:t>
      </w:r>
      <w:proofErr w:type="spellEnd"/>
      <w:r w:rsidRPr="00BF5845">
        <w:t xml:space="preserve"> </w:t>
      </w:r>
      <w:proofErr w:type="spellStart"/>
      <w:r w:rsidRPr="00BF5845">
        <w:t>executors</w:t>
      </w:r>
      <w:proofErr w:type="spellEnd"/>
    </w:p>
    <w:p w14:paraId="65EC5470" w14:textId="77777777" w:rsidR="00515783" w:rsidRPr="00BF5845" w:rsidRDefault="00515783" w:rsidP="00515783"/>
    <w:p w14:paraId="0D22F9ED" w14:textId="77777777" w:rsidR="00515783" w:rsidRPr="00BF5845" w:rsidRDefault="00515783" w:rsidP="00515783">
      <w:pPr>
        <w:rPr>
          <w:i/>
          <w:iCs/>
        </w:rPr>
      </w:pPr>
      <w:r w:rsidRPr="00BF5845">
        <w:rPr>
          <w:i/>
          <w:iCs/>
        </w:rPr>
        <w:t>Zwakke punten:</w:t>
      </w:r>
    </w:p>
    <w:p w14:paraId="0E1569D4" w14:textId="77777777" w:rsidR="00515783" w:rsidRPr="00BF5845" w:rsidRDefault="00515783" w:rsidP="004D21E0">
      <w:pPr>
        <w:pStyle w:val="Lijstalinea"/>
        <w:numPr>
          <w:ilvl w:val="0"/>
          <w:numId w:val="36"/>
        </w:numPr>
      </w:pPr>
      <w:r w:rsidRPr="00BF5845">
        <w:t>Complexer dan eenvoudiger PaaS</w:t>
      </w:r>
      <w:r w:rsidRPr="00BF5845">
        <w:rPr>
          <w:rFonts w:ascii="Cambria Math" w:hAnsi="Cambria Math" w:cs="Cambria Math"/>
        </w:rPr>
        <w:t>‑</w:t>
      </w:r>
      <w:r w:rsidRPr="00BF5845">
        <w:t>varianten</w:t>
      </w:r>
    </w:p>
    <w:p w14:paraId="66898FC7" w14:textId="77777777" w:rsidR="00515783" w:rsidRPr="00BF5845" w:rsidRDefault="00515783" w:rsidP="004D21E0">
      <w:pPr>
        <w:pStyle w:val="Lijstalinea"/>
        <w:numPr>
          <w:ilvl w:val="0"/>
          <w:numId w:val="36"/>
        </w:numPr>
      </w:pPr>
      <w:r w:rsidRPr="00BF5845">
        <w:t xml:space="preserve">Vereist </w:t>
      </w:r>
      <w:proofErr w:type="spellStart"/>
      <w:r w:rsidRPr="00BF5845">
        <w:t>DevOps</w:t>
      </w:r>
      <w:proofErr w:type="spellEnd"/>
      <w:r w:rsidRPr="00BF5845">
        <w:rPr>
          <w:rFonts w:ascii="Cambria Math" w:hAnsi="Cambria Math" w:cs="Cambria Math"/>
        </w:rPr>
        <w:t>‑</w:t>
      </w:r>
      <w:r w:rsidRPr="00BF5845">
        <w:t>maturiteit voor optimaal gebruik</w:t>
      </w:r>
    </w:p>
    <w:p w14:paraId="465DB41D" w14:textId="77777777" w:rsidR="00515783" w:rsidRPr="00BF5845" w:rsidRDefault="00515783" w:rsidP="00515783"/>
    <w:p w14:paraId="22F576C7" w14:textId="77777777" w:rsidR="00515783" w:rsidRPr="00E96300" w:rsidRDefault="00515783" w:rsidP="00515783">
      <w:pPr>
        <w:rPr>
          <w:u w:val="single"/>
          <w:lang w:val="fr-FR"/>
        </w:rPr>
      </w:pPr>
      <w:proofErr w:type="spellStart"/>
      <w:r w:rsidRPr="00E96300">
        <w:rPr>
          <w:u w:val="single"/>
          <w:lang w:val="fr-FR"/>
        </w:rPr>
        <w:t>Optie</w:t>
      </w:r>
      <w:proofErr w:type="spellEnd"/>
      <w:r w:rsidRPr="00E96300">
        <w:rPr>
          <w:u w:val="single"/>
          <w:lang w:val="fr-FR"/>
        </w:rPr>
        <w:t xml:space="preserve"> 2: Azure Container Apps (ACA)</w:t>
      </w:r>
    </w:p>
    <w:p w14:paraId="7F9F5DCF" w14:textId="23A90410" w:rsidR="00515783" w:rsidRPr="00BF5845" w:rsidRDefault="00515783" w:rsidP="00515783">
      <w:proofErr w:type="spellStart"/>
      <w:r w:rsidRPr="00BF5845">
        <w:t>Serverless</w:t>
      </w:r>
      <w:proofErr w:type="spellEnd"/>
      <w:r w:rsidRPr="00BF5845">
        <w:t xml:space="preserve"> containerplatform gericht op eenvoud, </w:t>
      </w:r>
      <w:proofErr w:type="spellStart"/>
      <w:r w:rsidRPr="00BF5845">
        <w:t>autoscaling</w:t>
      </w:r>
      <w:proofErr w:type="spellEnd"/>
      <w:r w:rsidRPr="00BF5845">
        <w:t xml:space="preserve"> en event</w:t>
      </w:r>
      <w:r w:rsidRPr="00BF5845">
        <w:rPr>
          <w:rFonts w:ascii="Cambria Math" w:hAnsi="Cambria Math" w:cs="Cambria Math"/>
        </w:rPr>
        <w:t>‑</w:t>
      </w:r>
      <w:proofErr w:type="spellStart"/>
      <w:r w:rsidRPr="00BF5845">
        <w:t>driven</w:t>
      </w:r>
      <w:proofErr w:type="spellEnd"/>
      <w:r w:rsidRPr="00BF5845">
        <w:t xml:space="preserve"> </w:t>
      </w:r>
      <w:proofErr w:type="spellStart"/>
      <w:r w:rsidRPr="00BF5845">
        <w:t>workloads</w:t>
      </w:r>
      <w:proofErr w:type="spellEnd"/>
      <w:r w:rsidRPr="00BF5845">
        <w:t>.</w:t>
      </w:r>
    </w:p>
    <w:p w14:paraId="73B8219C" w14:textId="77777777" w:rsidR="00EC38A1" w:rsidRPr="00BF5845" w:rsidRDefault="00EC38A1" w:rsidP="00515783"/>
    <w:p w14:paraId="1FDEDBAB" w14:textId="260D9FCC" w:rsidR="00515783" w:rsidRPr="00BF5845" w:rsidRDefault="00515783" w:rsidP="00515783">
      <w:pPr>
        <w:rPr>
          <w:i/>
          <w:iCs/>
        </w:rPr>
      </w:pPr>
      <w:r w:rsidRPr="00BF5845">
        <w:rPr>
          <w:i/>
          <w:iCs/>
        </w:rPr>
        <w:t>Sterke punten:</w:t>
      </w:r>
    </w:p>
    <w:p w14:paraId="1AAEDD65" w14:textId="77777777" w:rsidR="00515783" w:rsidRPr="00BF5845" w:rsidRDefault="00515783" w:rsidP="004D21E0">
      <w:pPr>
        <w:pStyle w:val="Lijstalinea"/>
        <w:numPr>
          <w:ilvl w:val="0"/>
          <w:numId w:val="37"/>
        </w:numPr>
      </w:pPr>
      <w:r w:rsidRPr="00BF5845">
        <w:t>Geen clusterbeheer</w:t>
      </w:r>
    </w:p>
    <w:p w14:paraId="41702F80" w14:textId="77777777" w:rsidR="00515783" w:rsidRPr="00BF5845" w:rsidRDefault="00515783" w:rsidP="004D21E0">
      <w:pPr>
        <w:pStyle w:val="Lijstalinea"/>
        <w:numPr>
          <w:ilvl w:val="0"/>
          <w:numId w:val="37"/>
        </w:numPr>
      </w:pPr>
      <w:r w:rsidRPr="00BF5845">
        <w:t xml:space="preserve">Eenvoudige </w:t>
      </w:r>
      <w:proofErr w:type="spellStart"/>
      <w:r w:rsidRPr="00BF5845">
        <w:t>deployment</w:t>
      </w:r>
      <w:proofErr w:type="spellEnd"/>
    </w:p>
    <w:p w14:paraId="07DB2A1B" w14:textId="77777777" w:rsidR="00515783" w:rsidRPr="00DC7D06" w:rsidRDefault="00515783" w:rsidP="004D21E0">
      <w:pPr>
        <w:pStyle w:val="Lijstalinea"/>
        <w:numPr>
          <w:ilvl w:val="0"/>
          <w:numId w:val="37"/>
        </w:numPr>
        <w:rPr>
          <w:lang w:val="en-US"/>
        </w:rPr>
      </w:pPr>
      <w:proofErr w:type="spellStart"/>
      <w:r w:rsidRPr="00DC7D06">
        <w:rPr>
          <w:lang w:val="en-US"/>
        </w:rPr>
        <w:t>Goed</w:t>
      </w:r>
      <w:proofErr w:type="spellEnd"/>
      <w:r w:rsidRPr="00DC7D06">
        <w:rPr>
          <w:lang w:val="en-US"/>
        </w:rPr>
        <w:t xml:space="preserve"> </w:t>
      </w:r>
      <w:proofErr w:type="spellStart"/>
      <w:r w:rsidRPr="00DC7D06">
        <w:rPr>
          <w:lang w:val="en-US"/>
        </w:rPr>
        <w:t>voor</w:t>
      </w:r>
      <w:proofErr w:type="spellEnd"/>
      <w:r w:rsidRPr="00DC7D06">
        <w:rPr>
          <w:lang w:val="en-US"/>
        </w:rPr>
        <w:t xml:space="preserve"> stateless microservices of API’s</w:t>
      </w:r>
    </w:p>
    <w:p w14:paraId="3924BBA5" w14:textId="77777777" w:rsidR="00515783" w:rsidRPr="00DC7D06" w:rsidRDefault="00515783" w:rsidP="00515783">
      <w:pPr>
        <w:rPr>
          <w:lang w:val="en-US"/>
        </w:rPr>
      </w:pPr>
    </w:p>
    <w:p w14:paraId="513F7465" w14:textId="77777777" w:rsidR="00515783" w:rsidRPr="00BF5845" w:rsidRDefault="00515783" w:rsidP="00515783">
      <w:pPr>
        <w:rPr>
          <w:i/>
          <w:iCs/>
        </w:rPr>
      </w:pPr>
      <w:r w:rsidRPr="00BF5845">
        <w:rPr>
          <w:i/>
          <w:iCs/>
        </w:rPr>
        <w:t>Zwakke punten:</w:t>
      </w:r>
    </w:p>
    <w:p w14:paraId="4AA878E6" w14:textId="77777777" w:rsidR="00515783" w:rsidRPr="00BF5845" w:rsidRDefault="00515783" w:rsidP="004D21E0">
      <w:pPr>
        <w:pStyle w:val="Lijstalinea"/>
        <w:numPr>
          <w:ilvl w:val="0"/>
          <w:numId w:val="38"/>
        </w:numPr>
      </w:pPr>
      <w:r w:rsidRPr="00BF5845">
        <w:t xml:space="preserve">Minder controle en flexibiliteit dan </w:t>
      </w:r>
      <w:proofErr w:type="spellStart"/>
      <w:r w:rsidRPr="00BF5845">
        <w:t>Kubernetes</w:t>
      </w:r>
      <w:proofErr w:type="spellEnd"/>
    </w:p>
    <w:p w14:paraId="3C32E293" w14:textId="77777777" w:rsidR="00515783" w:rsidRPr="00BF5845" w:rsidRDefault="00515783" w:rsidP="004D21E0">
      <w:pPr>
        <w:pStyle w:val="Lijstalinea"/>
        <w:numPr>
          <w:ilvl w:val="0"/>
          <w:numId w:val="38"/>
        </w:numPr>
      </w:pPr>
      <w:r w:rsidRPr="00BF5845">
        <w:t>Geen native ondersteuning voor job</w:t>
      </w:r>
      <w:r w:rsidRPr="00BF5845">
        <w:rPr>
          <w:rFonts w:ascii="Cambria Math" w:hAnsi="Cambria Math" w:cs="Cambria Math"/>
        </w:rPr>
        <w:t>‑</w:t>
      </w:r>
      <w:proofErr w:type="spellStart"/>
      <w:r w:rsidRPr="00BF5845">
        <w:t>based</w:t>
      </w:r>
      <w:proofErr w:type="spellEnd"/>
      <w:r w:rsidRPr="00BF5845">
        <w:t xml:space="preserve"> </w:t>
      </w:r>
      <w:proofErr w:type="spellStart"/>
      <w:r w:rsidRPr="00BF5845">
        <w:t>workloads</w:t>
      </w:r>
      <w:proofErr w:type="spellEnd"/>
      <w:r w:rsidRPr="00BF5845">
        <w:t xml:space="preserve"> op schaal zoals Dagster ze gebruikt</w:t>
      </w:r>
    </w:p>
    <w:p w14:paraId="072B0523" w14:textId="77777777" w:rsidR="00515783" w:rsidRPr="00BF5845" w:rsidRDefault="00515783" w:rsidP="004D21E0">
      <w:pPr>
        <w:pStyle w:val="Lijstalinea"/>
        <w:numPr>
          <w:ilvl w:val="0"/>
          <w:numId w:val="38"/>
        </w:numPr>
      </w:pPr>
      <w:r w:rsidRPr="00BF5845">
        <w:t xml:space="preserve">Minder geschikt voor complexe </w:t>
      </w:r>
      <w:proofErr w:type="spellStart"/>
      <w:r w:rsidRPr="00BF5845">
        <w:t>orchestratietools</w:t>
      </w:r>
      <w:proofErr w:type="spellEnd"/>
      <w:r w:rsidRPr="00BF5845">
        <w:t xml:space="preserve"> die dynamische </w:t>
      </w:r>
      <w:proofErr w:type="spellStart"/>
      <w:r w:rsidRPr="00BF5845">
        <w:t>pods</w:t>
      </w:r>
      <w:proofErr w:type="spellEnd"/>
      <w:r w:rsidRPr="00BF5845">
        <w:t>/jobs nodig hebben</w:t>
      </w:r>
    </w:p>
    <w:p w14:paraId="37A1301F" w14:textId="77777777" w:rsidR="00515783" w:rsidRPr="00BF5845" w:rsidRDefault="00515783" w:rsidP="00515783"/>
    <w:p w14:paraId="3DBFEE94" w14:textId="77777777" w:rsidR="00515783" w:rsidRPr="00BF5845" w:rsidRDefault="00515783" w:rsidP="00515783">
      <w:pPr>
        <w:rPr>
          <w:i/>
          <w:iCs/>
        </w:rPr>
      </w:pPr>
      <w:r w:rsidRPr="00BF5845">
        <w:rPr>
          <w:i/>
          <w:iCs/>
        </w:rPr>
        <w:t>Waarom niet gekozen:</w:t>
      </w:r>
    </w:p>
    <w:p w14:paraId="07306B07" w14:textId="77777777" w:rsidR="00515783" w:rsidRPr="00BF5845" w:rsidRDefault="00515783" w:rsidP="004D21E0">
      <w:pPr>
        <w:pStyle w:val="Lijstalinea"/>
        <w:numPr>
          <w:ilvl w:val="0"/>
          <w:numId w:val="39"/>
        </w:numPr>
      </w:pPr>
      <w:r w:rsidRPr="00BF5845">
        <w:t xml:space="preserve">Beperkt inzetbaar voor Dagster, onvoldoende controle over </w:t>
      </w:r>
      <w:proofErr w:type="spellStart"/>
      <w:r w:rsidRPr="00BF5845">
        <w:t>worker</w:t>
      </w:r>
      <w:r w:rsidRPr="00BF5845">
        <w:rPr>
          <w:rFonts w:ascii="Cambria Math" w:hAnsi="Cambria Math" w:cs="Cambria Math"/>
        </w:rPr>
        <w:t>‑</w:t>
      </w:r>
      <w:r w:rsidRPr="00BF5845">
        <w:t>scaling</w:t>
      </w:r>
      <w:proofErr w:type="spellEnd"/>
      <w:r w:rsidRPr="00BF5845">
        <w:t xml:space="preserve"> en </w:t>
      </w:r>
      <w:proofErr w:type="spellStart"/>
      <w:r w:rsidRPr="00BF5845">
        <w:t>schedulers</w:t>
      </w:r>
      <w:proofErr w:type="spellEnd"/>
      <w:r w:rsidRPr="00BF5845">
        <w:t>.</w:t>
      </w:r>
    </w:p>
    <w:p w14:paraId="6786950D" w14:textId="77777777" w:rsidR="00515783" w:rsidRPr="00BF5845" w:rsidRDefault="00515783" w:rsidP="00515783"/>
    <w:p w14:paraId="75141557" w14:textId="77777777" w:rsidR="00515783" w:rsidRPr="00E96300" w:rsidRDefault="00515783" w:rsidP="00515783">
      <w:pPr>
        <w:rPr>
          <w:u w:val="single"/>
          <w:lang w:val="fr-FR"/>
        </w:rPr>
      </w:pPr>
      <w:proofErr w:type="spellStart"/>
      <w:r w:rsidRPr="00E96300">
        <w:rPr>
          <w:u w:val="single"/>
          <w:lang w:val="fr-FR"/>
        </w:rPr>
        <w:t>Optie</w:t>
      </w:r>
      <w:proofErr w:type="spellEnd"/>
      <w:r w:rsidRPr="00E96300">
        <w:rPr>
          <w:u w:val="single"/>
          <w:lang w:val="fr-FR"/>
        </w:rPr>
        <w:t xml:space="preserve"> 3: Azure Container Instances (ACI)</w:t>
      </w:r>
    </w:p>
    <w:p w14:paraId="38C740C7" w14:textId="637B0A5A" w:rsidR="00515783" w:rsidRPr="00ED591C" w:rsidRDefault="00515783" w:rsidP="00515783">
      <w:pPr>
        <w:rPr>
          <w:lang w:val="en-US"/>
        </w:rPr>
      </w:pPr>
      <w:r w:rsidRPr="00ED591C">
        <w:rPr>
          <w:lang w:val="en-US"/>
        </w:rPr>
        <w:t>Containers on</w:t>
      </w:r>
      <w:r w:rsidRPr="00ED591C">
        <w:rPr>
          <w:rFonts w:ascii="Cambria Math" w:hAnsi="Cambria Math" w:cs="Cambria Math"/>
          <w:lang w:val="en-US"/>
        </w:rPr>
        <w:t>‑</w:t>
      </w:r>
      <w:r w:rsidRPr="00ED591C">
        <w:rPr>
          <w:lang w:val="en-US"/>
        </w:rPr>
        <w:t xml:space="preserve">demand </w:t>
      </w:r>
      <w:proofErr w:type="spellStart"/>
      <w:r w:rsidRPr="00ED591C">
        <w:rPr>
          <w:lang w:val="en-US"/>
        </w:rPr>
        <w:t>zonder</w:t>
      </w:r>
      <w:proofErr w:type="spellEnd"/>
      <w:r w:rsidRPr="00ED591C">
        <w:rPr>
          <w:lang w:val="en-US"/>
        </w:rPr>
        <w:t xml:space="preserve"> orchestrator.</w:t>
      </w:r>
    </w:p>
    <w:p w14:paraId="490B1C8C" w14:textId="77777777" w:rsidR="00526038" w:rsidRPr="00ED591C" w:rsidRDefault="00526038" w:rsidP="00515783">
      <w:pPr>
        <w:rPr>
          <w:lang w:val="en-US"/>
        </w:rPr>
      </w:pPr>
    </w:p>
    <w:p w14:paraId="4F0CF5F2" w14:textId="0249172F" w:rsidR="00515783" w:rsidRPr="00BF5845" w:rsidRDefault="00515783" w:rsidP="00515783">
      <w:pPr>
        <w:rPr>
          <w:i/>
          <w:iCs/>
        </w:rPr>
      </w:pPr>
      <w:r w:rsidRPr="00BF5845">
        <w:rPr>
          <w:i/>
          <w:iCs/>
        </w:rPr>
        <w:t>Sterke punten:</w:t>
      </w:r>
    </w:p>
    <w:p w14:paraId="36B53D3F" w14:textId="77777777" w:rsidR="00515783" w:rsidRPr="00BF5845" w:rsidRDefault="00515783" w:rsidP="004D21E0">
      <w:pPr>
        <w:pStyle w:val="Lijstalinea"/>
        <w:numPr>
          <w:ilvl w:val="0"/>
          <w:numId w:val="39"/>
        </w:numPr>
      </w:pPr>
      <w:r w:rsidRPr="00BF5845">
        <w:t>Zeer lage beheerlast</w:t>
      </w:r>
    </w:p>
    <w:p w14:paraId="61FB72D3" w14:textId="77777777" w:rsidR="00515783" w:rsidRPr="00BF5845" w:rsidRDefault="00515783" w:rsidP="004D21E0">
      <w:pPr>
        <w:pStyle w:val="Lijstalinea"/>
        <w:numPr>
          <w:ilvl w:val="0"/>
          <w:numId w:val="39"/>
        </w:numPr>
      </w:pPr>
      <w:r w:rsidRPr="00BF5845">
        <w:t>Handig voor eenvoudige batch jobs</w:t>
      </w:r>
    </w:p>
    <w:p w14:paraId="0670F9CC" w14:textId="77777777" w:rsidR="00515783" w:rsidRPr="00BF5845" w:rsidRDefault="00515783" w:rsidP="00515783"/>
    <w:p w14:paraId="253A0BCD" w14:textId="77777777" w:rsidR="00515783" w:rsidRPr="00BF5845" w:rsidRDefault="00515783" w:rsidP="00515783">
      <w:pPr>
        <w:rPr>
          <w:i/>
          <w:iCs/>
        </w:rPr>
      </w:pPr>
      <w:r w:rsidRPr="00BF5845">
        <w:rPr>
          <w:i/>
          <w:iCs/>
        </w:rPr>
        <w:t>Zwakke punten:</w:t>
      </w:r>
    </w:p>
    <w:p w14:paraId="39C38D53" w14:textId="77777777" w:rsidR="00515783" w:rsidRPr="00DC7D06" w:rsidRDefault="00515783" w:rsidP="004D21E0">
      <w:pPr>
        <w:pStyle w:val="Lijstalinea"/>
        <w:numPr>
          <w:ilvl w:val="0"/>
          <w:numId w:val="42"/>
        </w:numPr>
        <w:rPr>
          <w:lang w:val="en-US"/>
        </w:rPr>
      </w:pPr>
      <w:r w:rsidRPr="00DC7D06">
        <w:rPr>
          <w:lang w:val="en-US"/>
        </w:rPr>
        <w:t xml:space="preserve">Geen </w:t>
      </w:r>
      <w:proofErr w:type="spellStart"/>
      <w:r w:rsidRPr="00DC7D06">
        <w:rPr>
          <w:lang w:val="en-US"/>
        </w:rPr>
        <w:t>orchestratie</w:t>
      </w:r>
      <w:proofErr w:type="spellEnd"/>
      <w:r w:rsidRPr="00DC7D06">
        <w:rPr>
          <w:lang w:val="en-US"/>
        </w:rPr>
        <w:t xml:space="preserve"> (dependency management, workflow control)</w:t>
      </w:r>
    </w:p>
    <w:p w14:paraId="1E11738F" w14:textId="77777777" w:rsidR="00515783" w:rsidRPr="00BF5845" w:rsidRDefault="00515783" w:rsidP="004D21E0">
      <w:pPr>
        <w:pStyle w:val="Lijstalinea"/>
        <w:numPr>
          <w:ilvl w:val="0"/>
          <w:numId w:val="42"/>
        </w:numPr>
      </w:pPr>
      <w:r w:rsidRPr="00BF5845">
        <w:t>Geen schaalbare job</w:t>
      </w:r>
      <w:r w:rsidRPr="00BF5845">
        <w:rPr>
          <w:rFonts w:ascii="Cambria Math" w:hAnsi="Cambria Math" w:cs="Cambria Math"/>
        </w:rPr>
        <w:t>‑</w:t>
      </w:r>
      <w:r w:rsidRPr="00BF5845">
        <w:t>executie voor data</w:t>
      </w:r>
      <w:r w:rsidRPr="00BF5845">
        <w:rPr>
          <w:rFonts w:ascii="Cambria Math" w:hAnsi="Cambria Math" w:cs="Cambria Math"/>
        </w:rPr>
        <w:t>‑</w:t>
      </w:r>
      <w:proofErr w:type="spellStart"/>
      <w:r w:rsidRPr="00BF5845">
        <w:t>workloads</w:t>
      </w:r>
      <w:proofErr w:type="spellEnd"/>
    </w:p>
    <w:p w14:paraId="1E8AF697" w14:textId="77777777" w:rsidR="00515783" w:rsidRPr="00BF5845" w:rsidRDefault="00515783" w:rsidP="004D21E0">
      <w:pPr>
        <w:pStyle w:val="Lijstalinea"/>
        <w:numPr>
          <w:ilvl w:val="0"/>
          <w:numId w:val="42"/>
        </w:numPr>
      </w:pPr>
      <w:r w:rsidRPr="00BF5845">
        <w:t>Niet geschikt voor complexe applicaties zoals Dagster of microservices</w:t>
      </w:r>
    </w:p>
    <w:p w14:paraId="67E50315" w14:textId="77777777" w:rsidR="00526038" w:rsidRPr="00BF5845" w:rsidRDefault="00526038" w:rsidP="00515783">
      <w:pPr>
        <w:rPr>
          <w:i/>
          <w:iCs/>
        </w:rPr>
      </w:pPr>
    </w:p>
    <w:p w14:paraId="11A7240E" w14:textId="77328353" w:rsidR="00515783" w:rsidRPr="00BF5845" w:rsidRDefault="00515783" w:rsidP="00515783">
      <w:pPr>
        <w:rPr>
          <w:i/>
          <w:iCs/>
        </w:rPr>
      </w:pPr>
      <w:r w:rsidRPr="00BF5845">
        <w:rPr>
          <w:i/>
          <w:iCs/>
        </w:rPr>
        <w:t>Waarom niet gekozen:</w:t>
      </w:r>
    </w:p>
    <w:p w14:paraId="541EEB6D" w14:textId="77777777" w:rsidR="00515783" w:rsidRPr="00BF5845" w:rsidRDefault="00515783" w:rsidP="004D21E0">
      <w:pPr>
        <w:pStyle w:val="Lijstalinea"/>
        <w:numPr>
          <w:ilvl w:val="0"/>
          <w:numId w:val="43"/>
        </w:numPr>
      </w:pPr>
      <w:r w:rsidRPr="00BF5845">
        <w:t xml:space="preserve">Ontbreekt </w:t>
      </w:r>
      <w:proofErr w:type="spellStart"/>
      <w:r w:rsidRPr="00BF5845">
        <w:t>orchestration</w:t>
      </w:r>
      <w:proofErr w:type="spellEnd"/>
      <w:r w:rsidRPr="00BF5845">
        <w:t xml:space="preserve">, </w:t>
      </w:r>
      <w:proofErr w:type="spellStart"/>
      <w:r w:rsidRPr="00BF5845">
        <w:t>lifecycle</w:t>
      </w:r>
      <w:proofErr w:type="spellEnd"/>
      <w:r w:rsidRPr="00BF5845">
        <w:t xml:space="preserve"> management en </w:t>
      </w:r>
      <w:proofErr w:type="spellStart"/>
      <w:r w:rsidRPr="00BF5845">
        <w:t>enterprise</w:t>
      </w:r>
      <w:proofErr w:type="spellEnd"/>
      <w:r w:rsidRPr="00BF5845">
        <w:rPr>
          <w:rFonts w:ascii="Cambria Math" w:hAnsi="Cambria Math" w:cs="Cambria Math"/>
        </w:rPr>
        <w:t>‑</w:t>
      </w:r>
      <w:r w:rsidRPr="00BF5845">
        <w:t>functionaliteit.</w:t>
      </w:r>
    </w:p>
    <w:p w14:paraId="7F2F2814" w14:textId="77777777" w:rsidR="00515783" w:rsidRPr="00BF5845" w:rsidRDefault="00515783" w:rsidP="00515783"/>
    <w:p w14:paraId="3956724F" w14:textId="77777777" w:rsidR="002E6A8E" w:rsidRPr="00BF5845" w:rsidRDefault="002E6A8E">
      <w:pPr>
        <w:rPr>
          <w:u w:val="single"/>
        </w:rPr>
      </w:pPr>
      <w:r w:rsidRPr="00BF5845">
        <w:rPr>
          <w:u w:val="single"/>
        </w:rPr>
        <w:br w:type="page"/>
      </w:r>
    </w:p>
    <w:p w14:paraId="4F218BD0" w14:textId="74213761" w:rsidR="00515783" w:rsidRPr="00BF5845" w:rsidRDefault="00515783" w:rsidP="00515783">
      <w:pPr>
        <w:rPr>
          <w:u w:val="single"/>
        </w:rPr>
      </w:pPr>
      <w:r w:rsidRPr="00BF5845">
        <w:rPr>
          <w:u w:val="single"/>
        </w:rPr>
        <w:lastRenderedPageBreak/>
        <w:t xml:space="preserve">Optie 4: </w:t>
      </w:r>
      <w:proofErr w:type="spellStart"/>
      <w:r w:rsidRPr="00BF5845">
        <w:rPr>
          <w:u w:val="single"/>
        </w:rPr>
        <w:t>Azure</w:t>
      </w:r>
      <w:proofErr w:type="spellEnd"/>
      <w:r w:rsidRPr="00BF5845">
        <w:rPr>
          <w:u w:val="single"/>
        </w:rPr>
        <w:t xml:space="preserve"> App Service Containers</w:t>
      </w:r>
    </w:p>
    <w:p w14:paraId="1EAA5FA0" w14:textId="22F463FE" w:rsidR="00515783" w:rsidRPr="00BF5845" w:rsidRDefault="00515783" w:rsidP="00515783">
      <w:r w:rsidRPr="00BF5845">
        <w:t>Containers gedraaid binnen App Service PaaS.</w:t>
      </w:r>
    </w:p>
    <w:p w14:paraId="45C8F6E2" w14:textId="77777777" w:rsidR="002E6A8E" w:rsidRPr="00BF5845" w:rsidRDefault="002E6A8E" w:rsidP="00515783"/>
    <w:p w14:paraId="09233699" w14:textId="43DB0E86" w:rsidR="00515783" w:rsidRPr="00BF5845" w:rsidRDefault="00515783" w:rsidP="00515783">
      <w:pPr>
        <w:rPr>
          <w:i/>
          <w:iCs/>
        </w:rPr>
      </w:pPr>
      <w:r w:rsidRPr="00BF5845">
        <w:rPr>
          <w:i/>
          <w:iCs/>
        </w:rPr>
        <w:t>Sterke punten:</w:t>
      </w:r>
    </w:p>
    <w:p w14:paraId="383E7F0B" w14:textId="77777777" w:rsidR="00515783" w:rsidRPr="00BF5845" w:rsidRDefault="00515783" w:rsidP="004D21E0">
      <w:pPr>
        <w:pStyle w:val="Lijstalinea"/>
        <w:numPr>
          <w:ilvl w:val="0"/>
          <w:numId w:val="43"/>
        </w:numPr>
      </w:pPr>
      <w:r w:rsidRPr="00BF5845">
        <w:t>Eenvoudig beheer</w:t>
      </w:r>
    </w:p>
    <w:p w14:paraId="509C8ED4" w14:textId="77777777" w:rsidR="00515783" w:rsidRPr="00BF5845" w:rsidRDefault="00515783" w:rsidP="004D21E0">
      <w:pPr>
        <w:pStyle w:val="Lijstalinea"/>
        <w:numPr>
          <w:ilvl w:val="0"/>
          <w:numId w:val="43"/>
        </w:numPr>
      </w:pPr>
      <w:r w:rsidRPr="00BF5845">
        <w:t xml:space="preserve">Goed voor webapps, </w:t>
      </w:r>
      <w:proofErr w:type="spellStart"/>
      <w:r w:rsidRPr="00BF5845">
        <w:t>API’s</w:t>
      </w:r>
      <w:proofErr w:type="spellEnd"/>
    </w:p>
    <w:p w14:paraId="487B54BC" w14:textId="77777777" w:rsidR="002E6A8E" w:rsidRPr="00BF5845" w:rsidRDefault="002E6A8E" w:rsidP="00515783"/>
    <w:p w14:paraId="163DF3A5" w14:textId="4E2DA763" w:rsidR="00515783" w:rsidRPr="00BF5845" w:rsidRDefault="00515783" w:rsidP="00515783">
      <w:pPr>
        <w:rPr>
          <w:i/>
          <w:iCs/>
        </w:rPr>
      </w:pPr>
      <w:r w:rsidRPr="00BF5845">
        <w:rPr>
          <w:i/>
          <w:iCs/>
        </w:rPr>
        <w:t>Zwakke punten:</w:t>
      </w:r>
    </w:p>
    <w:p w14:paraId="06C2F4FA" w14:textId="666E2DFD" w:rsidR="00515783" w:rsidRPr="00BF5845" w:rsidRDefault="002E6A8E" w:rsidP="004D21E0">
      <w:pPr>
        <w:pStyle w:val="Lijstalinea"/>
        <w:numPr>
          <w:ilvl w:val="0"/>
          <w:numId w:val="43"/>
        </w:numPr>
      </w:pPr>
      <w:r w:rsidRPr="00BF5845">
        <w:t>N</w:t>
      </w:r>
      <w:r w:rsidR="00515783" w:rsidRPr="00BF5845">
        <w:t xml:space="preserve">iet geschikt voor gedistribueerde </w:t>
      </w:r>
      <w:proofErr w:type="spellStart"/>
      <w:r w:rsidR="00515783" w:rsidRPr="00BF5845">
        <w:t>workloads</w:t>
      </w:r>
      <w:proofErr w:type="spellEnd"/>
    </w:p>
    <w:p w14:paraId="003CCFCD" w14:textId="1CBE316B" w:rsidR="00515783" w:rsidRPr="00DC7D06" w:rsidRDefault="00515783" w:rsidP="004D21E0">
      <w:pPr>
        <w:pStyle w:val="Lijstalinea"/>
        <w:numPr>
          <w:ilvl w:val="0"/>
          <w:numId w:val="43"/>
        </w:numPr>
        <w:rPr>
          <w:lang w:val="en-US"/>
        </w:rPr>
      </w:pPr>
      <w:r w:rsidRPr="00DC7D06">
        <w:rPr>
          <w:lang w:val="en-US"/>
        </w:rPr>
        <w:t>Geen pod</w:t>
      </w:r>
      <w:r w:rsidRPr="00DC7D06">
        <w:rPr>
          <w:rFonts w:ascii="Cambria Math" w:hAnsi="Cambria Math" w:cs="Cambria Math"/>
          <w:lang w:val="en-US"/>
        </w:rPr>
        <w:t>‑</w:t>
      </w:r>
      <w:r w:rsidRPr="00DC7D06">
        <w:rPr>
          <w:lang w:val="en-US"/>
        </w:rPr>
        <w:t xml:space="preserve">based job </w:t>
      </w:r>
      <w:proofErr w:type="spellStart"/>
      <w:r w:rsidRPr="00DC7D06">
        <w:rPr>
          <w:lang w:val="en-US"/>
        </w:rPr>
        <w:t>executie</w:t>
      </w:r>
      <w:proofErr w:type="spellEnd"/>
      <w:r w:rsidRPr="00DC7D06">
        <w:rPr>
          <w:lang w:val="en-US"/>
        </w:rPr>
        <w:t xml:space="preserve"> of asset</w:t>
      </w:r>
      <w:r w:rsidRPr="00DC7D06">
        <w:rPr>
          <w:rFonts w:ascii="Cambria Math" w:hAnsi="Cambria Math" w:cs="Cambria Math"/>
          <w:lang w:val="en-US"/>
        </w:rPr>
        <w:t>‑</w:t>
      </w:r>
      <w:r w:rsidR="002E6A8E" w:rsidRPr="00DC7D06">
        <w:rPr>
          <w:lang w:val="en-US"/>
        </w:rPr>
        <w:t>orchestration</w:t>
      </w:r>
    </w:p>
    <w:p w14:paraId="37FC88B2" w14:textId="77777777" w:rsidR="00515783" w:rsidRPr="00DC7D06" w:rsidRDefault="00515783" w:rsidP="00515783">
      <w:pPr>
        <w:rPr>
          <w:lang w:val="en-US"/>
        </w:rPr>
      </w:pPr>
    </w:p>
    <w:p w14:paraId="3322F587" w14:textId="77777777" w:rsidR="00515783" w:rsidRPr="00BF5845" w:rsidRDefault="00515783" w:rsidP="00515783">
      <w:pPr>
        <w:rPr>
          <w:i/>
          <w:iCs/>
        </w:rPr>
      </w:pPr>
      <w:r w:rsidRPr="00BF5845">
        <w:rPr>
          <w:i/>
          <w:iCs/>
        </w:rPr>
        <w:t>Waarom niet gekozen:</w:t>
      </w:r>
    </w:p>
    <w:p w14:paraId="59327D66" w14:textId="3E59E3EC" w:rsidR="00515783" w:rsidRPr="00BF5845" w:rsidDel="00BF606B" w:rsidRDefault="00515783">
      <w:pPr>
        <w:pStyle w:val="Lijstalinea"/>
        <w:numPr>
          <w:ilvl w:val="0"/>
          <w:numId w:val="43"/>
        </w:numPr>
        <w:rPr>
          <w:del w:id="2664" w:author="Peter Jansen" w:date="2026-02-24T08:41:00Z" w16du:dateUtc="2026-02-24T07:41:00Z"/>
        </w:rPr>
      </w:pPr>
      <w:r w:rsidRPr="00BF5845">
        <w:t>Past niet bij data</w:t>
      </w:r>
      <w:r w:rsidRPr="00BF606B">
        <w:rPr>
          <w:rFonts w:ascii="Cambria Math" w:hAnsi="Cambria Math" w:cs="Cambria Math"/>
        </w:rPr>
        <w:t>‑</w:t>
      </w:r>
      <w:r w:rsidRPr="00BF5845">
        <w:t xml:space="preserve">engineering en </w:t>
      </w:r>
      <w:r w:rsidR="002E6A8E" w:rsidRPr="00BF5845">
        <w:t>orkestratie</w:t>
      </w:r>
      <w:r w:rsidRPr="00BF606B">
        <w:rPr>
          <w:rFonts w:ascii="Cambria Math" w:hAnsi="Cambria Math" w:cs="Cambria Math"/>
        </w:rPr>
        <w:t>‑</w:t>
      </w:r>
      <w:r w:rsidRPr="00BF5845">
        <w:t>oplossingen; niet ontworpen voor Dagster</w:t>
      </w:r>
      <w:r w:rsidRPr="00BF606B">
        <w:rPr>
          <w:rFonts w:ascii="Cambria Math" w:hAnsi="Cambria Math" w:cs="Cambria Math"/>
        </w:rPr>
        <w:t>‑</w:t>
      </w:r>
      <w:r w:rsidRPr="00BF5845">
        <w:t xml:space="preserve">achtige </w:t>
      </w:r>
      <w:proofErr w:type="spellStart"/>
      <w:r w:rsidRPr="00BF5845">
        <w:t>workloads</w:t>
      </w:r>
      <w:proofErr w:type="spellEnd"/>
      <w:r w:rsidRPr="00BF5845">
        <w:t>.</w:t>
      </w:r>
    </w:p>
    <w:p w14:paraId="6675FA5A" w14:textId="77777777" w:rsidR="002E6A8E" w:rsidRPr="00BF5845" w:rsidRDefault="002E6A8E">
      <w:pPr>
        <w:numPr>
          <w:ilvl w:val="0"/>
          <w:numId w:val="43"/>
        </w:numPr>
        <w:pPrChange w:id="2665" w:author="Peter Jansen" w:date="2026-02-24T08:41:00Z" w16du:dateUtc="2026-02-24T07:41:00Z">
          <w:pPr/>
        </w:pPrChange>
      </w:pPr>
    </w:p>
    <w:p w14:paraId="014BBCEE" w14:textId="1B1BABF9" w:rsidR="002E6A8E" w:rsidRPr="00BF5845" w:rsidDel="00BF606B" w:rsidRDefault="002E6A8E">
      <w:pPr>
        <w:rPr>
          <w:del w:id="2666" w:author="Peter Jansen" w:date="2026-02-24T08:41:00Z" w16du:dateUtc="2026-02-24T07:41:00Z"/>
          <w:rFonts w:eastAsiaTheme="majorEastAsia" w:cstheme="majorBidi"/>
          <w:b/>
          <w:color w:val="3C4491"/>
          <w:szCs w:val="26"/>
        </w:rPr>
      </w:pPr>
      <w:r w:rsidRPr="00BF5845">
        <w:br w:type="page"/>
      </w:r>
    </w:p>
    <w:p w14:paraId="3AC76C7F" w14:textId="29F49306" w:rsidR="00FB54C8" w:rsidRDefault="704BF70D" w:rsidP="00F12698">
      <w:pPr>
        <w:pStyle w:val="Kop2"/>
        <w:rPr>
          <w:ins w:id="2667" w:author="Peter Jansen" w:date="2026-02-17T11:49:00Z" w16du:dateUtc="2026-02-17T10:49:00Z"/>
          <w:rFonts w:eastAsia="Times New Roman"/>
        </w:rPr>
      </w:pPr>
      <w:del w:id="2668" w:author="Peter Jansen" w:date="2026-02-24T08:41:00Z" w16du:dateUtc="2026-02-24T07:41:00Z">
        <w:r w:rsidRPr="00BF5845" w:rsidDel="00BF606B">
          <w:lastRenderedPageBreak/>
          <w:delText>ADR-000</w:delText>
        </w:r>
        <w:r w:rsidR="70408EE8" w:rsidRPr="00BF5845" w:rsidDel="00BF606B">
          <w:delText>4</w:delText>
        </w:r>
        <w:r w:rsidRPr="00BF5845" w:rsidDel="00BF606B">
          <w:delText xml:space="preserve"> Keuze voor Azure Devops </w:delText>
        </w:r>
      </w:del>
      <w:del w:id="2669" w:author="Peter Jansen" w:date="2026-02-17T11:39:00Z" w16du:dateUtc="2026-02-17T10:39:00Z">
        <w:r w:rsidRPr="00BF5845" w:rsidDel="000F519A">
          <w:delText>/</w:delText>
        </w:r>
      </w:del>
      <w:del w:id="2670" w:author="Peter Jansen" w:date="2026-02-24T08:41:00Z" w16du:dateUtc="2026-02-24T07:41:00Z">
        <w:r w:rsidRPr="00BF5845" w:rsidDel="00BF606B">
          <w:delText xml:space="preserve"> </w:delText>
        </w:r>
        <w:commentRangeStart w:id="2671"/>
        <w:commentRangeStart w:id="2672"/>
        <w:r w:rsidRPr="00BF5845" w:rsidDel="00BF606B">
          <w:delText>Github enterprise</w:delText>
        </w:r>
        <w:commentRangeEnd w:id="2671"/>
        <w:r w:rsidRPr="00BF5845" w:rsidDel="00BF606B">
          <w:rPr>
            <w:rStyle w:val="Verwijzingopmerking"/>
            <w:sz w:val="22"/>
            <w:szCs w:val="26"/>
          </w:rPr>
          <w:commentReference w:id="2671"/>
        </w:r>
        <w:commentRangeEnd w:id="2672"/>
        <w:r w:rsidRPr="00BF5845">
          <w:rPr>
            <w:rStyle w:val="Verwijzingopmerking"/>
            <w:sz w:val="22"/>
            <w:szCs w:val="26"/>
          </w:rPr>
          <w:commentReference w:id="2672"/>
        </w:r>
        <w:r w:rsidRPr="00BF5845" w:rsidDel="00BF606B">
          <w:delText xml:space="preserve"> voor </w:delText>
        </w:r>
        <w:r w:rsidR="70408EE8" w:rsidRPr="00BF5845" w:rsidDel="00BF606B">
          <w:delText>als CI/CD platform</w:delText>
        </w:r>
      </w:del>
      <w:bookmarkStart w:id="2673" w:name="_Toc225262674"/>
      <w:ins w:id="2674" w:author="Peter Jansen" w:date="2026-02-17T11:44:00Z" w16du:dateUtc="2026-02-17T10:44:00Z">
        <w:r w:rsidR="00A61EFA">
          <w:rPr>
            <w:rFonts w:eastAsia="Times New Roman"/>
          </w:rPr>
          <w:t xml:space="preserve">ADR-0004 Keuze voor </w:t>
        </w:r>
        <w:proofErr w:type="spellStart"/>
        <w:r w:rsidR="00A61EFA">
          <w:rPr>
            <w:rFonts w:eastAsia="Times New Roman"/>
          </w:rPr>
          <w:t>Azure</w:t>
        </w:r>
        <w:proofErr w:type="spellEnd"/>
        <w:r w:rsidR="00A61EFA">
          <w:rPr>
            <w:rFonts w:eastAsia="Times New Roman"/>
          </w:rPr>
          <w:t xml:space="preserve"> </w:t>
        </w:r>
        <w:proofErr w:type="spellStart"/>
        <w:r w:rsidR="00A61EFA">
          <w:rPr>
            <w:rFonts w:eastAsia="Times New Roman"/>
          </w:rPr>
          <w:t>DevOps</w:t>
        </w:r>
        <w:proofErr w:type="spellEnd"/>
        <w:r w:rsidR="00A61EFA">
          <w:rPr>
            <w:rFonts w:eastAsia="Times New Roman"/>
          </w:rPr>
          <w:t xml:space="preserve"> of </w:t>
        </w:r>
        <w:proofErr w:type="spellStart"/>
        <w:r w:rsidR="00A61EFA">
          <w:rPr>
            <w:rFonts w:eastAsia="Times New Roman"/>
          </w:rPr>
          <w:t>Github</w:t>
        </w:r>
        <w:proofErr w:type="spellEnd"/>
        <w:r w:rsidR="00A61EFA">
          <w:rPr>
            <w:rFonts w:eastAsia="Times New Roman"/>
          </w:rPr>
          <w:t xml:space="preserve"> </w:t>
        </w:r>
        <w:commentRangeStart w:id="2675"/>
        <w:r w:rsidR="00A61EFA">
          <w:rPr>
            <w:rFonts w:eastAsia="Times New Roman"/>
          </w:rPr>
          <w:t>Enterprise</w:t>
        </w:r>
      </w:ins>
      <w:bookmarkEnd w:id="2673"/>
      <w:commentRangeEnd w:id="2675"/>
      <w:r w:rsidR="00E731A7">
        <w:rPr>
          <w:rStyle w:val="Verwijzingopmerking"/>
          <w:rFonts w:eastAsia="Times New Roman"/>
          <w:sz w:val="22"/>
          <w:szCs w:val="26"/>
        </w:rPr>
        <w:commentReference w:id="2675"/>
      </w:r>
    </w:p>
    <w:p w14:paraId="078A8E15" w14:textId="776B2EA6" w:rsidR="00B91147" w:rsidRPr="00BF5845" w:rsidRDefault="00B91147" w:rsidP="00B91147">
      <w:pPr>
        <w:rPr>
          <w:ins w:id="2676" w:author="Peter Jansen" w:date="2026-02-24T13:25:00Z" w16du:dateUtc="2026-02-24T12:25:00Z"/>
        </w:rPr>
      </w:pPr>
      <w:ins w:id="2677" w:author="Peter Jansen" w:date="2026-02-24T13:25:00Z" w16du:dateUtc="2026-02-24T12:25:00Z">
        <w:r w:rsidRPr="00BF5845">
          <w:rPr>
            <w:rStyle w:val="Zwaar"/>
          </w:rPr>
          <w:t>Status</w:t>
        </w:r>
        <w:r>
          <w:rPr>
            <w:rStyle w:val="Zwaar"/>
          </w:rPr>
          <w:t>: Geaccepteerd</w:t>
        </w:r>
        <w:r w:rsidRPr="00BF5845">
          <w:t xml:space="preserve"> </w:t>
        </w:r>
      </w:ins>
    </w:p>
    <w:p w14:paraId="69795D32" w14:textId="28D308E1" w:rsidR="00B91147" w:rsidRPr="00BF5845" w:rsidRDefault="00B91147" w:rsidP="00B91147">
      <w:pPr>
        <w:rPr>
          <w:ins w:id="2678" w:author="Peter Jansen" w:date="2026-02-24T13:25:00Z" w16du:dateUtc="2026-02-24T12:25:00Z"/>
        </w:rPr>
      </w:pPr>
      <w:ins w:id="2679" w:author="Peter Jansen" w:date="2026-02-24T13:25:00Z" w16du:dateUtc="2026-02-24T12:25:00Z">
        <w:r w:rsidRPr="00BF5845">
          <w:rPr>
            <w:b/>
            <w:bCs/>
          </w:rPr>
          <w:t>Datum besluit:</w:t>
        </w:r>
        <w:r w:rsidRPr="00BF5845">
          <w:t xml:space="preserve"> 2026-</w:t>
        </w:r>
      </w:ins>
      <w:ins w:id="2680" w:author="Peter Jansen" w:date="2026-02-24T13:26:00Z" w16du:dateUtc="2026-02-24T12:26:00Z">
        <w:r w:rsidR="00DA3FFA">
          <w:t>02-18</w:t>
        </w:r>
      </w:ins>
    </w:p>
    <w:p w14:paraId="6FF92F63" w14:textId="77777777" w:rsidR="00B91147" w:rsidRPr="00BF5845" w:rsidRDefault="00B91147" w:rsidP="00B91147">
      <w:pPr>
        <w:rPr>
          <w:ins w:id="2681" w:author="Peter Jansen" w:date="2026-02-24T13:25:00Z" w16du:dateUtc="2026-02-24T12:25:00Z"/>
        </w:rPr>
      </w:pPr>
      <w:ins w:id="2682" w:author="Peter Jansen" w:date="2026-02-24T13:25:00Z" w16du:dateUtc="2026-02-24T12:25:00Z">
        <w:r w:rsidRPr="00BF5845">
          <w:rPr>
            <w:rStyle w:val="Zwaar"/>
          </w:rPr>
          <w:t xml:space="preserve">Eigenaar: </w:t>
        </w:r>
        <w:r w:rsidRPr="00BF5845">
          <w:t>Projectteam ETL-Vervanging</w:t>
        </w:r>
      </w:ins>
    </w:p>
    <w:p w14:paraId="26E26594" w14:textId="77777777" w:rsidR="00A476DC" w:rsidRPr="00A476DC" w:rsidRDefault="00A476DC">
      <w:pPr>
        <w:rPr>
          <w:ins w:id="2683" w:author="Peter Jansen" w:date="2026-02-17T11:46:00Z" w16du:dateUtc="2026-02-17T10:46:00Z"/>
          <w:rPrChange w:id="2684" w:author="Peter Jansen" w:date="2026-02-17T11:49:00Z" w16du:dateUtc="2026-02-17T10:49:00Z">
            <w:rPr>
              <w:ins w:id="2685" w:author="Peter Jansen" w:date="2026-02-17T11:46:00Z" w16du:dateUtc="2026-02-17T10:46:00Z"/>
              <w:rFonts w:eastAsia="Times New Roman"/>
            </w:rPr>
          </w:rPrChange>
        </w:rPr>
        <w:pPrChange w:id="2686" w:author="Peter Jansen" w:date="2026-02-17T11:49:00Z" w16du:dateUtc="2026-02-17T10:49:00Z">
          <w:pPr>
            <w:pStyle w:val="Kop2"/>
          </w:pPr>
        </w:pPrChange>
      </w:pPr>
    </w:p>
    <w:p w14:paraId="646B5870" w14:textId="1ABA7581" w:rsidR="00BE22C0" w:rsidRDefault="00A476DC" w:rsidP="00BE22C0">
      <w:pPr>
        <w:rPr>
          <w:ins w:id="2687" w:author="Peter Jansen" w:date="2026-02-17T11:49:00Z" w16du:dateUtc="2026-02-17T10:49:00Z"/>
          <w:rStyle w:val="Zwaar"/>
        </w:rPr>
      </w:pPr>
      <w:ins w:id="2688" w:author="Peter Jansen" w:date="2026-02-17T11:49:00Z" w16du:dateUtc="2026-02-17T10:49:00Z">
        <w:r w:rsidRPr="00A476DC">
          <w:rPr>
            <w:rStyle w:val="Zwaar"/>
            <w:rPrChange w:id="2689" w:author="Peter Jansen" w:date="2026-02-17T11:49:00Z" w16du:dateUtc="2026-02-17T10:49:00Z">
              <w:rPr/>
            </w:rPrChange>
          </w:rPr>
          <w:t>Issue</w:t>
        </w:r>
      </w:ins>
    </w:p>
    <w:p w14:paraId="26BD4755" w14:textId="24EC991D" w:rsidR="00A476DC" w:rsidRPr="00A476DC" w:rsidRDefault="00D12304">
      <w:pPr>
        <w:spacing w:line="256" w:lineRule="auto"/>
        <w:rPr>
          <w:ins w:id="2690" w:author="Peter Jansen" w:date="2026-02-17T11:49:00Z" w16du:dateUtc="2026-02-17T10:49:00Z"/>
          <w:rFonts w:eastAsia="Times New Roman"/>
          <w:rPrChange w:id="2691" w:author="Peter Jansen" w:date="2026-02-17T11:49:00Z" w16du:dateUtc="2026-02-17T10:49:00Z">
            <w:rPr>
              <w:ins w:id="2692" w:author="Peter Jansen" w:date="2026-02-17T11:49:00Z" w16du:dateUtc="2026-02-17T10:49:00Z"/>
            </w:rPr>
          </w:rPrChange>
        </w:rPr>
        <w:pPrChange w:id="2693" w:author="Peter Jansen" w:date="2026-02-17T11:49:00Z" w16du:dateUtc="2026-02-17T10:49:00Z">
          <w:pPr>
            <w:pStyle w:val="Lijstalinea"/>
            <w:numPr>
              <w:numId w:val="158"/>
            </w:numPr>
            <w:spacing w:line="256" w:lineRule="auto"/>
            <w:ind w:hanging="360"/>
          </w:pPr>
        </w:pPrChange>
      </w:pPr>
      <w:ins w:id="2694" w:author="Peter Jansen" w:date="2026-02-17T11:49:00Z" w16du:dateUtc="2026-02-17T10:49:00Z">
        <w:r>
          <w:rPr>
            <w:rFonts w:eastAsia="Times New Roman"/>
          </w:rPr>
          <w:t>Bin</w:t>
        </w:r>
      </w:ins>
      <w:ins w:id="2695" w:author="Peter Jansen" w:date="2026-02-17T11:50:00Z" w16du:dateUtc="2026-02-17T10:50:00Z">
        <w:r>
          <w:rPr>
            <w:rFonts w:eastAsia="Times New Roman"/>
          </w:rPr>
          <w:t xml:space="preserve">nen DHD wordt </w:t>
        </w:r>
        <w:r w:rsidR="0046225D">
          <w:rPr>
            <w:rFonts w:eastAsia="Times New Roman"/>
          </w:rPr>
          <w:t xml:space="preserve">zowel gebruik gemaakt van </w:t>
        </w:r>
        <w:proofErr w:type="spellStart"/>
        <w:r w:rsidR="0046225D">
          <w:rPr>
            <w:rFonts w:eastAsia="Times New Roman"/>
          </w:rPr>
          <w:t>Azure</w:t>
        </w:r>
        <w:proofErr w:type="spellEnd"/>
        <w:r w:rsidR="0046225D">
          <w:rPr>
            <w:rFonts w:eastAsia="Times New Roman"/>
          </w:rPr>
          <w:t xml:space="preserve"> </w:t>
        </w:r>
        <w:proofErr w:type="spellStart"/>
        <w:r w:rsidR="0046225D">
          <w:rPr>
            <w:rFonts w:eastAsia="Times New Roman"/>
          </w:rPr>
          <w:t>DevOps</w:t>
        </w:r>
        <w:proofErr w:type="spellEnd"/>
        <w:r w:rsidR="0046225D">
          <w:rPr>
            <w:rFonts w:eastAsia="Times New Roman"/>
          </w:rPr>
          <w:t xml:space="preserve"> als </w:t>
        </w:r>
      </w:ins>
      <w:proofErr w:type="spellStart"/>
      <w:ins w:id="2696" w:author="Peter Jansen" w:date="2026-02-17T11:49:00Z" w16du:dateUtc="2026-02-17T10:49:00Z">
        <w:r w:rsidR="00A476DC" w:rsidRPr="00A476DC">
          <w:rPr>
            <w:rFonts w:eastAsia="Times New Roman"/>
            <w:rPrChange w:id="2697" w:author="Peter Jansen" w:date="2026-02-17T11:49:00Z" w16du:dateUtc="2026-02-17T10:49:00Z">
              <w:rPr/>
            </w:rPrChange>
          </w:rPr>
          <w:t>Github</w:t>
        </w:r>
        <w:proofErr w:type="spellEnd"/>
        <w:r w:rsidR="00A476DC" w:rsidRPr="00A476DC">
          <w:rPr>
            <w:rFonts w:eastAsia="Times New Roman"/>
            <w:rPrChange w:id="2698" w:author="Peter Jansen" w:date="2026-02-17T11:49:00Z" w16du:dateUtc="2026-02-17T10:49:00Z">
              <w:rPr/>
            </w:rPrChange>
          </w:rPr>
          <w:t xml:space="preserve"> Enterprise</w:t>
        </w:r>
      </w:ins>
      <w:ins w:id="2699" w:author="Peter Jansen" w:date="2026-02-17T11:50:00Z" w16du:dateUtc="2026-02-17T10:50:00Z">
        <w:r w:rsidR="0046225D">
          <w:rPr>
            <w:rFonts w:eastAsia="Times New Roman"/>
          </w:rPr>
          <w:t xml:space="preserve">. Het gebruik van </w:t>
        </w:r>
        <w:proofErr w:type="spellStart"/>
        <w:r w:rsidR="0046225D">
          <w:rPr>
            <w:rFonts w:eastAsia="Times New Roman"/>
          </w:rPr>
          <w:t>Github</w:t>
        </w:r>
        <w:proofErr w:type="spellEnd"/>
        <w:r w:rsidR="0046225D">
          <w:rPr>
            <w:rFonts w:eastAsia="Times New Roman"/>
          </w:rPr>
          <w:t xml:space="preserve"> En</w:t>
        </w:r>
      </w:ins>
      <w:ins w:id="2700" w:author="Peter Jansen" w:date="2026-02-17T11:51:00Z" w16du:dateUtc="2026-02-17T10:51:00Z">
        <w:r w:rsidR="0046225D">
          <w:rPr>
            <w:rFonts w:eastAsia="Times New Roman"/>
          </w:rPr>
          <w:t>ter</w:t>
        </w:r>
        <w:r w:rsidR="00C72938">
          <w:rPr>
            <w:rFonts w:eastAsia="Times New Roman"/>
          </w:rPr>
          <w:t>prise</w:t>
        </w:r>
      </w:ins>
      <w:ins w:id="2701" w:author="Peter Jansen" w:date="2026-02-17T11:49:00Z" w16du:dateUtc="2026-02-17T10:49:00Z">
        <w:r w:rsidR="00A476DC" w:rsidRPr="00A476DC">
          <w:rPr>
            <w:rFonts w:eastAsia="Times New Roman"/>
            <w:rPrChange w:id="2702" w:author="Peter Jansen" w:date="2026-02-17T11:49:00Z" w16du:dateUtc="2026-02-17T10:49:00Z">
              <w:rPr/>
            </w:rPrChange>
          </w:rPr>
          <w:t xml:space="preserve"> zou meer synergie opleveren met het </w:t>
        </w:r>
        <w:proofErr w:type="spellStart"/>
        <w:r w:rsidR="00A476DC" w:rsidRPr="00A476DC">
          <w:rPr>
            <w:rFonts w:eastAsia="Times New Roman"/>
            <w:rPrChange w:id="2703" w:author="Peter Jansen" w:date="2026-02-17T11:49:00Z" w16du:dateUtc="2026-02-17T10:49:00Z">
              <w:rPr/>
            </w:rPrChange>
          </w:rPr>
          <w:t>Plugin</w:t>
        </w:r>
        <w:proofErr w:type="spellEnd"/>
        <w:r w:rsidR="00A476DC" w:rsidRPr="00A476DC">
          <w:rPr>
            <w:rFonts w:eastAsia="Times New Roman"/>
            <w:rPrChange w:id="2704" w:author="Peter Jansen" w:date="2026-02-17T11:49:00Z" w16du:dateUtc="2026-02-17T10:49:00Z">
              <w:rPr/>
            </w:rPrChange>
          </w:rPr>
          <w:t xml:space="preserve"> team</w:t>
        </w:r>
      </w:ins>
      <w:ins w:id="2705" w:author="Peter Jansen" w:date="2026-02-17T11:51:00Z" w16du:dateUtc="2026-02-17T10:51:00Z">
        <w:r w:rsidR="00464743">
          <w:rPr>
            <w:rFonts w:eastAsia="Times New Roman"/>
          </w:rPr>
          <w:t xml:space="preserve">. </w:t>
        </w:r>
        <w:proofErr w:type="spellStart"/>
        <w:r w:rsidR="00464743">
          <w:rPr>
            <w:rFonts w:eastAsia="Times New Roman"/>
          </w:rPr>
          <w:t>Azure</w:t>
        </w:r>
        <w:proofErr w:type="spellEnd"/>
        <w:r w:rsidR="00464743">
          <w:rPr>
            <w:rFonts w:eastAsia="Times New Roman"/>
          </w:rPr>
          <w:t xml:space="preserve"> </w:t>
        </w:r>
        <w:proofErr w:type="spellStart"/>
        <w:r w:rsidR="00464743">
          <w:rPr>
            <w:rFonts w:eastAsia="Times New Roman"/>
          </w:rPr>
          <w:t>DevOps</w:t>
        </w:r>
        <w:proofErr w:type="spellEnd"/>
        <w:r w:rsidR="00464743">
          <w:rPr>
            <w:rFonts w:eastAsia="Times New Roman"/>
          </w:rPr>
          <w:t xml:space="preserve"> is echter de standaard</w:t>
        </w:r>
        <w:r w:rsidR="00BD5275">
          <w:rPr>
            <w:rFonts w:eastAsia="Times New Roman"/>
          </w:rPr>
          <w:t>.</w:t>
        </w:r>
      </w:ins>
    </w:p>
    <w:p w14:paraId="3B7E8CFC" w14:textId="77777777" w:rsidR="00A476DC" w:rsidRPr="00A476DC" w:rsidRDefault="00A476DC" w:rsidP="00BE22C0">
      <w:pPr>
        <w:rPr>
          <w:ins w:id="2706" w:author="Peter Jansen" w:date="2026-02-17T11:47:00Z" w16du:dateUtc="2026-02-17T10:47:00Z"/>
          <w:rStyle w:val="Zwaar"/>
          <w:rPrChange w:id="2707" w:author="Peter Jansen" w:date="2026-02-17T11:49:00Z" w16du:dateUtc="2026-02-17T10:49:00Z">
            <w:rPr>
              <w:ins w:id="2708" w:author="Peter Jansen" w:date="2026-02-17T11:47:00Z" w16du:dateUtc="2026-02-17T10:47:00Z"/>
            </w:rPr>
          </w:rPrChange>
        </w:rPr>
      </w:pPr>
    </w:p>
    <w:p w14:paraId="2F9B7849" w14:textId="32CF183C" w:rsidR="00BE22C0" w:rsidRPr="00384AB9" w:rsidRDefault="00BE22C0">
      <w:pPr>
        <w:rPr>
          <w:ins w:id="2709" w:author="Peter Jansen" w:date="2026-02-17T11:45:00Z" w16du:dateUtc="2026-02-17T10:45:00Z"/>
          <w:rStyle w:val="Zwaar"/>
          <w:rPrChange w:id="2710" w:author="Peter Jansen" w:date="2026-02-17T11:48:00Z" w16du:dateUtc="2026-02-17T10:48:00Z">
            <w:rPr>
              <w:ins w:id="2711" w:author="Peter Jansen" w:date="2026-02-17T11:45:00Z" w16du:dateUtc="2026-02-17T10:45:00Z"/>
              <w:rFonts w:eastAsia="Times New Roman"/>
            </w:rPr>
          </w:rPrChange>
        </w:rPr>
        <w:pPrChange w:id="2712" w:author="Peter Jansen" w:date="2026-02-17T11:46:00Z" w16du:dateUtc="2026-02-17T10:46:00Z">
          <w:pPr>
            <w:pStyle w:val="Kop2"/>
          </w:pPr>
        </w:pPrChange>
      </w:pPr>
      <w:ins w:id="2713" w:author="Peter Jansen" w:date="2026-02-17T11:47:00Z" w16du:dateUtc="2026-02-17T10:47:00Z">
        <w:r w:rsidRPr="00384AB9">
          <w:rPr>
            <w:rStyle w:val="Zwaar"/>
            <w:rPrChange w:id="2714" w:author="Peter Jansen" w:date="2026-02-17T11:48:00Z" w16du:dateUtc="2026-02-17T10:48:00Z">
              <w:rPr>
                <w:b w:val="0"/>
              </w:rPr>
            </w:rPrChange>
          </w:rPr>
          <w:t>Gekozen optie</w:t>
        </w:r>
        <w:r w:rsidR="00384AB9" w:rsidRPr="00384AB9">
          <w:rPr>
            <w:rStyle w:val="Zwaar"/>
            <w:rPrChange w:id="2715" w:author="Peter Jansen" w:date="2026-02-17T11:48:00Z" w16du:dateUtc="2026-02-17T10:48:00Z">
              <w:rPr>
                <w:b w:val="0"/>
              </w:rPr>
            </w:rPrChange>
          </w:rPr>
          <w:t>:</w:t>
        </w:r>
        <w:r w:rsidRPr="00384AB9">
          <w:rPr>
            <w:rStyle w:val="Zwaar"/>
            <w:rPrChange w:id="2716" w:author="Peter Jansen" w:date="2026-02-17T11:48:00Z" w16du:dateUtc="2026-02-17T10:48:00Z">
              <w:rPr>
                <w:b w:val="0"/>
              </w:rPr>
            </w:rPrChange>
          </w:rPr>
          <w:t xml:space="preserve"> </w:t>
        </w:r>
        <w:proofErr w:type="spellStart"/>
        <w:r w:rsidR="00D57490" w:rsidRPr="00384AB9">
          <w:rPr>
            <w:rStyle w:val="Zwaar"/>
            <w:rPrChange w:id="2717" w:author="Peter Jansen" w:date="2026-02-17T11:48:00Z" w16du:dateUtc="2026-02-17T10:48:00Z">
              <w:rPr>
                <w:b w:val="0"/>
              </w:rPr>
            </w:rPrChange>
          </w:rPr>
          <w:t>Azure</w:t>
        </w:r>
        <w:proofErr w:type="spellEnd"/>
        <w:r w:rsidR="00D57490" w:rsidRPr="00384AB9">
          <w:rPr>
            <w:rStyle w:val="Zwaar"/>
            <w:rPrChange w:id="2718" w:author="Peter Jansen" w:date="2026-02-17T11:48:00Z" w16du:dateUtc="2026-02-17T10:48:00Z">
              <w:rPr>
                <w:b w:val="0"/>
              </w:rPr>
            </w:rPrChange>
          </w:rPr>
          <w:t xml:space="preserve"> </w:t>
        </w:r>
        <w:proofErr w:type="spellStart"/>
        <w:r w:rsidR="00D57490" w:rsidRPr="00384AB9">
          <w:rPr>
            <w:rStyle w:val="Zwaar"/>
            <w:rPrChange w:id="2719" w:author="Peter Jansen" w:date="2026-02-17T11:48:00Z" w16du:dateUtc="2026-02-17T10:48:00Z">
              <w:rPr>
                <w:b w:val="0"/>
              </w:rPr>
            </w:rPrChange>
          </w:rPr>
          <w:t>DevOps</w:t>
        </w:r>
      </w:ins>
      <w:proofErr w:type="spellEnd"/>
    </w:p>
    <w:p w14:paraId="4CCAED06" w14:textId="281CA288" w:rsidR="00A61EFA" w:rsidRDefault="00A61EFA">
      <w:pPr>
        <w:rPr>
          <w:ins w:id="2720" w:author="Peter Jansen" w:date="2026-02-17T11:44:00Z" w16du:dateUtc="2026-02-17T10:44:00Z"/>
          <w:rFonts w:eastAsiaTheme="minorEastAsia"/>
        </w:rPr>
      </w:pPr>
      <w:proofErr w:type="spellStart"/>
      <w:ins w:id="2721" w:author="Peter Jansen" w:date="2026-02-17T11:44:00Z" w16du:dateUtc="2026-02-17T10:44:00Z">
        <w:r>
          <w:t>Azure</w:t>
        </w:r>
        <w:proofErr w:type="spellEnd"/>
        <w:r>
          <w:t xml:space="preserve"> </w:t>
        </w:r>
        <w:proofErr w:type="spellStart"/>
        <w:r>
          <w:t>DevOps</w:t>
        </w:r>
        <w:proofErr w:type="spellEnd"/>
        <w:r>
          <w:t xml:space="preserve"> is gekozen als het CI/CD platform.</w:t>
        </w:r>
      </w:ins>
    </w:p>
    <w:p w14:paraId="1FF3E635" w14:textId="77777777" w:rsidR="00A61EFA" w:rsidRPr="00384AB9" w:rsidRDefault="00A61EFA">
      <w:pPr>
        <w:pStyle w:val="Lijstalinea"/>
        <w:numPr>
          <w:ilvl w:val="0"/>
          <w:numId w:val="158"/>
        </w:numPr>
        <w:spacing w:line="256" w:lineRule="auto"/>
        <w:rPr>
          <w:ins w:id="2722" w:author="Peter Jansen" w:date="2026-02-17T11:44:00Z" w16du:dateUtc="2026-02-17T10:44:00Z"/>
          <w:rFonts w:eastAsia="Times New Roman"/>
          <w:rPrChange w:id="2723" w:author="Peter Jansen" w:date="2026-02-17T11:48:00Z" w16du:dateUtc="2026-02-17T10:48:00Z">
            <w:rPr>
              <w:ins w:id="2724" w:author="Peter Jansen" w:date="2026-02-17T11:44:00Z" w16du:dateUtc="2026-02-17T10:44:00Z"/>
            </w:rPr>
          </w:rPrChange>
        </w:rPr>
        <w:pPrChange w:id="2725" w:author="Peter Jansen" w:date="2026-02-17T11:48:00Z" w16du:dateUtc="2026-02-17T10:48:00Z">
          <w:pPr>
            <w:pStyle w:val="Lijstalinea"/>
            <w:numPr>
              <w:numId w:val="1"/>
            </w:numPr>
            <w:ind w:left="1440" w:hanging="360"/>
          </w:pPr>
        </w:pPrChange>
      </w:pPr>
      <w:proofErr w:type="spellStart"/>
      <w:ins w:id="2726" w:author="Peter Jansen" w:date="2026-02-17T11:44:00Z" w16du:dateUtc="2026-02-17T10:44:00Z">
        <w:r w:rsidRPr="00384AB9">
          <w:rPr>
            <w:rFonts w:eastAsia="Times New Roman"/>
            <w:rPrChange w:id="2727" w:author="Peter Jansen" w:date="2026-02-17T11:48:00Z" w16du:dateUtc="2026-02-17T10:48:00Z">
              <w:rPr/>
            </w:rPrChange>
          </w:rPr>
          <w:t>Azure</w:t>
        </w:r>
        <w:proofErr w:type="spellEnd"/>
        <w:r w:rsidRPr="00384AB9">
          <w:rPr>
            <w:rFonts w:eastAsia="Times New Roman"/>
            <w:rPrChange w:id="2728" w:author="Peter Jansen" w:date="2026-02-17T11:48:00Z" w16du:dateUtc="2026-02-17T10:48:00Z">
              <w:rPr/>
            </w:rPrChange>
          </w:rPr>
          <w:t xml:space="preserve"> </w:t>
        </w:r>
        <w:proofErr w:type="spellStart"/>
        <w:r w:rsidRPr="00384AB9">
          <w:rPr>
            <w:rFonts w:eastAsia="Times New Roman"/>
            <w:rPrChange w:id="2729" w:author="Peter Jansen" w:date="2026-02-17T11:48:00Z" w16du:dateUtc="2026-02-17T10:48:00Z">
              <w:rPr/>
            </w:rPrChange>
          </w:rPr>
          <w:t>DevOps</w:t>
        </w:r>
        <w:proofErr w:type="spellEnd"/>
        <w:r w:rsidRPr="00384AB9">
          <w:rPr>
            <w:rFonts w:eastAsia="Times New Roman"/>
            <w:rPrChange w:id="2730" w:author="Peter Jansen" w:date="2026-02-17T11:48:00Z" w16du:dateUtc="2026-02-17T10:48:00Z">
              <w:rPr/>
            </w:rPrChange>
          </w:rPr>
          <w:t xml:space="preserve"> is de standaard binnen DHD, waardoor integratie met bestaande processen en ondersteuning optimaal is.</w:t>
        </w:r>
      </w:ins>
    </w:p>
    <w:p w14:paraId="47A66F8E" w14:textId="77777777" w:rsidR="00A61EFA" w:rsidRPr="00384AB9" w:rsidRDefault="00A61EFA">
      <w:pPr>
        <w:pStyle w:val="Lijstalinea"/>
        <w:numPr>
          <w:ilvl w:val="0"/>
          <w:numId w:val="158"/>
        </w:numPr>
        <w:spacing w:line="256" w:lineRule="auto"/>
        <w:rPr>
          <w:ins w:id="2731" w:author="Peter Jansen" w:date="2026-02-17T11:47:00Z" w16du:dateUtc="2026-02-17T10:47:00Z"/>
          <w:rFonts w:eastAsia="Times New Roman"/>
          <w:rPrChange w:id="2732" w:author="Peter Jansen" w:date="2026-02-17T11:48:00Z" w16du:dateUtc="2026-02-17T10:48:00Z">
            <w:rPr>
              <w:ins w:id="2733" w:author="Peter Jansen" w:date="2026-02-17T11:47:00Z" w16du:dateUtc="2026-02-17T10:47:00Z"/>
            </w:rPr>
          </w:rPrChange>
        </w:rPr>
        <w:pPrChange w:id="2734" w:author="Peter Jansen" w:date="2026-02-17T11:48:00Z" w16du:dateUtc="2026-02-17T10:48:00Z">
          <w:pPr>
            <w:pStyle w:val="Lijstalinea"/>
            <w:numPr>
              <w:numId w:val="157"/>
            </w:numPr>
            <w:tabs>
              <w:tab w:val="num" w:pos="36"/>
            </w:tabs>
            <w:spacing w:line="256" w:lineRule="auto"/>
            <w:ind w:left="1440" w:hanging="360"/>
            <w:contextualSpacing w:val="0"/>
          </w:pPr>
        </w:pPrChange>
      </w:pPr>
      <w:ins w:id="2735" w:author="Peter Jansen" w:date="2026-02-17T11:44:00Z" w16du:dateUtc="2026-02-17T10:44:00Z">
        <w:r w:rsidRPr="00384AB9">
          <w:rPr>
            <w:rFonts w:eastAsia="Times New Roman"/>
            <w:rPrChange w:id="2736" w:author="Peter Jansen" w:date="2026-02-17T11:48:00Z" w16du:dateUtc="2026-02-17T10:48:00Z">
              <w:rPr/>
            </w:rPrChange>
          </w:rPr>
          <w:t xml:space="preserve">Het functionele verschil tussen </w:t>
        </w:r>
        <w:proofErr w:type="spellStart"/>
        <w:r w:rsidRPr="00384AB9">
          <w:rPr>
            <w:rFonts w:eastAsia="Times New Roman"/>
            <w:rPrChange w:id="2737" w:author="Peter Jansen" w:date="2026-02-17T11:48:00Z" w16du:dateUtc="2026-02-17T10:48:00Z">
              <w:rPr/>
            </w:rPrChange>
          </w:rPr>
          <w:t>Azure</w:t>
        </w:r>
        <w:proofErr w:type="spellEnd"/>
        <w:r w:rsidRPr="00384AB9">
          <w:rPr>
            <w:rFonts w:eastAsia="Times New Roman"/>
            <w:rPrChange w:id="2738" w:author="Peter Jansen" w:date="2026-02-17T11:48:00Z" w16du:dateUtc="2026-02-17T10:48:00Z">
              <w:rPr/>
            </w:rPrChange>
          </w:rPr>
          <w:t xml:space="preserve"> </w:t>
        </w:r>
        <w:proofErr w:type="spellStart"/>
        <w:r w:rsidRPr="00384AB9">
          <w:rPr>
            <w:rFonts w:eastAsia="Times New Roman"/>
            <w:rPrChange w:id="2739" w:author="Peter Jansen" w:date="2026-02-17T11:48:00Z" w16du:dateUtc="2026-02-17T10:48:00Z">
              <w:rPr/>
            </w:rPrChange>
          </w:rPr>
          <w:t>DevOps</w:t>
        </w:r>
        <w:proofErr w:type="spellEnd"/>
        <w:r w:rsidRPr="00384AB9">
          <w:rPr>
            <w:rFonts w:eastAsia="Times New Roman"/>
            <w:rPrChange w:id="2740" w:author="Peter Jansen" w:date="2026-02-17T11:48:00Z" w16du:dateUtc="2026-02-17T10:48:00Z">
              <w:rPr/>
            </w:rPrChange>
          </w:rPr>
          <w:t xml:space="preserve"> en </w:t>
        </w:r>
        <w:proofErr w:type="spellStart"/>
        <w:r w:rsidRPr="00384AB9">
          <w:rPr>
            <w:rFonts w:eastAsia="Times New Roman"/>
            <w:rPrChange w:id="2741" w:author="Peter Jansen" w:date="2026-02-17T11:48:00Z" w16du:dateUtc="2026-02-17T10:48:00Z">
              <w:rPr/>
            </w:rPrChange>
          </w:rPr>
          <w:t>Github</w:t>
        </w:r>
        <w:proofErr w:type="spellEnd"/>
        <w:r w:rsidRPr="00384AB9">
          <w:rPr>
            <w:rFonts w:eastAsia="Times New Roman"/>
            <w:rPrChange w:id="2742" w:author="Peter Jansen" w:date="2026-02-17T11:48:00Z" w16du:dateUtc="2026-02-17T10:48:00Z">
              <w:rPr/>
            </w:rPrChange>
          </w:rPr>
          <w:t xml:space="preserve"> Enterprise is voor data engineers niet onoverbrugbaar groot; beide platformen ondersteunen de benodigde </w:t>
        </w:r>
        <w:proofErr w:type="spellStart"/>
        <w:r w:rsidRPr="00384AB9">
          <w:rPr>
            <w:rFonts w:eastAsia="Times New Roman"/>
            <w:rPrChange w:id="2743" w:author="Peter Jansen" w:date="2026-02-17T11:48:00Z" w16du:dateUtc="2026-02-17T10:48:00Z">
              <w:rPr/>
            </w:rPrChange>
          </w:rPr>
          <w:t>workflows</w:t>
        </w:r>
        <w:proofErr w:type="spellEnd"/>
        <w:r w:rsidRPr="00384AB9">
          <w:rPr>
            <w:rFonts w:eastAsia="Times New Roman"/>
            <w:rPrChange w:id="2744" w:author="Peter Jansen" w:date="2026-02-17T11:48:00Z" w16du:dateUtc="2026-02-17T10:48:00Z">
              <w:rPr/>
            </w:rPrChange>
          </w:rPr>
          <w:t xml:space="preserve"> en integraties.</w:t>
        </w:r>
      </w:ins>
    </w:p>
    <w:p w14:paraId="43CF85ED" w14:textId="77777777" w:rsidR="00D57490" w:rsidRPr="00A476DC" w:rsidRDefault="00D57490">
      <w:pPr>
        <w:pStyle w:val="Lijstalinea"/>
        <w:spacing w:line="256" w:lineRule="auto"/>
        <w:ind w:left="1440"/>
        <w:contextualSpacing w:val="0"/>
        <w:rPr>
          <w:ins w:id="2745" w:author="Peter Jansen" w:date="2026-02-17T11:44:00Z" w16du:dateUtc="2026-02-17T10:44:00Z"/>
          <w:rStyle w:val="Zwaar"/>
          <w:rPrChange w:id="2746" w:author="Peter Jansen" w:date="2026-02-17T11:49:00Z" w16du:dateUtc="2026-02-17T10:49:00Z">
            <w:rPr>
              <w:ins w:id="2747" w:author="Peter Jansen" w:date="2026-02-17T11:44:00Z" w16du:dateUtc="2026-02-17T10:44:00Z"/>
              <w:rFonts w:eastAsia="Times New Roman"/>
            </w:rPr>
          </w:rPrChange>
        </w:rPr>
        <w:pPrChange w:id="2748" w:author="Peter Jansen" w:date="2026-02-17T11:47:00Z" w16du:dateUtc="2026-02-17T10:47:00Z">
          <w:pPr>
            <w:pStyle w:val="Lijstalinea"/>
            <w:numPr>
              <w:numId w:val="1"/>
            </w:numPr>
            <w:ind w:left="1440" w:hanging="360"/>
          </w:pPr>
        </w:pPrChange>
      </w:pPr>
    </w:p>
    <w:p w14:paraId="29CA716B" w14:textId="26C40F28" w:rsidR="00091982" w:rsidRPr="00A476DC" w:rsidRDefault="00A61EFA">
      <w:pPr>
        <w:rPr>
          <w:ins w:id="2749" w:author="Peter Jansen" w:date="2026-02-17T11:47:00Z" w16du:dateUtc="2026-02-17T10:47:00Z"/>
          <w:rStyle w:val="Zwaar"/>
          <w:rPrChange w:id="2750" w:author="Peter Jansen" w:date="2026-02-17T11:49:00Z" w16du:dateUtc="2026-02-17T10:49:00Z">
            <w:rPr>
              <w:ins w:id="2751" w:author="Peter Jansen" w:date="2026-02-17T11:47:00Z" w16du:dateUtc="2026-02-17T10:47:00Z"/>
              <w:i/>
              <w:iCs/>
            </w:rPr>
          </w:rPrChange>
        </w:rPr>
      </w:pPr>
      <w:ins w:id="2752" w:author="Peter Jansen" w:date="2026-02-17T11:44:00Z" w16du:dateUtc="2026-02-17T10:44:00Z">
        <w:r w:rsidRPr="00A476DC">
          <w:rPr>
            <w:rStyle w:val="Zwaar"/>
            <w:rPrChange w:id="2753" w:author="Peter Jansen" w:date="2026-02-17T11:49:00Z" w16du:dateUtc="2026-02-17T10:49:00Z">
              <w:rPr>
                <w:i/>
                <w:iCs/>
              </w:rPr>
            </w:rPrChange>
          </w:rPr>
          <w:t>Waarom niet gekozen</w:t>
        </w:r>
      </w:ins>
      <w:ins w:id="2754" w:author="Peter Jansen" w:date="2026-02-17T11:47:00Z" w16du:dateUtc="2026-02-17T10:47:00Z">
        <w:r w:rsidR="00384AB9" w:rsidRPr="00A476DC">
          <w:rPr>
            <w:rStyle w:val="Zwaar"/>
            <w:rPrChange w:id="2755" w:author="Peter Jansen" w:date="2026-02-17T11:49:00Z" w16du:dateUtc="2026-02-17T10:49:00Z">
              <w:rPr>
                <w:i/>
                <w:iCs/>
              </w:rPr>
            </w:rPrChange>
          </w:rPr>
          <w:t xml:space="preserve"> voor </w:t>
        </w:r>
      </w:ins>
      <w:proofErr w:type="spellStart"/>
      <w:ins w:id="2756" w:author="Peter Jansen" w:date="2026-02-17T11:49:00Z" w16du:dateUtc="2026-02-17T10:49:00Z">
        <w:r w:rsidR="00A476DC" w:rsidRPr="00A476DC">
          <w:rPr>
            <w:rStyle w:val="Zwaar"/>
            <w:rPrChange w:id="2757" w:author="Peter Jansen" w:date="2026-02-17T11:49:00Z" w16du:dateUtc="2026-02-17T10:49:00Z">
              <w:rPr>
                <w:i/>
                <w:iCs/>
              </w:rPr>
            </w:rPrChange>
          </w:rPr>
          <w:t>Github</w:t>
        </w:r>
        <w:proofErr w:type="spellEnd"/>
        <w:r w:rsidR="00A476DC" w:rsidRPr="00A476DC">
          <w:rPr>
            <w:rStyle w:val="Zwaar"/>
            <w:rPrChange w:id="2758" w:author="Peter Jansen" w:date="2026-02-17T11:49:00Z" w16du:dateUtc="2026-02-17T10:49:00Z">
              <w:rPr>
                <w:i/>
                <w:iCs/>
              </w:rPr>
            </w:rPrChange>
          </w:rPr>
          <w:t xml:space="preserve"> Enterprise</w:t>
        </w:r>
      </w:ins>
    </w:p>
    <w:p w14:paraId="21AA6AE6" w14:textId="03619DA1" w:rsidR="00847208" w:rsidRPr="00561D27" w:rsidRDefault="006B4E41" w:rsidP="00847208">
      <w:pPr>
        <w:spacing w:line="256" w:lineRule="auto"/>
        <w:rPr>
          <w:ins w:id="2759" w:author="Peter Jansen" w:date="2026-02-17T11:52:00Z" w16du:dateUtc="2026-02-17T10:52:00Z"/>
          <w:rFonts w:eastAsia="Times New Roman"/>
        </w:rPr>
      </w:pPr>
      <w:ins w:id="2760" w:author="Peter Jansen" w:date="2026-02-17T11:53:00Z" w16du:dateUtc="2026-02-17T10:53:00Z">
        <w:r>
          <w:t xml:space="preserve">Voor </w:t>
        </w:r>
        <w:proofErr w:type="spellStart"/>
        <w:r>
          <w:t>Plugin</w:t>
        </w:r>
        <w:proofErr w:type="spellEnd"/>
        <w:r>
          <w:t xml:space="preserve"> is de keuze gemaakt voor</w:t>
        </w:r>
        <w:del w:id="2761" w:author="Jochem Broekhuizen" w:date="2026-02-18T10:45:00Z" w16du:dateUtc="2026-02-18T09:45:00Z">
          <w:r>
            <w:delText xml:space="preserve"> </w:delText>
          </w:r>
        </w:del>
      </w:ins>
      <w:ins w:id="2762" w:author="Peter Jansen" w:date="2026-02-17T11:44:00Z" w16du:dateUtc="2026-02-17T10:44:00Z">
        <w:r w:rsidR="00A61EFA">
          <w:t xml:space="preserve"> </w:t>
        </w:r>
        <w:proofErr w:type="spellStart"/>
        <w:r w:rsidR="00A61EFA">
          <w:t>Github</w:t>
        </w:r>
        <w:proofErr w:type="spellEnd"/>
        <w:r w:rsidR="00A61EFA">
          <w:t xml:space="preserve"> Enterprise </w:t>
        </w:r>
      </w:ins>
      <w:ins w:id="2763" w:author="Peter Jansen" w:date="2026-02-17T11:53:00Z" w16du:dateUtc="2026-02-17T10:53:00Z">
        <w:r w:rsidRPr="00561D27">
          <w:rPr>
            <w:rFonts w:eastAsia="Times New Roman"/>
          </w:rPr>
          <w:t>vooral vanwege hun samenwerking met externe bijdragers. Daarom is voor dit team een uitzondering gemaakt.</w:t>
        </w:r>
        <w:r>
          <w:rPr>
            <w:rFonts w:eastAsia="Times New Roman"/>
          </w:rPr>
          <w:t xml:space="preserve"> </w:t>
        </w:r>
      </w:ins>
      <w:ins w:id="2764" w:author="Peter Jansen" w:date="2026-02-17T11:54:00Z" w16du:dateUtc="2026-02-17T10:54:00Z">
        <w:r>
          <w:rPr>
            <w:rFonts w:eastAsia="Times New Roman"/>
          </w:rPr>
          <w:t>Echter</w:t>
        </w:r>
        <w:r w:rsidR="00E97343">
          <w:t xml:space="preserve"> </w:t>
        </w:r>
      </w:ins>
      <w:ins w:id="2765" w:author="Peter Jansen" w:date="2026-02-17T11:44:00Z" w16du:dateUtc="2026-02-17T10:44:00Z">
        <w:r w:rsidR="00A61EFA">
          <w:t xml:space="preserve">is de centrale standaardisatie en ondersteuning binnen DHD doorslaggevend geweest om voor </w:t>
        </w:r>
        <w:proofErr w:type="spellStart"/>
        <w:r w:rsidR="00A61EFA">
          <w:t>Azure</w:t>
        </w:r>
        <w:proofErr w:type="spellEnd"/>
        <w:r w:rsidR="00A61EFA">
          <w:t xml:space="preserve"> </w:t>
        </w:r>
        <w:proofErr w:type="spellStart"/>
        <w:r w:rsidR="00A61EFA">
          <w:t>DevOps</w:t>
        </w:r>
        <w:proofErr w:type="spellEnd"/>
        <w:r w:rsidR="00A61EFA">
          <w:t xml:space="preserve"> te kiezen.</w:t>
        </w:r>
      </w:ins>
    </w:p>
    <w:p w14:paraId="646BB823" w14:textId="21D3B4E6" w:rsidR="00BE70A7" w:rsidRDefault="00BE70A7">
      <w:pPr>
        <w:rPr>
          <w:ins w:id="2766" w:author="Peter Jansen" w:date="2026-02-26T11:48:00Z" w16du:dateUtc="2026-02-26T10:48:00Z"/>
        </w:rPr>
      </w:pPr>
    </w:p>
    <w:p w14:paraId="1D6127F5" w14:textId="77777777" w:rsidR="00F63386" w:rsidRDefault="00F63386">
      <w:pPr>
        <w:rPr>
          <w:ins w:id="2767" w:author="Peter Jansen" w:date="2026-02-26T11:49:00Z" w16du:dateUtc="2026-02-26T10:49:00Z"/>
          <w:rFonts w:eastAsiaTheme="majorEastAsia" w:cstheme="majorBidi"/>
          <w:b/>
          <w:color w:val="3C4491"/>
          <w:szCs w:val="26"/>
        </w:rPr>
      </w:pPr>
      <w:ins w:id="2768" w:author="Peter Jansen" w:date="2026-02-26T11:49:00Z" w16du:dateUtc="2026-02-26T10:49:00Z">
        <w:r>
          <w:br w:type="page"/>
        </w:r>
      </w:ins>
    </w:p>
    <w:p w14:paraId="6511F75D" w14:textId="4C5CEF42" w:rsidR="00F63386" w:rsidRDefault="00F63386">
      <w:pPr>
        <w:pStyle w:val="Kop2"/>
        <w:rPr>
          <w:ins w:id="2769" w:author="Peter Jansen" w:date="2026-02-26T11:48:00Z" w16du:dateUtc="2026-02-26T10:48:00Z"/>
        </w:rPr>
        <w:pPrChange w:id="2770" w:author="Peter Jansen" w:date="2026-02-26T11:49:00Z" w16du:dateUtc="2026-02-26T10:49:00Z">
          <w:pPr/>
        </w:pPrChange>
      </w:pPr>
      <w:bookmarkStart w:id="2771" w:name="_Toc225262675"/>
      <w:ins w:id="2772" w:author="Peter Jansen" w:date="2026-02-26T11:48:00Z" w16du:dateUtc="2026-02-26T10:48:00Z">
        <w:r>
          <w:lastRenderedPageBreak/>
          <w:t>ADR</w:t>
        </w:r>
        <w:r>
          <w:rPr>
            <w:rFonts w:ascii="Cambria Math" w:hAnsi="Cambria Math" w:cs="Cambria Math"/>
          </w:rPr>
          <w:t>‑</w:t>
        </w:r>
        <w:r>
          <w:t>000</w:t>
        </w:r>
      </w:ins>
      <w:ins w:id="2773" w:author="Peter Jansen" w:date="2026-02-26T11:49:00Z" w16du:dateUtc="2026-02-26T10:49:00Z">
        <w:r>
          <w:t>6</w:t>
        </w:r>
      </w:ins>
      <w:ins w:id="2774" w:author="Peter Jansen" w:date="2026-02-26T11:48:00Z" w16du:dateUtc="2026-02-26T10:48:00Z">
        <w:r>
          <w:t xml:space="preserve"> Tijdelijk handhaven van </w:t>
        </w:r>
      </w:ins>
      <w:r w:rsidR="0087722B">
        <w:t xml:space="preserve">LTR </w:t>
      </w:r>
      <w:ins w:id="2775" w:author="Peter Jansen" w:date="2026-02-26T11:48:00Z" w16du:dateUtc="2026-02-26T10:48:00Z">
        <w:r>
          <w:t xml:space="preserve">mutaties via </w:t>
        </w:r>
        <w:proofErr w:type="spellStart"/>
        <w:r>
          <w:t>webportaal</w:t>
        </w:r>
        <w:proofErr w:type="spellEnd"/>
        <w:r>
          <w:t xml:space="preserve"> op de Zilver </w:t>
        </w:r>
      </w:ins>
      <w:ins w:id="2776" w:author="Peter Jansen" w:date="2026-02-26T12:46:00Z" w16du:dateUtc="2026-02-26T11:46:00Z">
        <w:r w:rsidR="00D24BDC">
          <w:t>z</w:t>
        </w:r>
      </w:ins>
      <w:ins w:id="2777" w:author="Peter Jansen" w:date="2026-02-26T11:48:00Z" w16du:dateUtc="2026-02-26T10:48:00Z">
        <w:r>
          <w:t>one</w:t>
        </w:r>
        <w:bookmarkEnd w:id="2771"/>
        <w:r>
          <w:t xml:space="preserve"> </w:t>
        </w:r>
      </w:ins>
    </w:p>
    <w:p w14:paraId="57D22146" w14:textId="77777777" w:rsidR="00F63386" w:rsidRPr="00F63386" w:rsidRDefault="00F63386" w:rsidP="00F63386">
      <w:pPr>
        <w:rPr>
          <w:ins w:id="2778" w:author="Peter Jansen" w:date="2026-02-26T11:48:00Z" w16du:dateUtc="2026-02-26T10:48:00Z"/>
          <w:b/>
          <w:bCs/>
          <w:rPrChange w:id="2779" w:author="Peter Jansen" w:date="2026-02-26T11:49:00Z" w16du:dateUtc="2026-02-26T10:49:00Z">
            <w:rPr>
              <w:ins w:id="2780" w:author="Peter Jansen" w:date="2026-02-26T11:48:00Z" w16du:dateUtc="2026-02-26T10:48:00Z"/>
            </w:rPr>
          </w:rPrChange>
        </w:rPr>
      </w:pPr>
      <w:ins w:id="2781" w:author="Peter Jansen" w:date="2026-02-26T11:48:00Z" w16du:dateUtc="2026-02-26T10:48:00Z">
        <w:r w:rsidRPr="00F63386">
          <w:rPr>
            <w:b/>
            <w:bCs/>
            <w:rPrChange w:id="2782" w:author="Peter Jansen" w:date="2026-02-26T11:49:00Z" w16du:dateUtc="2026-02-26T10:49:00Z">
              <w:rPr/>
            </w:rPrChange>
          </w:rPr>
          <w:t xml:space="preserve">Status: </w:t>
        </w:r>
        <w:r w:rsidRPr="00F63386">
          <w:t>Voorgesteld</w:t>
        </w:r>
        <w:r w:rsidRPr="00F63386">
          <w:rPr>
            <w:b/>
            <w:bCs/>
            <w:rPrChange w:id="2783" w:author="Peter Jansen" w:date="2026-02-26T11:49:00Z" w16du:dateUtc="2026-02-26T10:49:00Z">
              <w:rPr/>
            </w:rPrChange>
          </w:rPr>
          <w:t xml:space="preserve"> </w:t>
        </w:r>
      </w:ins>
    </w:p>
    <w:p w14:paraId="33536CD9" w14:textId="77777777" w:rsidR="00F63386" w:rsidRPr="00F63386" w:rsidRDefault="00F63386" w:rsidP="00F63386">
      <w:pPr>
        <w:rPr>
          <w:ins w:id="2784" w:author="Peter Jansen" w:date="2026-02-26T11:48:00Z" w16du:dateUtc="2026-02-26T10:48:00Z"/>
        </w:rPr>
      </w:pPr>
      <w:ins w:id="2785" w:author="Peter Jansen" w:date="2026-02-26T11:48:00Z" w16du:dateUtc="2026-02-26T10:48:00Z">
        <w:r w:rsidRPr="00F63386">
          <w:rPr>
            <w:b/>
            <w:bCs/>
            <w:rPrChange w:id="2786" w:author="Peter Jansen" w:date="2026-02-26T11:49:00Z" w16du:dateUtc="2026-02-26T10:49:00Z">
              <w:rPr/>
            </w:rPrChange>
          </w:rPr>
          <w:t xml:space="preserve">Datum besluit: </w:t>
        </w:r>
        <w:r w:rsidRPr="00F63386">
          <w:t>2026</w:t>
        </w:r>
        <w:r w:rsidRPr="00F63386">
          <w:rPr>
            <w:rFonts w:ascii="Cambria Math" w:hAnsi="Cambria Math" w:cs="Cambria Math"/>
          </w:rPr>
          <w:t>‑</w:t>
        </w:r>
        <w:r w:rsidRPr="00F63386">
          <w:t>02</w:t>
        </w:r>
        <w:r w:rsidRPr="00F63386">
          <w:rPr>
            <w:rFonts w:ascii="Cambria Math" w:hAnsi="Cambria Math" w:cs="Cambria Math"/>
          </w:rPr>
          <w:t>‑</w:t>
        </w:r>
        <w:r w:rsidRPr="00F63386">
          <w:t xml:space="preserve">26 </w:t>
        </w:r>
      </w:ins>
    </w:p>
    <w:p w14:paraId="22838252" w14:textId="77777777" w:rsidR="00F63386" w:rsidRPr="00F63386" w:rsidRDefault="00F63386" w:rsidP="00F63386">
      <w:pPr>
        <w:rPr>
          <w:ins w:id="2787" w:author="Peter Jansen" w:date="2026-02-26T11:48:00Z" w16du:dateUtc="2026-02-26T10:48:00Z"/>
          <w:b/>
          <w:bCs/>
          <w:rPrChange w:id="2788" w:author="Peter Jansen" w:date="2026-02-26T11:49:00Z" w16du:dateUtc="2026-02-26T10:49:00Z">
            <w:rPr>
              <w:ins w:id="2789" w:author="Peter Jansen" w:date="2026-02-26T11:48:00Z" w16du:dateUtc="2026-02-26T10:48:00Z"/>
            </w:rPr>
          </w:rPrChange>
        </w:rPr>
      </w:pPr>
      <w:ins w:id="2790" w:author="Peter Jansen" w:date="2026-02-26T11:48:00Z" w16du:dateUtc="2026-02-26T10:48:00Z">
        <w:r w:rsidRPr="00F63386">
          <w:rPr>
            <w:b/>
            <w:bCs/>
            <w:rPrChange w:id="2791" w:author="Peter Jansen" w:date="2026-02-26T11:49:00Z" w16du:dateUtc="2026-02-26T10:49:00Z">
              <w:rPr/>
            </w:rPrChange>
          </w:rPr>
          <w:t xml:space="preserve">Eigenaar: </w:t>
        </w:r>
        <w:r w:rsidRPr="00F63386">
          <w:t>Projectteam ETL</w:t>
        </w:r>
        <w:r w:rsidRPr="00F63386">
          <w:rPr>
            <w:rFonts w:ascii="Cambria Math" w:hAnsi="Cambria Math" w:cs="Cambria Math"/>
          </w:rPr>
          <w:t>‑</w:t>
        </w:r>
        <w:r w:rsidRPr="00F63386">
          <w:t>Vervanging</w:t>
        </w:r>
        <w:r w:rsidRPr="00F63386">
          <w:rPr>
            <w:b/>
            <w:bCs/>
            <w:rPrChange w:id="2792" w:author="Peter Jansen" w:date="2026-02-26T11:49:00Z" w16du:dateUtc="2026-02-26T10:49:00Z">
              <w:rPr/>
            </w:rPrChange>
          </w:rPr>
          <w:t xml:space="preserve"> </w:t>
        </w:r>
      </w:ins>
    </w:p>
    <w:p w14:paraId="2F77CF10" w14:textId="77777777" w:rsidR="00F63386" w:rsidRDefault="00F63386" w:rsidP="00F63386">
      <w:pPr>
        <w:rPr>
          <w:ins w:id="2793" w:author="Peter Jansen" w:date="2026-02-26T11:48:00Z" w16du:dateUtc="2026-02-26T10:48:00Z"/>
        </w:rPr>
      </w:pPr>
    </w:p>
    <w:p w14:paraId="224F5E33" w14:textId="77777777" w:rsidR="00F63386" w:rsidRPr="00F63386" w:rsidRDefault="00F63386" w:rsidP="00F63386">
      <w:pPr>
        <w:rPr>
          <w:ins w:id="2794" w:author="Peter Jansen" w:date="2026-02-26T11:48:00Z" w16du:dateUtc="2026-02-26T10:48:00Z"/>
          <w:rStyle w:val="Zwaar"/>
          <w:rPrChange w:id="2795" w:author="Peter Jansen" w:date="2026-02-26T11:49:00Z" w16du:dateUtc="2026-02-26T10:49:00Z">
            <w:rPr>
              <w:ins w:id="2796" w:author="Peter Jansen" w:date="2026-02-26T11:48:00Z" w16du:dateUtc="2026-02-26T10:48:00Z"/>
            </w:rPr>
          </w:rPrChange>
        </w:rPr>
      </w:pPr>
      <w:ins w:id="2797" w:author="Peter Jansen" w:date="2026-02-26T11:48:00Z" w16du:dateUtc="2026-02-26T10:48:00Z">
        <w:r w:rsidRPr="00F63386">
          <w:rPr>
            <w:rStyle w:val="Zwaar"/>
            <w:rPrChange w:id="2798" w:author="Peter Jansen" w:date="2026-02-26T11:49:00Z" w16du:dateUtc="2026-02-26T10:49:00Z">
              <w:rPr/>
            </w:rPrChange>
          </w:rPr>
          <w:t xml:space="preserve">Issue </w:t>
        </w:r>
      </w:ins>
    </w:p>
    <w:p w14:paraId="225CF0D9" w14:textId="4A90D334" w:rsidR="00F63386" w:rsidRDefault="00F63386" w:rsidP="00F63386">
      <w:pPr>
        <w:rPr>
          <w:ins w:id="2799" w:author="Peter Jansen" w:date="2026-02-26T11:48:00Z" w16du:dateUtc="2026-02-26T10:48:00Z"/>
        </w:rPr>
      </w:pPr>
      <w:ins w:id="2800" w:author="Peter Jansen" w:date="2026-02-26T11:48:00Z" w16du:dateUtc="2026-02-26T10:48:00Z">
        <w:r>
          <w:t>In de doelarchitectuur worden mutaties uitsluitend verwerkt via gecontroleerde ingestie</w:t>
        </w:r>
        <w:r>
          <w:rPr>
            <w:rFonts w:ascii="Cambria Math" w:hAnsi="Cambria Math" w:cs="Cambria Math"/>
          </w:rPr>
          <w:t>‑</w:t>
        </w:r>
        <w:r>
          <w:t xml:space="preserve"> en validatieprocessen. De </w:t>
        </w:r>
      </w:ins>
      <w:ins w:id="2801" w:author="Peter Jansen" w:date="2026-02-26T12:46:00Z" w16du:dateUtc="2026-02-26T11:46:00Z">
        <w:r w:rsidR="00D24BDC">
          <w:t>z</w:t>
        </w:r>
      </w:ins>
      <w:ins w:id="2802" w:author="Peter Jansen" w:date="2026-02-26T11:48:00Z" w16du:dateUtc="2026-02-26T10:48:00Z">
        <w:r>
          <w:t xml:space="preserve">ilver </w:t>
        </w:r>
      </w:ins>
      <w:ins w:id="2803" w:author="Peter Jansen" w:date="2026-02-26T12:46:00Z" w16du:dateUtc="2026-02-26T11:46:00Z">
        <w:r w:rsidR="00D24BDC">
          <w:t>z</w:t>
        </w:r>
      </w:ins>
      <w:ins w:id="2804" w:author="Peter Jansen" w:date="2026-02-26T11:48:00Z" w16du:dateUtc="2026-02-26T10:48:00Z">
        <w:r>
          <w:t xml:space="preserve">one bevat functioneel gevalideerde data en is niet bedoeld voor directe mutaties via gebruikersinterfaces. </w:t>
        </w:r>
      </w:ins>
    </w:p>
    <w:p w14:paraId="62906981" w14:textId="77777777" w:rsidR="00F63386" w:rsidRDefault="00F63386" w:rsidP="00F63386">
      <w:pPr>
        <w:rPr>
          <w:ins w:id="2805" w:author="Peter Jansen" w:date="2026-02-26T11:48:00Z" w16du:dateUtc="2026-02-26T10:48:00Z"/>
        </w:rPr>
      </w:pPr>
    </w:p>
    <w:p w14:paraId="592C6E4D" w14:textId="62E74508" w:rsidR="00F63386" w:rsidRDefault="00F63386" w:rsidP="00F63386">
      <w:pPr>
        <w:rPr>
          <w:ins w:id="2806" w:author="Peter Jansen" w:date="2026-02-26T11:48:00Z" w16du:dateUtc="2026-02-26T10:48:00Z"/>
        </w:rPr>
      </w:pPr>
      <w:ins w:id="2807" w:author="Peter Jansen" w:date="2026-02-26T11:48:00Z" w16du:dateUtc="2026-02-26T10:48:00Z">
        <w:r>
          <w:t xml:space="preserve">Historisch bestaat een workflow waarbij klanten via het </w:t>
        </w:r>
        <w:proofErr w:type="spellStart"/>
        <w:r>
          <w:t>webportaal</w:t>
        </w:r>
        <w:proofErr w:type="spellEnd"/>
        <w:r>
          <w:t xml:space="preserve"> mutaties kunnen uitvoeren die rechtstreeks in de </w:t>
        </w:r>
      </w:ins>
      <w:ins w:id="2808" w:author="Peter Jansen" w:date="2026-02-26T12:46:00Z" w16du:dateUtc="2026-02-26T11:46:00Z">
        <w:r w:rsidR="00D24BDC">
          <w:t>z</w:t>
        </w:r>
      </w:ins>
      <w:ins w:id="2809" w:author="Peter Jansen" w:date="2026-02-26T11:48:00Z" w16du:dateUtc="2026-02-26T10:48:00Z">
        <w:r>
          <w:t xml:space="preserve">ilver </w:t>
        </w:r>
      </w:ins>
      <w:ins w:id="2810" w:author="Peter Jansen" w:date="2026-02-26T12:46:00Z" w16du:dateUtc="2026-02-26T11:46:00Z">
        <w:r w:rsidR="00D24BDC">
          <w:t>z</w:t>
        </w:r>
      </w:ins>
      <w:ins w:id="2811" w:author="Peter Jansen" w:date="2026-02-26T11:48:00Z" w16du:dateUtc="2026-02-26T10:48:00Z">
        <w:r>
          <w:t xml:space="preserve">one landen. Dit wijkt af van het ontwerpprincipe dat alle mutaties via een gevalideerde datastroom verlopen. </w:t>
        </w:r>
      </w:ins>
    </w:p>
    <w:p w14:paraId="18906428" w14:textId="77777777" w:rsidR="00F63386" w:rsidRDefault="00F63386" w:rsidP="00F63386">
      <w:pPr>
        <w:rPr>
          <w:ins w:id="2812" w:author="Peter Jansen" w:date="2026-02-26T11:48:00Z" w16du:dateUtc="2026-02-26T10:48:00Z"/>
        </w:rPr>
      </w:pPr>
    </w:p>
    <w:p w14:paraId="765F0062" w14:textId="77777777" w:rsidR="00F63386" w:rsidRDefault="00F63386" w:rsidP="00F63386">
      <w:pPr>
        <w:rPr>
          <w:ins w:id="2813" w:author="Peter Jansen" w:date="2026-02-26T11:48:00Z" w16du:dateUtc="2026-02-26T10:48:00Z"/>
        </w:rPr>
      </w:pPr>
      <w:ins w:id="2814" w:author="Peter Jansen" w:date="2026-02-26T11:48:00Z" w16du:dateUtc="2026-02-26T10:48:00Z">
        <w:r>
          <w:t xml:space="preserve">Hoewel architectonisch onwenselijk, is deze functionaliteit momenteel nog noodzakelijk om lopende klantprocessen niet te verstoren. Direct uitschakelen zou leiden tot operationele problemen, handmatige </w:t>
        </w:r>
        <w:proofErr w:type="spellStart"/>
        <w:r>
          <w:t>workarounds</w:t>
        </w:r>
        <w:proofErr w:type="spellEnd"/>
        <w:r>
          <w:t xml:space="preserve"> en mogelijke escalaties. Er is daarom behoefte aan een tijdelijke overgangsmaatregel. </w:t>
        </w:r>
      </w:ins>
    </w:p>
    <w:p w14:paraId="24BCB8B9" w14:textId="56EAD7FE" w:rsidR="00F63386" w:rsidRDefault="00F63386" w:rsidP="00F63386">
      <w:pPr>
        <w:rPr>
          <w:ins w:id="2815" w:author="Peter Jansen" w:date="2026-02-26T11:48:00Z" w16du:dateUtc="2026-02-26T10:48:00Z"/>
        </w:rPr>
      </w:pPr>
    </w:p>
    <w:p w14:paraId="77074A4D" w14:textId="77777777" w:rsidR="00F63386" w:rsidRDefault="00F63386" w:rsidP="00F63386">
      <w:pPr>
        <w:rPr>
          <w:ins w:id="2816" w:author="Peter Jansen" w:date="2026-02-26T11:48:00Z" w16du:dateUtc="2026-02-26T10:48:00Z"/>
        </w:rPr>
      </w:pPr>
    </w:p>
    <w:p w14:paraId="6DBA558B" w14:textId="77777777" w:rsidR="00F63386" w:rsidRPr="00F63386" w:rsidRDefault="00F63386" w:rsidP="00F63386">
      <w:pPr>
        <w:rPr>
          <w:ins w:id="2817" w:author="Peter Jansen" w:date="2026-02-26T11:48:00Z" w16du:dateUtc="2026-02-26T10:48:00Z"/>
          <w:rStyle w:val="Zwaar"/>
          <w:rPrChange w:id="2818" w:author="Peter Jansen" w:date="2026-02-26T11:50:00Z" w16du:dateUtc="2026-02-26T10:50:00Z">
            <w:rPr>
              <w:ins w:id="2819" w:author="Peter Jansen" w:date="2026-02-26T11:48:00Z" w16du:dateUtc="2026-02-26T10:48:00Z"/>
            </w:rPr>
          </w:rPrChange>
        </w:rPr>
      </w:pPr>
      <w:ins w:id="2820" w:author="Peter Jansen" w:date="2026-02-26T11:48:00Z" w16du:dateUtc="2026-02-26T10:48:00Z">
        <w:r w:rsidRPr="00F63386">
          <w:rPr>
            <w:rStyle w:val="Zwaar"/>
            <w:rPrChange w:id="2821" w:author="Peter Jansen" w:date="2026-02-26T11:50:00Z" w16du:dateUtc="2026-02-26T10:50:00Z">
              <w:rPr/>
            </w:rPrChange>
          </w:rPr>
          <w:t xml:space="preserve">Gekozen optie: Tijdelijk handhaven van mutatiemogelijkheid via het </w:t>
        </w:r>
        <w:proofErr w:type="spellStart"/>
        <w:r w:rsidRPr="00F63386">
          <w:rPr>
            <w:rStyle w:val="Zwaar"/>
            <w:rPrChange w:id="2822" w:author="Peter Jansen" w:date="2026-02-26T11:50:00Z" w16du:dateUtc="2026-02-26T10:50:00Z">
              <w:rPr/>
            </w:rPrChange>
          </w:rPr>
          <w:t>webportaal</w:t>
        </w:r>
        <w:proofErr w:type="spellEnd"/>
        <w:r w:rsidRPr="00F63386">
          <w:rPr>
            <w:rStyle w:val="Zwaar"/>
            <w:rPrChange w:id="2823" w:author="Peter Jansen" w:date="2026-02-26T11:50:00Z" w16du:dateUtc="2026-02-26T10:50:00Z">
              <w:rPr/>
            </w:rPrChange>
          </w:rPr>
          <w:t xml:space="preserve"> </w:t>
        </w:r>
      </w:ins>
    </w:p>
    <w:p w14:paraId="1E95AA2C" w14:textId="77777777" w:rsidR="00F63386" w:rsidRDefault="00F63386" w:rsidP="00F63386">
      <w:pPr>
        <w:rPr>
          <w:ins w:id="2824" w:author="Peter Jansen" w:date="2026-02-26T11:48:00Z" w16du:dateUtc="2026-02-26T10:48:00Z"/>
        </w:rPr>
      </w:pPr>
      <w:ins w:id="2825" w:author="Peter Jansen" w:date="2026-02-26T11:48:00Z" w16du:dateUtc="2026-02-26T10:48:00Z">
        <w:r>
          <w:t>De mutatie</w:t>
        </w:r>
        <w:r>
          <w:rPr>
            <w:rFonts w:ascii="Cambria Math" w:hAnsi="Cambria Math" w:cs="Cambria Math"/>
          </w:rPr>
          <w:t>‑</w:t>
        </w:r>
        <w:r>
          <w:t xml:space="preserve">functionaliteit via het </w:t>
        </w:r>
        <w:proofErr w:type="spellStart"/>
        <w:r>
          <w:t>webportaal</w:t>
        </w:r>
        <w:proofErr w:type="spellEnd"/>
        <w:r>
          <w:t xml:space="preserve"> blijft tijdelijk bestaan totdat een </w:t>
        </w:r>
        <w:proofErr w:type="spellStart"/>
        <w:r>
          <w:t>toekomstvaste</w:t>
        </w:r>
        <w:proofErr w:type="spellEnd"/>
        <w:r>
          <w:t xml:space="preserve">, </w:t>
        </w:r>
        <w:proofErr w:type="spellStart"/>
        <w:r>
          <w:t>governance</w:t>
        </w:r>
        <w:proofErr w:type="spellEnd"/>
        <w:r>
          <w:rPr>
            <w:rFonts w:ascii="Cambria Math" w:hAnsi="Cambria Math" w:cs="Cambria Math"/>
          </w:rPr>
          <w:t>‑</w:t>
        </w:r>
        <w:r>
          <w:t xml:space="preserve">gedreven mutatievoorziening is gerealiseerd. </w:t>
        </w:r>
      </w:ins>
    </w:p>
    <w:p w14:paraId="6EAE2D01" w14:textId="77777777" w:rsidR="00F63386" w:rsidRDefault="00F63386" w:rsidP="00F63386">
      <w:pPr>
        <w:rPr>
          <w:ins w:id="2826" w:author="Peter Jansen" w:date="2026-02-26T11:48:00Z" w16du:dateUtc="2026-02-26T10:48:00Z"/>
        </w:rPr>
      </w:pPr>
    </w:p>
    <w:p w14:paraId="2B016318" w14:textId="64747DEB" w:rsidR="00F63386" w:rsidRDefault="00F63386" w:rsidP="00F63386">
      <w:pPr>
        <w:rPr>
          <w:ins w:id="2827" w:author="Peter Jansen" w:date="2026-02-26T11:48:00Z" w16du:dateUtc="2026-02-26T10:48:00Z"/>
        </w:rPr>
      </w:pPr>
      <w:ins w:id="2828" w:author="Peter Jansen" w:date="2026-02-26T11:48:00Z" w16du:dateUtc="2026-02-26T10:48:00Z">
        <w:r>
          <w:t xml:space="preserve">Korte motivatie </w:t>
        </w:r>
      </w:ins>
      <w:ins w:id="2829" w:author="Peter Jansen" w:date="2026-02-26T11:50:00Z" w16du:dateUtc="2026-02-26T10:50:00Z">
        <w:r w:rsidR="00402D0F">
          <w:t>:</w:t>
        </w:r>
      </w:ins>
    </w:p>
    <w:p w14:paraId="06DC7425" w14:textId="77777777" w:rsidR="00F63386" w:rsidRDefault="00F63386">
      <w:pPr>
        <w:numPr>
          <w:ilvl w:val="0"/>
          <w:numId w:val="206"/>
        </w:numPr>
        <w:rPr>
          <w:ins w:id="2830" w:author="Peter Jansen" w:date="2026-02-26T11:48:00Z" w16du:dateUtc="2026-02-26T10:48:00Z"/>
        </w:rPr>
        <w:pPrChange w:id="2831" w:author="Peter Jansen" w:date="2026-02-26T11:50:00Z" w16du:dateUtc="2026-02-26T10:50:00Z">
          <w:pPr/>
        </w:pPrChange>
      </w:pPr>
      <w:ins w:id="2832" w:author="Peter Jansen" w:date="2026-02-26T11:48:00Z" w16du:dateUtc="2026-02-26T10:48:00Z">
        <w:r>
          <w:t>Continuïteit van klantprocessen: Voorkomt verstoringen in bestaande aanlever</w:t>
        </w:r>
        <w:r w:rsidRPr="00F63386">
          <w:rPr>
            <w:rFonts w:ascii="Cambria Math" w:hAnsi="Cambria Math" w:cs="Cambria Math"/>
          </w:rPr>
          <w:t>‑</w:t>
        </w:r>
        <w:r>
          <w:t xml:space="preserve"> en correctiestromen. </w:t>
        </w:r>
      </w:ins>
    </w:p>
    <w:p w14:paraId="56132ACD" w14:textId="77777777" w:rsidR="00F63386" w:rsidRDefault="00F63386">
      <w:pPr>
        <w:numPr>
          <w:ilvl w:val="0"/>
          <w:numId w:val="206"/>
        </w:numPr>
        <w:rPr>
          <w:ins w:id="2833" w:author="Peter Jansen" w:date="2026-02-26T11:48:00Z" w16du:dateUtc="2026-02-26T10:48:00Z"/>
        </w:rPr>
        <w:pPrChange w:id="2834" w:author="Peter Jansen" w:date="2026-02-26T11:50:00Z" w16du:dateUtc="2026-02-26T10:50:00Z">
          <w:pPr/>
        </w:pPrChange>
      </w:pPr>
      <w:ins w:id="2835" w:author="Peter Jansen" w:date="2026-02-26T11:48:00Z" w16du:dateUtc="2026-02-26T10:48:00Z">
        <w:r>
          <w:t xml:space="preserve">Gefaseerde migratie: Geeft ruimte om een nieuwe mutatieketen zorgvuldig te ontwerpen en af te stemmen met productteams en </w:t>
        </w:r>
        <w:proofErr w:type="spellStart"/>
        <w:r>
          <w:t>datagovernance</w:t>
        </w:r>
        <w:proofErr w:type="spellEnd"/>
        <w:r>
          <w:t xml:space="preserve">. </w:t>
        </w:r>
      </w:ins>
    </w:p>
    <w:p w14:paraId="0524F607" w14:textId="77777777" w:rsidR="00F63386" w:rsidRDefault="00F63386">
      <w:pPr>
        <w:numPr>
          <w:ilvl w:val="0"/>
          <w:numId w:val="206"/>
        </w:numPr>
        <w:rPr>
          <w:ins w:id="2836" w:author="Peter Jansen" w:date="2026-02-26T11:48:00Z" w16du:dateUtc="2026-02-26T10:48:00Z"/>
        </w:rPr>
        <w:pPrChange w:id="2837" w:author="Peter Jansen" w:date="2026-02-26T11:50:00Z" w16du:dateUtc="2026-02-26T10:50:00Z">
          <w:pPr/>
        </w:pPrChange>
      </w:pPr>
      <w:ins w:id="2838" w:author="Peter Jansen" w:date="2026-02-26T11:48:00Z" w16du:dateUtc="2026-02-26T10:48:00Z">
        <w:r>
          <w:t xml:space="preserve">Beheersbaar op de korte termijn: Met aanvullende validatie, </w:t>
        </w:r>
        <w:proofErr w:type="spellStart"/>
        <w:r>
          <w:t>logging</w:t>
        </w:r>
        <w:proofErr w:type="spellEnd"/>
        <w:r>
          <w:t xml:space="preserve"> en monitoring kunnen risico’s tijdelijk afgevangen worden. </w:t>
        </w:r>
      </w:ins>
    </w:p>
    <w:p w14:paraId="57FE6E2D" w14:textId="77777777" w:rsidR="00F63386" w:rsidRDefault="00F63386">
      <w:pPr>
        <w:numPr>
          <w:ilvl w:val="0"/>
          <w:numId w:val="206"/>
        </w:numPr>
        <w:rPr>
          <w:ins w:id="2839" w:author="Peter Jansen" w:date="2026-02-26T11:48:00Z" w16du:dateUtc="2026-02-26T10:48:00Z"/>
        </w:rPr>
        <w:pPrChange w:id="2840" w:author="Peter Jansen" w:date="2026-02-26T11:50:00Z" w16du:dateUtc="2026-02-26T10:50:00Z">
          <w:pPr/>
        </w:pPrChange>
      </w:pPr>
      <w:proofErr w:type="spellStart"/>
      <w:ins w:id="2841" w:author="Peter Jansen" w:date="2026-02-26T11:48:00Z" w16du:dateUtc="2026-02-26T10:48:00Z">
        <w:r>
          <w:t>Alignment</w:t>
        </w:r>
        <w:proofErr w:type="spellEnd"/>
        <w:r>
          <w:t xml:space="preserve"> nodig tussen teams: Definitieve mutatievoorzieningen vereisen afstemming tussen registratie</w:t>
        </w:r>
        <w:r w:rsidRPr="00F63386">
          <w:rPr>
            <w:rFonts w:ascii="Cambria Math" w:hAnsi="Cambria Math" w:cs="Cambria Math"/>
          </w:rPr>
          <w:t>‑</w:t>
        </w:r>
        <w:r>
          <w:t>teams, data</w:t>
        </w:r>
        <w:r w:rsidRPr="00F63386">
          <w:rPr>
            <w:rFonts w:ascii="Cambria Math" w:hAnsi="Cambria Math" w:cs="Cambria Math"/>
          </w:rPr>
          <w:t>‑</w:t>
        </w:r>
        <w:r>
          <w:t xml:space="preserve">engineering, security en operations. </w:t>
        </w:r>
      </w:ins>
    </w:p>
    <w:p w14:paraId="0F993A22" w14:textId="2A5B3F6C" w:rsidR="00F63386" w:rsidRDefault="00F63386" w:rsidP="00F63386">
      <w:pPr>
        <w:rPr>
          <w:ins w:id="2842" w:author="Peter Jansen" w:date="2026-02-26T11:48:00Z" w16du:dateUtc="2026-02-26T10:48:00Z"/>
        </w:rPr>
      </w:pPr>
      <w:ins w:id="2843" w:author="Peter Jansen" w:date="2026-02-26T11:48:00Z" w16du:dateUtc="2026-02-26T10:48:00Z">
        <w:r>
          <w:t xml:space="preserve"> </w:t>
        </w:r>
      </w:ins>
    </w:p>
    <w:p w14:paraId="0457DD4F" w14:textId="0118739A" w:rsidR="00F63386" w:rsidRPr="00402D0F" w:rsidRDefault="00F63386" w:rsidP="00F63386">
      <w:pPr>
        <w:rPr>
          <w:ins w:id="2844" w:author="Peter Jansen" w:date="2026-02-26T11:48:00Z" w16du:dateUtc="2026-02-26T10:48:00Z"/>
          <w:rStyle w:val="Zwaar"/>
          <w:rPrChange w:id="2845" w:author="Peter Jansen" w:date="2026-02-26T11:50:00Z" w16du:dateUtc="2026-02-26T10:50:00Z">
            <w:rPr>
              <w:ins w:id="2846" w:author="Peter Jansen" w:date="2026-02-26T11:48:00Z" w16du:dateUtc="2026-02-26T10:48:00Z"/>
            </w:rPr>
          </w:rPrChange>
        </w:rPr>
      </w:pPr>
      <w:ins w:id="2847" w:author="Peter Jansen" w:date="2026-02-26T11:48:00Z" w16du:dateUtc="2026-02-26T10:48:00Z">
        <w:r w:rsidRPr="00402D0F">
          <w:rPr>
            <w:rStyle w:val="Zwaar"/>
            <w:rPrChange w:id="2848" w:author="Peter Jansen" w:date="2026-02-26T11:50:00Z" w16du:dateUtc="2026-02-26T10:50:00Z">
              <w:rPr/>
            </w:rPrChange>
          </w:rPr>
          <w:t>Overwogen opties</w:t>
        </w:r>
      </w:ins>
      <w:ins w:id="2849" w:author="Peter Jansen" w:date="2026-02-26T11:50:00Z" w16du:dateUtc="2026-02-26T10:50:00Z">
        <w:r w:rsidR="00402D0F" w:rsidRPr="00402D0F">
          <w:rPr>
            <w:rStyle w:val="Zwaar"/>
            <w:rPrChange w:id="2850" w:author="Peter Jansen" w:date="2026-02-26T11:50:00Z" w16du:dateUtc="2026-02-26T10:50:00Z">
              <w:rPr/>
            </w:rPrChange>
          </w:rPr>
          <w:t>:</w:t>
        </w:r>
      </w:ins>
    </w:p>
    <w:p w14:paraId="39D1C098" w14:textId="77777777" w:rsidR="00F63386" w:rsidRDefault="00F63386" w:rsidP="00F63386">
      <w:pPr>
        <w:rPr>
          <w:ins w:id="2851" w:author="Peter Jansen" w:date="2026-02-26T11:48:00Z" w16du:dateUtc="2026-02-26T10:48:00Z"/>
        </w:rPr>
      </w:pPr>
    </w:p>
    <w:p w14:paraId="3ED65718" w14:textId="77777777" w:rsidR="00F63386" w:rsidRPr="00402D0F" w:rsidRDefault="00F63386" w:rsidP="00F63386">
      <w:pPr>
        <w:rPr>
          <w:ins w:id="2852" w:author="Peter Jansen" w:date="2026-02-26T11:48:00Z" w16du:dateUtc="2026-02-26T10:48:00Z"/>
          <w:u w:val="single"/>
          <w:rPrChange w:id="2853" w:author="Peter Jansen" w:date="2026-02-26T11:51:00Z" w16du:dateUtc="2026-02-26T10:51:00Z">
            <w:rPr>
              <w:ins w:id="2854" w:author="Peter Jansen" w:date="2026-02-26T11:48:00Z" w16du:dateUtc="2026-02-26T10:48:00Z"/>
            </w:rPr>
          </w:rPrChange>
        </w:rPr>
      </w:pPr>
      <w:ins w:id="2855" w:author="Peter Jansen" w:date="2026-02-26T11:48:00Z" w16du:dateUtc="2026-02-26T10:48:00Z">
        <w:r w:rsidRPr="00402D0F">
          <w:rPr>
            <w:u w:val="single"/>
            <w:rPrChange w:id="2856" w:author="Peter Jansen" w:date="2026-02-26T11:51:00Z" w16du:dateUtc="2026-02-26T10:51:00Z">
              <w:rPr/>
            </w:rPrChange>
          </w:rPr>
          <w:t xml:space="preserve">Optie 1: Tijdelijk handhaven van mutaties via </w:t>
        </w:r>
        <w:proofErr w:type="spellStart"/>
        <w:r w:rsidRPr="00402D0F">
          <w:rPr>
            <w:u w:val="single"/>
            <w:rPrChange w:id="2857" w:author="Peter Jansen" w:date="2026-02-26T11:51:00Z" w16du:dateUtc="2026-02-26T10:51:00Z">
              <w:rPr/>
            </w:rPrChange>
          </w:rPr>
          <w:t>webportaal</w:t>
        </w:r>
        <w:proofErr w:type="spellEnd"/>
        <w:r w:rsidRPr="00402D0F">
          <w:rPr>
            <w:u w:val="single"/>
            <w:rPrChange w:id="2858" w:author="Peter Jansen" w:date="2026-02-26T11:51:00Z" w16du:dateUtc="2026-02-26T10:51:00Z">
              <w:rPr/>
            </w:rPrChange>
          </w:rPr>
          <w:t xml:space="preserve"> (Gekozen optie) </w:t>
        </w:r>
      </w:ins>
    </w:p>
    <w:p w14:paraId="3FD7FF52" w14:textId="77777777" w:rsidR="00F63386" w:rsidRDefault="00F63386" w:rsidP="00F63386">
      <w:pPr>
        <w:rPr>
          <w:ins w:id="2859" w:author="Peter Jansen" w:date="2026-02-26T11:48:00Z" w16du:dateUtc="2026-02-26T10:48:00Z"/>
        </w:rPr>
      </w:pPr>
    </w:p>
    <w:p w14:paraId="5C6AD131" w14:textId="77777777" w:rsidR="00F63386" w:rsidRPr="00402D0F" w:rsidRDefault="00F63386" w:rsidP="00F63386">
      <w:pPr>
        <w:rPr>
          <w:ins w:id="2860" w:author="Peter Jansen" w:date="2026-02-26T11:48:00Z" w16du:dateUtc="2026-02-26T10:48:00Z"/>
          <w:i/>
          <w:iCs/>
          <w:rPrChange w:id="2861" w:author="Peter Jansen" w:date="2026-02-26T11:51:00Z" w16du:dateUtc="2026-02-26T10:51:00Z">
            <w:rPr>
              <w:ins w:id="2862" w:author="Peter Jansen" w:date="2026-02-26T11:48:00Z" w16du:dateUtc="2026-02-26T10:48:00Z"/>
            </w:rPr>
          </w:rPrChange>
        </w:rPr>
      </w:pPr>
      <w:ins w:id="2863" w:author="Peter Jansen" w:date="2026-02-26T11:48:00Z" w16du:dateUtc="2026-02-26T10:48:00Z">
        <w:r w:rsidRPr="00402D0F">
          <w:rPr>
            <w:i/>
            <w:iCs/>
            <w:rPrChange w:id="2864" w:author="Peter Jansen" w:date="2026-02-26T11:51:00Z" w16du:dateUtc="2026-02-26T10:51:00Z">
              <w:rPr/>
            </w:rPrChange>
          </w:rPr>
          <w:t xml:space="preserve">Sterke punten: </w:t>
        </w:r>
      </w:ins>
    </w:p>
    <w:p w14:paraId="4E36B0DE" w14:textId="77777777" w:rsidR="00F63386" w:rsidRDefault="00F63386">
      <w:pPr>
        <w:numPr>
          <w:ilvl w:val="0"/>
          <w:numId w:val="230"/>
        </w:numPr>
        <w:rPr>
          <w:ins w:id="2865" w:author="Peter Jansen" w:date="2026-02-26T11:48:00Z" w16du:dateUtc="2026-02-26T10:48:00Z"/>
        </w:rPr>
        <w:pPrChange w:id="2866" w:author="Peter Jansen" w:date="2026-02-26T11:51:00Z" w16du:dateUtc="2026-02-26T10:51:00Z">
          <w:pPr/>
        </w:pPrChange>
      </w:pPr>
      <w:ins w:id="2867" w:author="Peter Jansen" w:date="2026-02-26T11:48:00Z" w16du:dateUtc="2026-02-26T10:48:00Z">
        <w:r>
          <w:t xml:space="preserve">Waarborgt continuïteit voor klanten. </w:t>
        </w:r>
      </w:ins>
    </w:p>
    <w:p w14:paraId="6CA1DE2A" w14:textId="77777777" w:rsidR="00F63386" w:rsidRDefault="00F63386">
      <w:pPr>
        <w:numPr>
          <w:ilvl w:val="0"/>
          <w:numId w:val="230"/>
        </w:numPr>
        <w:rPr>
          <w:ins w:id="2868" w:author="Peter Jansen" w:date="2026-02-26T11:48:00Z" w16du:dateUtc="2026-02-26T10:48:00Z"/>
        </w:rPr>
        <w:pPrChange w:id="2869" w:author="Peter Jansen" w:date="2026-02-26T11:51:00Z" w16du:dateUtc="2026-02-26T10:51:00Z">
          <w:pPr/>
        </w:pPrChange>
      </w:pPr>
      <w:ins w:id="2870" w:author="Peter Jansen" w:date="2026-02-26T11:48:00Z" w16du:dateUtc="2026-02-26T10:48:00Z">
        <w:r>
          <w:t xml:space="preserve">Geen noodzaak voor noodprocedures of extra handmatige verwerking. </w:t>
        </w:r>
      </w:ins>
    </w:p>
    <w:p w14:paraId="3BB613D2" w14:textId="77777777" w:rsidR="00F63386" w:rsidRDefault="00F63386">
      <w:pPr>
        <w:numPr>
          <w:ilvl w:val="0"/>
          <w:numId w:val="230"/>
        </w:numPr>
        <w:rPr>
          <w:ins w:id="2871" w:author="Peter Jansen" w:date="2026-02-26T11:48:00Z" w16du:dateUtc="2026-02-26T10:48:00Z"/>
        </w:rPr>
        <w:pPrChange w:id="2872" w:author="Peter Jansen" w:date="2026-02-26T11:51:00Z" w16du:dateUtc="2026-02-26T10:51:00Z">
          <w:pPr/>
        </w:pPrChange>
      </w:pPr>
      <w:ins w:id="2873" w:author="Peter Jansen" w:date="2026-02-26T11:48:00Z" w16du:dateUtc="2026-02-26T10:48:00Z">
        <w:r>
          <w:t xml:space="preserve">Operationele impact laag; overgang beheersbaar. </w:t>
        </w:r>
      </w:ins>
    </w:p>
    <w:p w14:paraId="532345A4" w14:textId="77777777" w:rsidR="00F63386" w:rsidRDefault="00F63386" w:rsidP="00F63386">
      <w:pPr>
        <w:rPr>
          <w:ins w:id="2874" w:author="Peter Jansen" w:date="2026-02-26T11:48:00Z" w16du:dateUtc="2026-02-26T10:48:00Z"/>
        </w:rPr>
      </w:pPr>
    </w:p>
    <w:p w14:paraId="0B338311" w14:textId="77777777" w:rsidR="00F63386" w:rsidRPr="00402D0F" w:rsidRDefault="00F63386" w:rsidP="00F63386">
      <w:pPr>
        <w:rPr>
          <w:ins w:id="2875" w:author="Peter Jansen" w:date="2026-02-26T11:48:00Z" w16du:dateUtc="2026-02-26T10:48:00Z"/>
          <w:i/>
          <w:iCs/>
          <w:rPrChange w:id="2876" w:author="Peter Jansen" w:date="2026-02-26T11:51:00Z" w16du:dateUtc="2026-02-26T10:51:00Z">
            <w:rPr>
              <w:ins w:id="2877" w:author="Peter Jansen" w:date="2026-02-26T11:48:00Z" w16du:dateUtc="2026-02-26T10:48:00Z"/>
            </w:rPr>
          </w:rPrChange>
        </w:rPr>
      </w:pPr>
      <w:ins w:id="2878" w:author="Peter Jansen" w:date="2026-02-26T11:48:00Z" w16du:dateUtc="2026-02-26T10:48:00Z">
        <w:r w:rsidRPr="00402D0F">
          <w:rPr>
            <w:i/>
            <w:iCs/>
            <w:rPrChange w:id="2879" w:author="Peter Jansen" w:date="2026-02-26T11:51:00Z" w16du:dateUtc="2026-02-26T10:51:00Z">
              <w:rPr/>
            </w:rPrChange>
          </w:rPr>
          <w:t xml:space="preserve">Zwakke punten: </w:t>
        </w:r>
      </w:ins>
    </w:p>
    <w:p w14:paraId="437A731B" w14:textId="56A17CDA" w:rsidR="00F63386" w:rsidRDefault="00F63386">
      <w:pPr>
        <w:numPr>
          <w:ilvl w:val="0"/>
          <w:numId w:val="231"/>
        </w:numPr>
        <w:rPr>
          <w:ins w:id="2880" w:author="Peter Jansen" w:date="2026-02-26T11:48:00Z" w16du:dateUtc="2026-02-26T10:48:00Z"/>
        </w:rPr>
        <w:pPrChange w:id="2881" w:author="Peter Jansen" w:date="2026-02-26T11:51:00Z" w16du:dateUtc="2026-02-26T10:51:00Z">
          <w:pPr/>
        </w:pPrChange>
      </w:pPr>
      <w:ins w:id="2882" w:author="Peter Jansen" w:date="2026-02-26T11:48:00Z" w16du:dateUtc="2026-02-26T10:48:00Z">
        <w:r>
          <w:t xml:space="preserve">Architectonisch onwenselijk; </w:t>
        </w:r>
      </w:ins>
      <w:ins w:id="2883" w:author="Peter Jansen" w:date="2026-02-26T11:51:00Z" w16du:dateUtc="2026-02-26T10:51:00Z">
        <w:r w:rsidR="00402D0F">
          <w:t>Z</w:t>
        </w:r>
      </w:ins>
      <w:ins w:id="2884" w:author="Peter Jansen" w:date="2026-02-26T11:48:00Z" w16du:dateUtc="2026-02-26T10:48:00Z">
        <w:r>
          <w:t xml:space="preserve">ilver Zone kan direct beïnvloed worden. </w:t>
        </w:r>
      </w:ins>
    </w:p>
    <w:p w14:paraId="230FB9EF" w14:textId="77777777" w:rsidR="00F63386" w:rsidRDefault="00F63386">
      <w:pPr>
        <w:numPr>
          <w:ilvl w:val="0"/>
          <w:numId w:val="231"/>
        </w:numPr>
        <w:rPr>
          <w:ins w:id="2885" w:author="Peter Jansen" w:date="2026-02-26T11:48:00Z" w16du:dateUtc="2026-02-26T10:48:00Z"/>
        </w:rPr>
        <w:pPrChange w:id="2886" w:author="Peter Jansen" w:date="2026-02-26T11:51:00Z" w16du:dateUtc="2026-02-26T10:51:00Z">
          <w:pPr/>
        </w:pPrChange>
      </w:pPr>
      <w:ins w:id="2887" w:author="Peter Jansen" w:date="2026-02-26T11:48:00Z" w16du:dateUtc="2026-02-26T10:48:00Z">
        <w:r>
          <w:t xml:space="preserve">Extra risico op </w:t>
        </w:r>
        <w:proofErr w:type="spellStart"/>
        <w:r>
          <w:t>datainconsistentie</w:t>
        </w:r>
        <w:proofErr w:type="spellEnd"/>
        <w:r>
          <w:t xml:space="preserve">. </w:t>
        </w:r>
      </w:ins>
    </w:p>
    <w:p w14:paraId="5B2EDA45" w14:textId="77777777" w:rsidR="00F63386" w:rsidRDefault="00F63386">
      <w:pPr>
        <w:numPr>
          <w:ilvl w:val="0"/>
          <w:numId w:val="231"/>
        </w:numPr>
        <w:rPr>
          <w:ins w:id="2888" w:author="Peter Jansen" w:date="2026-02-26T11:48:00Z" w16du:dateUtc="2026-02-26T10:48:00Z"/>
        </w:rPr>
        <w:pPrChange w:id="2889" w:author="Peter Jansen" w:date="2026-02-26T11:51:00Z" w16du:dateUtc="2026-02-26T10:51:00Z">
          <w:pPr/>
        </w:pPrChange>
      </w:pPr>
      <w:ins w:id="2890" w:author="Peter Jansen" w:date="2026-02-26T11:48:00Z" w16du:dateUtc="2026-02-26T10:48:00Z">
        <w:r>
          <w:t xml:space="preserve">Introduceert tijdelijke </w:t>
        </w:r>
        <w:proofErr w:type="spellStart"/>
        <w:r>
          <w:t>technical</w:t>
        </w:r>
        <w:proofErr w:type="spellEnd"/>
        <w:r>
          <w:t xml:space="preserve"> </w:t>
        </w:r>
        <w:proofErr w:type="spellStart"/>
        <w:r>
          <w:t>debt</w:t>
        </w:r>
        <w:proofErr w:type="spellEnd"/>
        <w:r>
          <w:t xml:space="preserve">. </w:t>
        </w:r>
      </w:ins>
    </w:p>
    <w:p w14:paraId="2F78726B" w14:textId="77777777" w:rsidR="00F63386" w:rsidRDefault="00F63386" w:rsidP="00F63386">
      <w:pPr>
        <w:rPr>
          <w:ins w:id="2891" w:author="Peter Jansen" w:date="2026-02-26T11:48:00Z" w16du:dateUtc="2026-02-26T10:48:00Z"/>
        </w:rPr>
      </w:pPr>
    </w:p>
    <w:p w14:paraId="60B9441A" w14:textId="7A7C1E30" w:rsidR="00F63386" w:rsidRPr="008511DB" w:rsidRDefault="00F63386" w:rsidP="00F63386">
      <w:pPr>
        <w:rPr>
          <w:ins w:id="2892" w:author="Peter Jansen" w:date="2026-02-26T11:48:00Z" w16du:dateUtc="2026-02-26T10:48:00Z"/>
          <w:u w:val="single"/>
          <w:rPrChange w:id="2893" w:author="Peter Jansen" w:date="2026-02-26T11:52:00Z" w16du:dateUtc="2026-02-26T10:52:00Z">
            <w:rPr>
              <w:ins w:id="2894" w:author="Peter Jansen" w:date="2026-02-26T11:48:00Z" w16du:dateUtc="2026-02-26T10:48:00Z"/>
            </w:rPr>
          </w:rPrChange>
        </w:rPr>
      </w:pPr>
      <w:ins w:id="2895" w:author="Peter Jansen" w:date="2026-02-26T11:48:00Z" w16du:dateUtc="2026-02-26T10:48:00Z">
        <w:r w:rsidRPr="008511DB">
          <w:rPr>
            <w:u w:val="single"/>
            <w:rPrChange w:id="2896" w:author="Peter Jansen" w:date="2026-02-26T11:52:00Z" w16du:dateUtc="2026-02-26T10:52:00Z">
              <w:rPr/>
            </w:rPrChange>
          </w:rPr>
          <w:t xml:space="preserve">Optie 2: Direct uitschakelen van mutaties op </w:t>
        </w:r>
      </w:ins>
      <w:ins w:id="2897" w:author="Peter Jansen" w:date="2026-02-26T12:46:00Z" w16du:dateUtc="2026-02-26T11:46:00Z">
        <w:r w:rsidR="00E448B9">
          <w:rPr>
            <w:u w:val="single"/>
          </w:rPr>
          <w:t>Z</w:t>
        </w:r>
      </w:ins>
      <w:ins w:id="2898" w:author="Peter Jansen" w:date="2026-02-26T11:48:00Z" w16du:dateUtc="2026-02-26T10:48:00Z">
        <w:r w:rsidRPr="008511DB">
          <w:rPr>
            <w:u w:val="single"/>
            <w:rPrChange w:id="2899" w:author="Peter Jansen" w:date="2026-02-26T11:52:00Z" w16du:dateUtc="2026-02-26T10:52:00Z">
              <w:rPr/>
            </w:rPrChange>
          </w:rPr>
          <w:t xml:space="preserve">ilver </w:t>
        </w:r>
      </w:ins>
      <w:ins w:id="2900" w:author="Peter Jansen" w:date="2026-02-26T12:46:00Z" w16du:dateUtc="2026-02-26T11:46:00Z">
        <w:r w:rsidR="00E448B9">
          <w:rPr>
            <w:u w:val="single"/>
          </w:rPr>
          <w:t>z</w:t>
        </w:r>
      </w:ins>
      <w:ins w:id="2901" w:author="Peter Jansen" w:date="2026-02-26T11:48:00Z" w16du:dateUtc="2026-02-26T10:48:00Z">
        <w:r w:rsidRPr="008511DB">
          <w:rPr>
            <w:u w:val="single"/>
            <w:rPrChange w:id="2902" w:author="Peter Jansen" w:date="2026-02-26T11:52:00Z" w16du:dateUtc="2026-02-26T10:52:00Z">
              <w:rPr/>
            </w:rPrChange>
          </w:rPr>
          <w:t xml:space="preserve">one </w:t>
        </w:r>
      </w:ins>
    </w:p>
    <w:p w14:paraId="64D4DF4A" w14:textId="77777777" w:rsidR="00F63386" w:rsidRPr="008511DB" w:rsidRDefault="00F63386" w:rsidP="00F63386">
      <w:pPr>
        <w:rPr>
          <w:ins w:id="2903" w:author="Peter Jansen" w:date="2026-02-26T11:48:00Z" w16du:dateUtc="2026-02-26T10:48:00Z"/>
          <w:i/>
          <w:iCs/>
          <w:rPrChange w:id="2904" w:author="Peter Jansen" w:date="2026-02-26T11:52:00Z" w16du:dateUtc="2026-02-26T10:52:00Z">
            <w:rPr>
              <w:ins w:id="2905" w:author="Peter Jansen" w:date="2026-02-26T11:48:00Z" w16du:dateUtc="2026-02-26T10:48:00Z"/>
            </w:rPr>
          </w:rPrChange>
        </w:rPr>
      </w:pPr>
      <w:ins w:id="2906" w:author="Peter Jansen" w:date="2026-02-26T11:48:00Z" w16du:dateUtc="2026-02-26T10:48:00Z">
        <w:r w:rsidRPr="008511DB">
          <w:rPr>
            <w:i/>
            <w:iCs/>
            <w:rPrChange w:id="2907" w:author="Peter Jansen" w:date="2026-02-26T11:52:00Z" w16du:dateUtc="2026-02-26T10:52:00Z">
              <w:rPr/>
            </w:rPrChange>
          </w:rPr>
          <w:t xml:space="preserve">Sterke punten: </w:t>
        </w:r>
      </w:ins>
    </w:p>
    <w:p w14:paraId="364F05B9" w14:textId="77777777" w:rsidR="00F63386" w:rsidRDefault="00F63386">
      <w:pPr>
        <w:numPr>
          <w:ilvl w:val="0"/>
          <w:numId w:val="232"/>
        </w:numPr>
        <w:rPr>
          <w:ins w:id="2908" w:author="Peter Jansen" w:date="2026-02-26T11:48:00Z" w16du:dateUtc="2026-02-26T10:48:00Z"/>
        </w:rPr>
        <w:pPrChange w:id="2909" w:author="Peter Jansen" w:date="2026-02-26T11:52:00Z" w16du:dateUtc="2026-02-26T10:52:00Z">
          <w:pPr/>
        </w:pPrChange>
      </w:pPr>
      <w:ins w:id="2910" w:author="Peter Jansen" w:date="2026-02-26T11:48:00Z" w16du:dateUtc="2026-02-26T10:48:00Z">
        <w:r>
          <w:t>In lijn met de target</w:t>
        </w:r>
        <w:r w:rsidRPr="008511DB">
          <w:rPr>
            <w:rFonts w:ascii="Cambria Math" w:hAnsi="Cambria Math" w:cs="Cambria Math"/>
          </w:rPr>
          <w:t>‑</w:t>
        </w:r>
        <w:r>
          <w:t xml:space="preserve">architectuur. </w:t>
        </w:r>
      </w:ins>
    </w:p>
    <w:p w14:paraId="33B8F946" w14:textId="77777777" w:rsidR="00F63386" w:rsidRDefault="00F63386">
      <w:pPr>
        <w:numPr>
          <w:ilvl w:val="0"/>
          <w:numId w:val="232"/>
        </w:numPr>
        <w:rPr>
          <w:ins w:id="2911" w:author="Peter Jansen" w:date="2026-02-26T11:48:00Z" w16du:dateUtc="2026-02-26T10:48:00Z"/>
        </w:rPr>
        <w:pPrChange w:id="2912" w:author="Peter Jansen" w:date="2026-02-26T11:52:00Z" w16du:dateUtc="2026-02-26T10:52:00Z">
          <w:pPr/>
        </w:pPrChange>
      </w:pPr>
      <w:ins w:id="2913" w:author="Peter Jansen" w:date="2026-02-26T11:48:00Z" w16du:dateUtc="2026-02-26T10:48:00Z">
        <w:r>
          <w:t>Risico op data</w:t>
        </w:r>
        <w:r w:rsidRPr="008511DB">
          <w:rPr>
            <w:rFonts w:ascii="Cambria Math" w:hAnsi="Cambria Math" w:cs="Cambria Math"/>
          </w:rPr>
          <w:t>‑</w:t>
        </w:r>
        <w:r>
          <w:t xml:space="preserve">integriteit wordt sterk verminderd. </w:t>
        </w:r>
      </w:ins>
    </w:p>
    <w:p w14:paraId="5A3FCC6B" w14:textId="77777777" w:rsidR="00F63386" w:rsidRDefault="00F63386" w:rsidP="00F63386">
      <w:pPr>
        <w:rPr>
          <w:ins w:id="2914" w:author="Peter Jansen" w:date="2026-02-26T11:48:00Z" w16du:dateUtc="2026-02-26T10:48:00Z"/>
        </w:rPr>
      </w:pPr>
    </w:p>
    <w:p w14:paraId="5C92047A" w14:textId="77777777" w:rsidR="00F63386" w:rsidRPr="008511DB" w:rsidRDefault="00F63386" w:rsidP="00F63386">
      <w:pPr>
        <w:rPr>
          <w:ins w:id="2915" w:author="Peter Jansen" w:date="2026-02-26T11:48:00Z" w16du:dateUtc="2026-02-26T10:48:00Z"/>
          <w:i/>
          <w:iCs/>
          <w:rPrChange w:id="2916" w:author="Peter Jansen" w:date="2026-02-26T11:52:00Z" w16du:dateUtc="2026-02-26T10:52:00Z">
            <w:rPr>
              <w:ins w:id="2917" w:author="Peter Jansen" w:date="2026-02-26T11:48:00Z" w16du:dateUtc="2026-02-26T10:48:00Z"/>
            </w:rPr>
          </w:rPrChange>
        </w:rPr>
      </w:pPr>
      <w:ins w:id="2918" w:author="Peter Jansen" w:date="2026-02-26T11:48:00Z" w16du:dateUtc="2026-02-26T10:48:00Z">
        <w:r w:rsidRPr="008511DB">
          <w:rPr>
            <w:i/>
            <w:iCs/>
            <w:rPrChange w:id="2919" w:author="Peter Jansen" w:date="2026-02-26T11:52:00Z" w16du:dateUtc="2026-02-26T10:52:00Z">
              <w:rPr/>
            </w:rPrChange>
          </w:rPr>
          <w:t xml:space="preserve">Zwakke punten: </w:t>
        </w:r>
      </w:ins>
    </w:p>
    <w:p w14:paraId="1079C15B" w14:textId="77777777" w:rsidR="00F63386" w:rsidRDefault="00F63386">
      <w:pPr>
        <w:numPr>
          <w:ilvl w:val="0"/>
          <w:numId w:val="233"/>
        </w:numPr>
        <w:rPr>
          <w:ins w:id="2920" w:author="Peter Jansen" w:date="2026-02-26T11:48:00Z" w16du:dateUtc="2026-02-26T10:48:00Z"/>
        </w:rPr>
        <w:pPrChange w:id="2921" w:author="Peter Jansen" w:date="2026-02-26T11:52:00Z" w16du:dateUtc="2026-02-26T10:52:00Z">
          <w:pPr/>
        </w:pPrChange>
      </w:pPr>
      <w:ins w:id="2922" w:author="Peter Jansen" w:date="2026-02-26T11:48:00Z" w16du:dateUtc="2026-02-26T10:48:00Z">
        <w:r>
          <w:t xml:space="preserve">Hoge klantimpact; processen vallen stil. </w:t>
        </w:r>
      </w:ins>
    </w:p>
    <w:p w14:paraId="312142B3" w14:textId="77777777" w:rsidR="00F63386" w:rsidRDefault="00F63386">
      <w:pPr>
        <w:numPr>
          <w:ilvl w:val="0"/>
          <w:numId w:val="233"/>
        </w:numPr>
        <w:rPr>
          <w:ins w:id="2923" w:author="Peter Jansen" w:date="2026-02-26T11:48:00Z" w16du:dateUtc="2026-02-26T10:48:00Z"/>
        </w:rPr>
        <w:pPrChange w:id="2924" w:author="Peter Jansen" w:date="2026-02-26T11:52:00Z" w16du:dateUtc="2026-02-26T10:52:00Z">
          <w:pPr/>
        </w:pPrChange>
      </w:pPr>
      <w:ins w:id="2925" w:author="Peter Jansen" w:date="2026-02-26T11:48:00Z" w16du:dateUtc="2026-02-26T10:48:00Z">
        <w:r>
          <w:t xml:space="preserve">Operationele escalaties en verhoogde druk op support. </w:t>
        </w:r>
      </w:ins>
    </w:p>
    <w:p w14:paraId="64088B4A" w14:textId="77777777" w:rsidR="00F63386" w:rsidRDefault="00F63386" w:rsidP="00F63386">
      <w:pPr>
        <w:rPr>
          <w:ins w:id="2926" w:author="Peter Jansen" w:date="2026-02-26T11:48:00Z" w16du:dateUtc="2026-02-26T10:48:00Z"/>
        </w:rPr>
      </w:pPr>
    </w:p>
    <w:p w14:paraId="36D493EA" w14:textId="77777777" w:rsidR="00F63386" w:rsidRPr="008511DB" w:rsidRDefault="00F63386" w:rsidP="00F63386">
      <w:pPr>
        <w:rPr>
          <w:ins w:id="2927" w:author="Peter Jansen" w:date="2026-02-26T11:48:00Z" w16du:dateUtc="2026-02-26T10:48:00Z"/>
          <w:i/>
          <w:iCs/>
          <w:rPrChange w:id="2928" w:author="Peter Jansen" w:date="2026-02-26T11:53:00Z" w16du:dateUtc="2026-02-26T10:53:00Z">
            <w:rPr>
              <w:ins w:id="2929" w:author="Peter Jansen" w:date="2026-02-26T11:48:00Z" w16du:dateUtc="2026-02-26T10:48:00Z"/>
            </w:rPr>
          </w:rPrChange>
        </w:rPr>
      </w:pPr>
      <w:ins w:id="2930" w:author="Peter Jansen" w:date="2026-02-26T11:48:00Z" w16du:dateUtc="2026-02-26T10:48:00Z">
        <w:r w:rsidRPr="008511DB">
          <w:rPr>
            <w:i/>
            <w:iCs/>
            <w:rPrChange w:id="2931" w:author="Peter Jansen" w:date="2026-02-26T11:53:00Z" w16du:dateUtc="2026-02-26T10:53:00Z">
              <w:rPr/>
            </w:rPrChange>
          </w:rPr>
          <w:t xml:space="preserve">Waarom niet gekozen: </w:t>
        </w:r>
      </w:ins>
    </w:p>
    <w:p w14:paraId="143B3F6B" w14:textId="77777777" w:rsidR="00F63386" w:rsidRDefault="00F63386">
      <w:pPr>
        <w:numPr>
          <w:ilvl w:val="0"/>
          <w:numId w:val="236"/>
        </w:numPr>
        <w:rPr>
          <w:ins w:id="2932" w:author="Peter Jansen" w:date="2026-02-26T11:48:00Z" w16du:dateUtc="2026-02-26T10:48:00Z"/>
        </w:rPr>
        <w:pPrChange w:id="2933" w:author="Peter Jansen" w:date="2026-02-26T11:53:00Z" w16du:dateUtc="2026-02-26T10:53:00Z">
          <w:pPr/>
        </w:pPrChange>
      </w:pPr>
      <w:ins w:id="2934" w:author="Peter Jansen" w:date="2026-02-26T11:48:00Z" w16du:dateUtc="2026-02-26T10:48:00Z">
        <w:r>
          <w:t xml:space="preserve">De klantimpact en operationele risico’s zijn te groot zonder eerst een alternatief te realiseren. </w:t>
        </w:r>
      </w:ins>
    </w:p>
    <w:p w14:paraId="09CD4AF6" w14:textId="7EE9A3E0" w:rsidR="00F63386" w:rsidRDefault="00F63386" w:rsidP="00F63386">
      <w:pPr>
        <w:rPr>
          <w:ins w:id="2935" w:author="Peter Jansen" w:date="2026-02-26T11:48:00Z" w16du:dateUtc="2026-02-26T10:48:00Z"/>
        </w:rPr>
      </w:pPr>
      <w:ins w:id="2936" w:author="Peter Jansen" w:date="2026-02-26T11:48:00Z" w16du:dateUtc="2026-02-26T10:48:00Z">
        <w:r>
          <w:t xml:space="preserve"> </w:t>
        </w:r>
      </w:ins>
    </w:p>
    <w:p w14:paraId="23C17B16" w14:textId="77777777" w:rsidR="00F63386" w:rsidRPr="008511DB" w:rsidRDefault="00F63386" w:rsidP="00F63386">
      <w:pPr>
        <w:rPr>
          <w:ins w:id="2937" w:author="Peter Jansen" w:date="2026-02-26T11:48:00Z" w16du:dateUtc="2026-02-26T10:48:00Z"/>
          <w:u w:val="single"/>
          <w:rPrChange w:id="2938" w:author="Peter Jansen" w:date="2026-02-26T11:53:00Z" w16du:dateUtc="2026-02-26T10:53:00Z">
            <w:rPr>
              <w:ins w:id="2939" w:author="Peter Jansen" w:date="2026-02-26T11:48:00Z" w16du:dateUtc="2026-02-26T10:48:00Z"/>
            </w:rPr>
          </w:rPrChange>
        </w:rPr>
      </w:pPr>
      <w:ins w:id="2940" w:author="Peter Jansen" w:date="2026-02-26T11:48:00Z" w16du:dateUtc="2026-02-26T10:48:00Z">
        <w:r w:rsidRPr="008511DB">
          <w:rPr>
            <w:u w:val="single"/>
            <w:rPrChange w:id="2941" w:author="Peter Jansen" w:date="2026-02-26T11:53:00Z" w16du:dateUtc="2026-02-26T10:53:00Z">
              <w:rPr/>
            </w:rPrChange>
          </w:rPr>
          <w:t xml:space="preserve">Optie 3: Versneld ontwikkelen van een nieuw mutatiekanaal (API / workflow) </w:t>
        </w:r>
      </w:ins>
    </w:p>
    <w:p w14:paraId="509BCBEA" w14:textId="77777777" w:rsidR="00F63386" w:rsidRDefault="00F63386" w:rsidP="00F63386">
      <w:pPr>
        <w:rPr>
          <w:ins w:id="2942" w:author="Peter Jansen" w:date="2026-02-26T11:48:00Z" w16du:dateUtc="2026-02-26T10:48:00Z"/>
        </w:rPr>
      </w:pPr>
    </w:p>
    <w:p w14:paraId="03EAB072" w14:textId="77777777" w:rsidR="00F63386" w:rsidRPr="008511DB" w:rsidRDefault="00F63386" w:rsidP="00F63386">
      <w:pPr>
        <w:rPr>
          <w:ins w:id="2943" w:author="Peter Jansen" w:date="2026-02-26T11:48:00Z" w16du:dateUtc="2026-02-26T10:48:00Z"/>
          <w:i/>
          <w:iCs/>
          <w:rPrChange w:id="2944" w:author="Peter Jansen" w:date="2026-02-26T11:53:00Z" w16du:dateUtc="2026-02-26T10:53:00Z">
            <w:rPr>
              <w:ins w:id="2945" w:author="Peter Jansen" w:date="2026-02-26T11:48:00Z" w16du:dateUtc="2026-02-26T10:48:00Z"/>
            </w:rPr>
          </w:rPrChange>
        </w:rPr>
      </w:pPr>
      <w:ins w:id="2946" w:author="Peter Jansen" w:date="2026-02-26T11:48:00Z" w16du:dateUtc="2026-02-26T10:48:00Z">
        <w:r w:rsidRPr="008511DB">
          <w:rPr>
            <w:i/>
            <w:iCs/>
            <w:rPrChange w:id="2947" w:author="Peter Jansen" w:date="2026-02-26T11:53:00Z" w16du:dateUtc="2026-02-26T10:53:00Z">
              <w:rPr/>
            </w:rPrChange>
          </w:rPr>
          <w:t xml:space="preserve">Sterke punten: </w:t>
        </w:r>
      </w:ins>
    </w:p>
    <w:p w14:paraId="069483A3" w14:textId="77777777" w:rsidR="00F63386" w:rsidRDefault="00F63386">
      <w:pPr>
        <w:numPr>
          <w:ilvl w:val="0"/>
          <w:numId w:val="234"/>
        </w:numPr>
        <w:rPr>
          <w:ins w:id="2948" w:author="Peter Jansen" w:date="2026-02-26T11:48:00Z" w16du:dateUtc="2026-02-26T10:48:00Z"/>
        </w:rPr>
        <w:pPrChange w:id="2949" w:author="Peter Jansen" w:date="2026-02-26T11:53:00Z" w16du:dateUtc="2026-02-26T10:53:00Z">
          <w:pPr/>
        </w:pPrChange>
      </w:pPr>
      <w:ins w:id="2950" w:author="Peter Jansen" w:date="2026-02-26T11:48:00Z" w16du:dateUtc="2026-02-26T10:48:00Z">
        <w:r>
          <w:t xml:space="preserve">Duurzame oplossing die voldoet aan </w:t>
        </w:r>
        <w:proofErr w:type="spellStart"/>
        <w:r>
          <w:t>governance</w:t>
        </w:r>
        <w:proofErr w:type="spellEnd"/>
        <w:r w:rsidRPr="008511DB">
          <w:rPr>
            <w:rFonts w:ascii="Cambria Math" w:hAnsi="Cambria Math" w:cs="Cambria Math"/>
          </w:rPr>
          <w:t>‑</w:t>
        </w:r>
        <w:r>
          <w:t xml:space="preserve">principes. </w:t>
        </w:r>
      </w:ins>
    </w:p>
    <w:p w14:paraId="04295055" w14:textId="59EC1C6F" w:rsidR="00F63386" w:rsidRDefault="00F63386">
      <w:pPr>
        <w:numPr>
          <w:ilvl w:val="0"/>
          <w:numId w:val="234"/>
        </w:numPr>
        <w:rPr>
          <w:ins w:id="2951" w:author="Peter Jansen" w:date="2026-02-26T11:48:00Z" w16du:dateUtc="2026-02-26T10:48:00Z"/>
        </w:rPr>
        <w:pPrChange w:id="2952" w:author="Peter Jansen" w:date="2026-02-26T11:53:00Z" w16du:dateUtc="2026-02-26T10:53:00Z">
          <w:pPr/>
        </w:pPrChange>
      </w:pPr>
      <w:ins w:id="2953" w:author="Peter Jansen" w:date="2026-02-26T11:48:00Z" w16du:dateUtc="2026-02-26T10:48:00Z">
        <w:r>
          <w:t>Toekomstbestendig en consistent met inges</w:t>
        </w:r>
      </w:ins>
      <w:r w:rsidR="00DD2C8B">
        <w:t>tie</w:t>
      </w:r>
      <w:r w:rsidR="00B165E5">
        <w:t>-s</w:t>
      </w:r>
      <w:ins w:id="2954" w:author="Peter Jansen" w:date="2026-02-26T11:48:00Z" w16du:dateUtc="2026-02-26T10:48:00Z">
        <w:r>
          <w:t>tand</w:t>
        </w:r>
      </w:ins>
      <w:r w:rsidR="00B165E5">
        <w:t>a</w:t>
      </w:r>
      <w:ins w:id="2955" w:author="Peter Jansen" w:date="2026-02-26T11:48:00Z" w16du:dateUtc="2026-02-26T10:48:00Z">
        <w:r>
          <w:t xml:space="preserve">ards. </w:t>
        </w:r>
      </w:ins>
    </w:p>
    <w:p w14:paraId="3FFB8EAB" w14:textId="77777777" w:rsidR="00F63386" w:rsidRDefault="00F63386" w:rsidP="00F63386">
      <w:pPr>
        <w:rPr>
          <w:ins w:id="2956" w:author="Peter Jansen" w:date="2026-02-26T11:48:00Z" w16du:dateUtc="2026-02-26T10:48:00Z"/>
        </w:rPr>
      </w:pPr>
    </w:p>
    <w:p w14:paraId="309CFC08" w14:textId="77777777" w:rsidR="00F63386" w:rsidRPr="008511DB" w:rsidRDefault="00F63386" w:rsidP="00F63386">
      <w:pPr>
        <w:rPr>
          <w:ins w:id="2957" w:author="Peter Jansen" w:date="2026-02-26T11:48:00Z" w16du:dateUtc="2026-02-26T10:48:00Z"/>
          <w:i/>
          <w:iCs/>
          <w:rPrChange w:id="2958" w:author="Peter Jansen" w:date="2026-02-26T11:53:00Z" w16du:dateUtc="2026-02-26T10:53:00Z">
            <w:rPr>
              <w:ins w:id="2959" w:author="Peter Jansen" w:date="2026-02-26T11:48:00Z" w16du:dateUtc="2026-02-26T10:48:00Z"/>
            </w:rPr>
          </w:rPrChange>
        </w:rPr>
      </w:pPr>
      <w:ins w:id="2960" w:author="Peter Jansen" w:date="2026-02-26T11:48:00Z" w16du:dateUtc="2026-02-26T10:48:00Z">
        <w:r w:rsidRPr="008511DB">
          <w:rPr>
            <w:i/>
            <w:iCs/>
            <w:rPrChange w:id="2961" w:author="Peter Jansen" w:date="2026-02-26T11:53:00Z" w16du:dateUtc="2026-02-26T10:53:00Z">
              <w:rPr/>
            </w:rPrChange>
          </w:rPr>
          <w:t xml:space="preserve">Zwakke punten: </w:t>
        </w:r>
      </w:ins>
    </w:p>
    <w:p w14:paraId="174EAC1C" w14:textId="77777777" w:rsidR="00F63386" w:rsidRDefault="00F63386">
      <w:pPr>
        <w:numPr>
          <w:ilvl w:val="0"/>
          <w:numId w:val="235"/>
        </w:numPr>
        <w:rPr>
          <w:ins w:id="2962" w:author="Peter Jansen" w:date="2026-02-26T11:48:00Z" w16du:dateUtc="2026-02-26T10:48:00Z"/>
        </w:rPr>
        <w:pPrChange w:id="2963" w:author="Peter Jansen" w:date="2026-02-26T11:53:00Z" w16du:dateUtc="2026-02-26T10:53:00Z">
          <w:pPr/>
        </w:pPrChange>
      </w:pPr>
      <w:ins w:id="2964" w:author="Peter Jansen" w:date="2026-02-26T11:48:00Z" w16du:dateUtc="2026-02-26T10:48:00Z">
        <w:r>
          <w:t xml:space="preserve">Ontwikkeltijd en afhankelijkheden hoog. </w:t>
        </w:r>
      </w:ins>
    </w:p>
    <w:p w14:paraId="289A8862" w14:textId="77777777" w:rsidR="00F63386" w:rsidRDefault="00F63386">
      <w:pPr>
        <w:numPr>
          <w:ilvl w:val="0"/>
          <w:numId w:val="235"/>
        </w:numPr>
        <w:rPr>
          <w:ins w:id="2965" w:author="Peter Jansen" w:date="2026-02-26T11:48:00Z" w16du:dateUtc="2026-02-26T10:48:00Z"/>
        </w:rPr>
        <w:pPrChange w:id="2966" w:author="Peter Jansen" w:date="2026-02-26T11:53:00Z" w16du:dateUtc="2026-02-26T10:53:00Z">
          <w:pPr/>
        </w:pPrChange>
      </w:pPr>
      <w:ins w:id="2967" w:author="Peter Jansen" w:date="2026-02-26T11:48:00Z" w16du:dateUtc="2026-02-26T10:48:00Z">
        <w:r>
          <w:t xml:space="preserve">Niet tijdig beschikbaar om huidige processen te ondersteunen. </w:t>
        </w:r>
      </w:ins>
    </w:p>
    <w:p w14:paraId="4B6EDEA2" w14:textId="77777777" w:rsidR="00F63386" w:rsidRPr="008511DB" w:rsidRDefault="00F63386" w:rsidP="00F63386">
      <w:pPr>
        <w:rPr>
          <w:ins w:id="2968" w:author="Peter Jansen" w:date="2026-02-26T11:48:00Z" w16du:dateUtc="2026-02-26T10:48:00Z"/>
          <w:i/>
          <w:iCs/>
          <w:rPrChange w:id="2969" w:author="Peter Jansen" w:date="2026-02-26T11:53:00Z" w16du:dateUtc="2026-02-26T10:53:00Z">
            <w:rPr>
              <w:ins w:id="2970" w:author="Peter Jansen" w:date="2026-02-26T11:48:00Z" w16du:dateUtc="2026-02-26T10:48:00Z"/>
            </w:rPr>
          </w:rPrChange>
        </w:rPr>
      </w:pPr>
    </w:p>
    <w:p w14:paraId="775FCE2E" w14:textId="77777777" w:rsidR="00F63386" w:rsidRPr="008511DB" w:rsidRDefault="00F63386" w:rsidP="00F63386">
      <w:pPr>
        <w:rPr>
          <w:ins w:id="2971" w:author="Peter Jansen" w:date="2026-02-26T11:48:00Z" w16du:dateUtc="2026-02-26T10:48:00Z"/>
          <w:i/>
          <w:iCs/>
          <w:rPrChange w:id="2972" w:author="Peter Jansen" w:date="2026-02-26T11:53:00Z" w16du:dateUtc="2026-02-26T10:53:00Z">
            <w:rPr>
              <w:ins w:id="2973" w:author="Peter Jansen" w:date="2026-02-26T11:48:00Z" w16du:dateUtc="2026-02-26T10:48:00Z"/>
            </w:rPr>
          </w:rPrChange>
        </w:rPr>
      </w:pPr>
      <w:ins w:id="2974" w:author="Peter Jansen" w:date="2026-02-26T11:48:00Z" w16du:dateUtc="2026-02-26T10:48:00Z">
        <w:r w:rsidRPr="008511DB">
          <w:rPr>
            <w:i/>
            <w:iCs/>
            <w:rPrChange w:id="2975" w:author="Peter Jansen" w:date="2026-02-26T11:53:00Z" w16du:dateUtc="2026-02-26T10:53:00Z">
              <w:rPr/>
            </w:rPrChange>
          </w:rPr>
          <w:t xml:space="preserve">Waarom niet gekozen: </w:t>
        </w:r>
      </w:ins>
    </w:p>
    <w:p w14:paraId="3175B90B" w14:textId="77777777" w:rsidR="00F63386" w:rsidRDefault="00F63386">
      <w:pPr>
        <w:numPr>
          <w:ilvl w:val="0"/>
          <w:numId w:val="237"/>
        </w:numPr>
        <w:rPr>
          <w:ins w:id="2976" w:author="Peter Jansen" w:date="2026-02-26T11:48:00Z" w16du:dateUtc="2026-02-26T10:48:00Z"/>
        </w:rPr>
        <w:pPrChange w:id="2977" w:author="Peter Jansen" w:date="2026-02-26T11:53:00Z" w16du:dateUtc="2026-02-26T10:53:00Z">
          <w:pPr/>
        </w:pPrChange>
      </w:pPr>
      <w:ins w:id="2978" w:author="Peter Jansen" w:date="2026-02-26T11:48:00Z" w16du:dateUtc="2026-02-26T10:48:00Z">
        <w:r>
          <w:t xml:space="preserve">Het realiseren van een alternatief op zeer korte termijn is niet haalbaar zonder risico’s voor andere kritieke projectdeliverables. </w:t>
        </w:r>
      </w:ins>
    </w:p>
    <w:p w14:paraId="303C5D13" w14:textId="76B2C9CB" w:rsidR="00F63386" w:rsidRPr="00AF7385" w:rsidRDefault="00F63386">
      <w:pPr>
        <w:pPrChange w:id="2979" w:author="Peter Jansen" w:date="2026-02-17T11:39:00Z" w16du:dateUtc="2026-02-17T10:39:00Z">
          <w:pPr>
            <w:pStyle w:val="Kop2"/>
          </w:pPr>
        </w:pPrChange>
      </w:pPr>
      <w:ins w:id="2980" w:author="Peter Jansen" w:date="2026-02-26T11:48:00Z" w16du:dateUtc="2026-02-26T10:48:00Z">
        <w:r>
          <w:t xml:space="preserve"> </w:t>
        </w:r>
      </w:ins>
    </w:p>
    <w:p w14:paraId="4DD615EE" w14:textId="0E044E99" w:rsidR="00E15E7D" w:rsidRPr="00BF5845" w:rsidDel="001D6D40" w:rsidRDefault="4C81AFE0" w:rsidP="00493E6E">
      <w:pPr>
        <w:pStyle w:val="Kop2"/>
        <w:rPr>
          <w:del w:id="2981" w:author="Peter Jansen" w:date="2026-03-05T14:32:00Z" w16du:dateUtc="2026-03-05T13:32:00Z"/>
        </w:rPr>
      </w:pPr>
      <w:del w:id="2982" w:author="Peter Jansen" w:date="2026-03-05T14:32:00Z" w16du:dateUtc="2026-03-05T13:32:00Z">
        <w:r w:rsidRPr="00BF5845" w:rsidDel="001D6D40">
          <w:delText>ADR-000</w:delText>
        </w:r>
      </w:del>
      <w:del w:id="2983" w:author="Peter Jansen" w:date="2026-02-26T11:54:00Z" w16du:dateUtc="2026-02-26T10:54:00Z">
        <w:r w:rsidRPr="00BF5845" w:rsidDel="008511DB">
          <w:delText>5</w:delText>
        </w:r>
      </w:del>
      <w:del w:id="2984" w:author="Peter Jansen" w:date="2026-03-05T14:32:00Z" w16du:dateUtc="2026-03-05T13:32:00Z">
        <w:r w:rsidRPr="00BF5845" w:rsidDel="001D6D40">
          <w:delText xml:space="preserve"> Keuze voor adoptie van Lakehouse architectuur</w:delText>
        </w:r>
        <w:bookmarkStart w:id="2985" w:name="_Toc223618787"/>
        <w:bookmarkStart w:id="2986" w:name="_Toc223618946"/>
        <w:bookmarkStart w:id="2987" w:name="_Toc224034895"/>
        <w:bookmarkStart w:id="2988" w:name="_Toc224549505"/>
        <w:bookmarkStart w:id="2989" w:name="_Toc224810231"/>
        <w:bookmarkStart w:id="2990" w:name="_Toc224832611"/>
        <w:bookmarkStart w:id="2991" w:name="_Toc225262676"/>
        <w:bookmarkEnd w:id="2985"/>
        <w:bookmarkEnd w:id="2986"/>
        <w:bookmarkEnd w:id="2987"/>
        <w:bookmarkEnd w:id="2988"/>
        <w:bookmarkEnd w:id="2989"/>
        <w:bookmarkEnd w:id="2990"/>
        <w:bookmarkEnd w:id="2991"/>
      </w:del>
    </w:p>
    <w:p w14:paraId="62AFE50E" w14:textId="546F9838" w:rsidR="00EF3009" w:rsidRPr="00BF5845" w:rsidRDefault="038AA403" w:rsidP="00EF3009">
      <w:pPr>
        <w:pStyle w:val="Kop2"/>
      </w:pPr>
      <w:bookmarkStart w:id="2992" w:name="_Toc225262677"/>
      <w:r w:rsidRPr="00BF5845">
        <w:t>ADR-000</w:t>
      </w:r>
      <w:ins w:id="2993" w:author="Peter Jansen" w:date="2026-02-26T11:54:00Z" w16du:dateUtc="2026-02-26T10:54:00Z">
        <w:r w:rsidR="008511DB">
          <w:t>7</w:t>
        </w:r>
      </w:ins>
      <w:del w:id="2994" w:author="Peter Jansen" w:date="2026-02-26T11:54:00Z" w16du:dateUtc="2026-02-26T10:54:00Z">
        <w:r w:rsidRPr="00BF5845" w:rsidDel="008511DB">
          <w:delText>6</w:delText>
        </w:r>
      </w:del>
      <w:r w:rsidRPr="00BF5845">
        <w:t xml:space="preserve"> Keuze voor </w:t>
      </w:r>
      <w:proofErr w:type="spellStart"/>
      <w:r w:rsidRPr="00BF5845">
        <w:t>migratiepad</w:t>
      </w:r>
      <w:proofErr w:type="spellEnd"/>
      <w:r w:rsidR="004B7A2F" w:rsidRPr="00BF5845">
        <w:t xml:space="preserve"> naar nieuwe architectuur</w:t>
      </w:r>
      <w:bookmarkEnd w:id="2992"/>
    </w:p>
    <w:p w14:paraId="26243B82" w14:textId="09F53328" w:rsidR="004B7A2F" w:rsidRPr="00BF5845" w:rsidDel="00DE7201" w:rsidRDefault="004B7A2F" w:rsidP="004B7A2F">
      <w:pPr>
        <w:pStyle w:val="Kop2"/>
        <w:rPr>
          <w:del w:id="2995" w:author="Peter Jansen" w:date="2026-03-05T14:32:00Z" w16du:dateUtc="2026-03-05T13:32:00Z"/>
        </w:rPr>
      </w:pPr>
      <w:del w:id="2996" w:author="Peter Jansen" w:date="2026-03-05T14:32:00Z" w16du:dateUtc="2026-03-05T13:32:00Z">
        <w:r w:rsidRPr="00BF5845" w:rsidDel="00DE7201">
          <w:delText>ADR-000</w:delText>
        </w:r>
      </w:del>
      <w:del w:id="2997" w:author="Peter Jansen" w:date="2026-02-26T11:54:00Z" w16du:dateUtc="2026-02-26T10:54:00Z">
        <w:r w:rsidR="6B0976EE" w:rsidRPr="00BF5845" w:rsidDel="008511DB">
          <w:delText>7</w:delText>
        </w:r>
      </w:del>
      <w:del w:id="2998" w:author="Peter Jansen" w:date="2026-03-05T14:32:00Z" w16du:dateUtc="2026-03-05T13:32:00Z">
        <w:r w:rsidRPr="00BF5845" w:rsidDel="00DE7201">
          <w:delText xml:space="preserve"> Keuze voor </w:delText>
        </w:r>
        <w:r w:rsidR="00D65E4C" w:rsidRPr="00BF5845" w:rsidDel="00DE7201">
          <w:delText>Infrastructuur as Code</w:delText>
        </w:r>
        <w:r w:rsidRPr="00BF5845" w:rsidDel="00DE7201">
          <w:delText xml:space="preserve"> </w:delText>
        </w:r>
        <w:r w:rsidR="00D65E4C" w:rsidRPr="00BF5845" w:rsidDel="00DE7201">
          <w:delText>tooling</w:delText>
        </w:r>
      </w:del>
    </w:p>
    <w:p w14:paraId="62829108" w14:textId="1E33FB56" w:rsidR="0029280F" w:rsidRPr="0029280F" w:rsidRDefault="00212642">
      <w:pPr>
        <w:pPrChange w:id="2999" w:author="Peter Jansen" w:date="2026-02-15T23:37:00Z" w16du:dateUtc="2026-02-15T22:37:00Z">
          <w:pPr>
            <w:pStyle w:val="Kop2"/>
          </w:pPr>
        </w:pPrChange>
      </w:pPr>
      <w:del w:id="3000" w:author="Peter Jansen" w:date="2026-03-05T14:33:00Z" w16du:dateUtc="2026-03-05T13:33:00Z">
        <w:r w:rsidRPr="00BF5845" w:rsidDel="00CE44D6">
          <w:delText>ADR-000</w:delText>
        </w:r>
      </w:del>
      <w:del w:id="3001" w:author="Peter Jansen" w:date="2026-02-26T11:54:00Z" w16du:dateUtc="2026-02-26T10:54:00Z">
        <w:r w:rsidR="00912C4B" w:rsidRPr="00BF5845" w:rsidDel="008511DB">
          <w:delText>8</w:delText>
        </w:r>
      </w:del>
      <w:del w:id="3002" w:author="Peter Jansen" w:date="2026-03-05T14:33:00Z" w16du:dateUtc="2026-03-05T13:33:00Z">
        <w:r w:rsidRPr="00BF5845" w:rsidDel="00CE44D6">
          <w:delText xml:space="preserve"> Keuze voor </w:delText>
        </w:r>
        <w:r w:rsidR="00912C4B" w:rsidRPr="00BF5845" w:rsidDel="00CE44D6">
          <w:delText>balans metadata gedreven werken en coderen</w:delText>
        </w:r>
      </w:del>
      <w:ins w:id="3003" w:author="Peter Jansen" w:date="2026-03-05T14:36:00Z" w16du:dateUtc="2026-03-05T13:36:00Z">
        <w:r w:rsidR="00881E9B">
          <w:t xml:space="preserve">&lt;&lt;afhankelijk van bevindingen </w:t>
        </w:r>
        <w:proofErr w:type="spellStart"/>
        <w:r w:rsidR="00881E9B">
          <w:t>PoS</w:t>
        </w:r>
        <w:proofErr w:type="spellEnd"/>
        <w:r w:rsidR="00881E9B">
          <w:t>&gt;&gt;</w:t>
        </w:r>
      </w:ins>
    </w:p>
    <w:p w14:paraId="6A8592A2" w14:textId="77777777" w:rsidR="00EC434F" w:rsidRPr="00BF5845" w:rsidRDefault="00EC434F" w:rsidP="00EC434F"/>
    <w:p w14:paraId="3409361D" w14:textId="77777777" w:rsidR="0052529E" w:rsidRPr="00BF5845" w:rsidRDefault="0052529E">
      <w:pPr>
        <w:rPr>
          <w:rFonts w:eastAsiaTheme="majorEastAsia" w:cstheme="majorBidi"/>
          <w:b/>
          <w:color w:val="3C4491"/>
          <w:sz w:val="32"/>
          <w:szCs w:val="32"/>
        </w:rPr>
      </w:pPr>
    </w:p>
    <w:p w14:paraId="01CF26FC" w14:textId="77777777" w:rsidR="00C757F8" w:rsidRPr="00BF5845" w:rsidRDefault="00C757F8">
      <w:pPr>
        <w:rPr>
          <w:rFonts w:eastAsiaTheme="majorEastAsia" w:cstheme="majorBidi"/>
          <w:b/>
          <w:color w:val="3C4491"/>
          <w:sz w:val="32"/>
          <w:szCs w:val="32"/>
        </w:rPr>
      </w:pPr>
      <w:r w:rsidRPr="00BF5845">
        <w:br w:type="page"/>
      </w:r>
    </w:p>
    <w:p w14:paraId="75717DC3" w14:textId="70FBAAAA" w:rsidR="00F52758" w:rsidRPr="00BF5845" w:rsidRDefault="69855BD6" w:rsidP="00F52758">
      <w:pPr>
        <w:pStyle w:val="Kop1"/>
      </w:pPr>
      <w:bookmarkStart w:id="3004" w:name="_Toc225262678"/>
      <w:commentRangeStart w:id="3005"/>
      <w:commentRangeStart w:id="3006"/>
      <w:r w:rsidRPr="00BF5845">
        <w:lastRenderedPageBreak/>
        <w:t>Kwaliteits</w:t>
      </w:r>
      <w:r w:rsidR="008463C7" w:rsidRPr="00BF5845">
        <w:t>eisen</w:t>
      </w:r>
      <w:bookmarkEnd w:id="3004"/>
      <w:commentRangeEnd w:id="3005"/>
      <w:r w:rsidR="000856EC" w:rsidRPr="00BF5845">
        <w:rPr>
          <w:rStyle w:val="Verwijzingopmerking"/>
          <w:sz w:val="32"/>
          <w:szCs w:val="32"/>
        </w:rPr>
        <w:commentReference w:id="3005"/>
      </w:r>
      <w:commentRangeEnd w:id="3006"/>
      <w:r w:rsidRPr="00BF5845">
        <w:rPr>
          <w:rStyle w:val="Verwijzingopmerking"/>
          <w:sz w:val="32"/>
          <w:szCs w:val="32"/>
        </w:rPr>
        <w:commentReference w:id="3006"/>
      </w:r>
    </w:p>
    <w:p w14:paraId="15281DC3" w14:textId="77777777" w:rsidR="00362E7E" w:rsidRPr="00BF5845" w:rsidRDefault="00362E7E" w:rsidP="00362E7E"/>
    <w:p w14:paraId="1085679E" w14:textId="77777777" w:rsidR="00362E7E" w:rsidRPr="00BF5845" w:rsidRDefault="00362E7E" w:rsidP="00362E7E"/>
    <w:p w14:paraId="0EC54920" w14:textId="24E0BBB2" w:rsidR="00D23648" w:rsidRDefault="00D23648" w:rsidP="008C45CC">
      <w:pPr>
        <w:pStyle w:val="Kop2"/>
      </w:pPr>
      <w:bookmarkStart w:id="3007" w:name="_Toc225262679"/>
      <w:r w:rsidRPr="00BF5845">
        <w:t>Overzicht kwaliteitseisen</w:t>
      </w:r>
      <w:bookmarkEnd w:id="3007"/>
    </w:p>
    <w:p w14:paraId="19E5DB56" w14:textId="77777777" w:rsidR="00564637" w:rsidRPr="00564637" w:rsidRDefault="00564637" w:rsidP="00564637"/>
    <w:p w14:paraId="6171CA45" w14:textId="32EB7A72" w:rsidR="00CA63CD" w:rsidRPr="00BF5845" w:rsidRDefault="161EF0D5" w:rsidP="00FB4FDB">
      <w:pPr>
        <w:pStyle w:val="Kop3"/>
      </w:pPr>
      <w:bookmarkStart w:id="3008" w:name="_Toc225262680"/>
      <w:r w:rsidRPr="00BF5845">
        <w:t>Functionele geschiktheid</w:t>
      </w:r>
      <w:bookmarkEnd w:id="3008"/>
    </w:p>
    <w:p w14:paraId="65512302" w14:textId="2A77F0EB" w:rsidR="4AF59D40" w:rsidRPr="00BF5845" w:rsidRDefault="4AF59D40" w:rsidP="4AF59D40"/>
    <w:p w14:paraId="097A642D" w14:textId="590DEBA4" w:rsidR="00570756" w:rsidRPr="00BF5845" w:rsidRDefault="161EF0D5" w:rsidP="4AF59D40">
      <w:pPr>
        <w:pStyle w:val="Kop5"/>
        <w:rPr>
          <w:rStyle w:val="Zwaar"/>
          <w:bCs w:val="0"/>
        </w:rPr>
      </w:pPr>
      <w:r w:rsidRPr="00BF5845">
        <w:t>Compleetheid</w:t>
      </w:r>
    </w:p>
    <w:p w14:paraId="61236D09" w14:textId="4DB0AE01" w:rsidR="00763609" w:rsidRPr="00BF5845" w:rsidRDefault="00CA63CD" w:rsidP="00456468">
      <w:pPr>
        <w:numPr>
          <w:ilvl w:val="0"/>
          <w:numId w:val="8"/>
        </w:numPr>
      </w:pPr>
      <w:commentRangeStart w:id="3009"/>
      <w:r w:rsidRPr="00BF5845">
        <w:t>Wanneer een ziekenhuis een volledig LBZ</w:t>
      </w:r>
      <w:r w:rsidRPr="00BF5845">
        <w:noBreakHyphen/>
        <w:t>record aanlevert, verwerkt het systeem 100% van de verplichte velden binnen één verwerkingscyclus</w:t>
      </w:r>
      <w:r w:rsidR="00696772" w:rsidRPr="00BF5845">
        <w:t>.</w:t>
      </w:r>
      <w:commentRangeEnd w:id="3009"/>
      <w:r w:rsidR="00982143">
        <w:rPr>
          <w:rStyle w:val="Verwijzingopmerking"/>
          <w:sz w:val="22"/>
          <w:szCs w:val="20"/>
        </w:rPr>
        <w:commentReference w:id="3009"/>
      </w:r>
      <w:ins w:id="3010" w:author="Peter Jansen" w:date="2026-02-24T13:39:00Z" w16du:dateUtc="2026-02-24T12:39:00Z">
        <w:r w:rsidR="00456468">
          <w:t xml:space="preserve"> D.w.z.</w:t>
        </w:r>
        <w:r w:rsidR="00ED4C1C">
          <w:t xml:space="preserve"> </w:t>
        </w:r>
      </w:ins>
      <w:ins w:id="3011" w:author="Peter Jansen" w:date="2026-02-24T13:39:00Z">
        <w:r w:rsidR="00456468" w:rsidRPr="00456468">
          <w:t>“</w:t>
        </w:r>
      </w:ins>
      <w:ins w:id="3012" w:author="Peter Jansen" w:date="2026-02-24T13:39:00Z" w16du:dateUtc="2026-02-24T12:39:00Z">
        <w:r w:rsidR="00ED4C1C">
          <w:t>g</w:t>
        </w:r>
      </w:ins>
      <w:ins w:id="3013" w:author="Peter Jansen" w:date="2026-02-24T13:39:00Z">
        <w:r w:rsidR="00456468" w:rsidRPr="00456468">
          <w:t>een dataverlies”: elk bestand dat wordt aangeboden en elk record in die bestanden wordt, verifieerbaar, of verwerkt of afgewezen</w:t>
        </w:r>
      </w:ins>
    </w:p>
    <w:p w14:paraId="3B968FCA" w14:textId="77777777" w:rsidR="00696772" w:rsidRPr="00BF5845" w:rsidRDefault="00696772" w:rsidP="00696772">
      <w:pPr>
        <w:ind w:left="720"/>
      </w:pPr>
    </w:p>
    <w:p w14:paraId="40199CDB" w14:textId="0F38A090" w:rsidR="00570756" w:rsidRPr="00BF5845" w:rsidRDefault="161EF0D5" w:rsidP="4AF59D40">
      <w:pPr>
        <w:pStyle w:val="Kop5"/>
      </w:pPr>
      <w:r w:rsidRPr="00BF5845">
        <w:t>Correctheid</w:t>
      </w:r>
    </w:p>
    <w:p w14:paraId="20AB23A2" w14:textId="3761DAF4" w:rsidR="00CA63CD" w:rsidRPr="00BF5845" w:rsidRDefault="00CA63CD" w:rsidP="004D21E0">
      <w:pPr>
        <w:numPr>
          <w:ilvl w:val="0"/>
          <w:numId w:val="8"/>
        </w:numPr>
      </w:pPr>
      <w:commentRangeStart w:id="3014"/>
      <w:commentRangeStart w:id="3015"/>
      <w:r w:rsidRPr="00BF5845">
        <w:t>Bij transformatie van bronrecord naar doelrecord zijn &lt;1% afwijkingen toegestaan t.o.v. validatieregels.</w:t>
      </w:r>
      <w:commentRangeEnd w:id="3014"/>
      <w:r w:rsidR="004F50E5" w:rsidRPr="00BF5845">
        <w:rPr>
          <w:rStyle w:val="Verwijzingopmerking"/>
          <w:sz w:val="22"/>
          <w:szCs w:val="20"/>
        </w:rPr>
        <w:commentReference w:id="3014"/>
      </w:r>
      <w:commentRangeEnd w:id="3015"/>
      <w:r w:rsidR="00894976" w:rsidRPr="00BF5845">
        <w:rPr>
          <w:rStyle w:val="Verwijzingopmerking"/>
          <w:sz w:val="22"/>
          <w:szCs w:val="20"/>
        </w:rPr>
        <w:commentReference w:id="3015"/>
      </w:r>
    </w:p>
    <w:p w14:paraId="609C49E6" w14:textId="77777777" w:rsidR="00570756" w:rsidRPr="00BF5845" w:rsidRDefault="00570756" w:rsidP="00570756">
      <w:pPr>
        <w:ind w:left="720"/>
      </w:pPr>
    </w:p>
    <w:p w14:paraId="6082C315" w14:textId="5BE23CCC" w:rsidR="00CA63CD" w:rsidRPr="00BF5845" w:rsidRDefault="4EA387B6" w:rsidP="00FB4FDB">
      <w:pPr>
        <w:pStyle w:val="Kop3"/>
      </w:pPr>
      <w:bookmarkStart w:id="3016" w:name="_Toc225262681"/>
      <w:r w:rsidRPr="00BF5845">
        <w:t>Prestatie efficiëntie</w:t>
      </w:r>
      <w:bookmarkEnd w:id="3016"/>
    </w:p>
    <w:p w14:paraId="15F6EBB3" w14:textId="1F296F49" w:rsidR="4AF59D40" w:rsidRPr="00BF5845" w:rsidRDefault="4AF59D40" w:rsidP="4AF59D40"/>
    <w:p w14:paraId="3936C0F6" w14:textId="2D2C1429" w:rsidR="00570756" w:rsidRPr="00BF5845" w:rsidRDefault="161EF0D5" w:rsidP="4AF59D40">
      <w:pPr>
        <w:pStyle w:val="Kop5"/>
      </w:pPr>
      <w:r w:rsidRPr="00BF5845">
        <w:t>Tijdsgedrag</w:t>
      </w:r>
    </w:p>
    <w:p w14:paraId="1382F68A" w14:textId="314B3629" w:rsidR="00CA63CD" w:rsidRPr="00BF5845" w:rsidRDefault="00CA63CD" w:rsidP="004D21E0">
      <w:pPr>
        <w:numPr>
          <w:ilvl w:val="0"/>
          <w:numId w:val="9"/>
        </w:numPr>
      </w:pPr>
      <w:r w:rsidRPr="00BF5845">
        <w:t xml:space="preserve">Bij piekbelasting (10× </w:t>
      </w:r>
      <w:commentRangeStart w:id="3017"/>
      <w:r w:rsidRPr="00BF5845">
        <w:t>normaal datavolume</w:t>
      </w:r>
      <w:commentRangeEnd w:id="3017"/>
      <w:r w:rsidR="006E3BC4" w:rsidRPr="00BF5845">
        <w:rPr>
          <w:rStyle w:val="Verwijzingopmerking"/>
          <w:sz w:val="22"/>
          <w:szCs w:val="20"/>
        </w:rPr>
        <w:commentReference w:id="3017"/>
      </w:r>
      <w:r w:rsidRPr="00BF5845">
        <w:t>) verwerkt het systeem alle records binnen maximaal 2 uur</w:t>
      </w:r>
      <w:r w:rsidR="00246629" w:rsidRPr="00BF5845">
        <w:t>.</w:t>
      </w:r>
    </w:p>
    <w:p w14:paraId="44B7CC1C" w14:textId="77777777" w:rsidR="00246629" w:rsidRPr="00BF5845" w:rsidRDefault="00246629" w:rsidP="00246629">
      <w:pPr>
        <w:ind w:left="720"/>
      </w:pPr>
    </w:p>
    <w:p w14:paraId="74C60107" w14:textId="118F1FC1" w:rsidR="00570756" w:rsidRPr="00BF5845" w:rsidRDefault="161EF0D5" w:rsidP="4AF59D40">
      <w:pPr>
        <w:pStyle w:val="Kop5"/>
      </w:pPr>
      <w:r w:rsidRPr="00BF5845">
        <w:t>Middelenbeslag</w:t>
      </w:r>
    </w:p>
    <w:p w14:paraId="2238D3EB" w14:textId="04957569" w:rsidR="00CA63CD" w:rsidRPr="00BF5845" w:rsidRDefault="00CA63CD" w:rsidP="004D21E0">
      <w:pPr>
        <w:numPr>
          <w:ilvl w:val="0"/>
          <w:numId w:val="9"/>
        </w:numPr>
      </w:pPr>
      <w:r w:rsidRPr="00BF5845">
        <w:t>De ETL</w:t>
      </w:r>
      <w:r w:rsidRPr="00BF5845">
        <w:noBreakHyphen/>
        <w:t>pipeline mag in productie maximaal 80% CPU en memory capaciteit gebruiken.</w:t>
      </w:r>
    </w:p>
    <w:p w14:paraId="53F175BE" w14:textId="77777777" w:rsidR="00246629" w:rsidRPr="00BF5845" w:rsidRDefault="00246629" w:rsidP="00246629">
      <w:pPr>
        <w:ind w:left="720"/>
      </w:pPr>
    </w:p>
    <w:p w14:paraId="1FC172D9" w14:textId="3CD378DF" w:rsidR="00570756" w:rsidRPr="00BF5845" w:rsidRDefault="161EF0D5" w:rsidP="4AF59D40">
      <w:pPr>
        <w:pStyle w:val="Kop5"/>
      </w:pPr>
      <w:r w:rsidRPr="00BF5845">
        <w:t>Capaciteit</w:t>
      </w:r>
    </w:p>
    <w:p w14:paraId="7926924B" w14:textId="6B22591C" w:rsidR="00CA63CD" w:rsidRPr="00BF5845" w:rsidRDefault="00CA63CD" w:rsidP="004D21E0">
      <w:pPr>
        <w:numPr>
          <w:ilvl w:val="0"/>
          <w:numId w:val="9"/>
        </w:numPr>
      </w:pPr>
      <w:r w:rsidRPr="00BF5845">
        <w:t>De oplossing ondersteunt groei tot 5× huidige jaarlijkse datasetgrootte zonder herontwerp.</w:t>
      </w:r>
    </w:p>
    <w:p w14:paraId="7EFF4113" w14:textId="77777777" w:rsidR="00570756" w:rsidRPr="00BF5845" w:rsidRDefault="00570756" w:rsidP="00570756">
      <w:pPr>
        <w:ind w:left="720"/>
      </w:pPr>
    </w:p>
    <w:p w14:paraId="57C742BA" w14:textId="06870E45" w:rsidR="00CA63CD" w:rsidRPr="00BF5845" w:rsidRDefault="161EF0D5" w:rsidP="00FB4FDB">
      <w:pPr>
        <w:pStyle w:val="Kop3"/>
      </w:pPr>
      <w:bookmarkStart w:id="3018" w:name="_Toc225262682"/>
      <w:r w:rsidRPr="00BF5845">
        <w:t>Compatibiliteit</w:t>
      </w:r>
      <w:bookmarkEnd w:id="3018"/>
    </w:p>
    <w:p w14:paraId="01446E54" w14:textId="6925C0B2" w:rsidR="4AF59D40" w:rsidRPr="00BF5845" w:rsidRDefault="4AF59D40" w:rsidP="4AF59D40"/>
    <w:p w14:paraId="30B049B2" w14:textId="4CD85D23" w:rsidR="00362E7E" w:rsidRPr="00BF5845" w:rsidRDefault="161EF0D5" w:rsidP="4AF59D40">
      <w:pPr>
        <w:pStyle w:val="Kop5"/>
      </w:pPr>
      <w:commentRangeStart w:id="3019"/>
      <w:r w:rsidRPr="00BF5845">
        <w:t>Interoperabiliteit</w:t>
      </w:r>
      <w:commentRangeEnd w:id="3019"/>
      <w:r w:rsidR="004F7B67" w:rsidRPr="00BF5845">
        <w:rPr>
          <w:rStyle w:val="Verwijzingopmerking"/>
          <w:sz w:val="22"/>
          <w:szCs w:val="20"/>
        </w:rPr>
        <w:commentReference w:id="3019"/>
      </w:r>
    </w:p>
    <w:p w14:paraId="1257C09A" w14:textId="76C4F987" w:rsidR="00CA63CD" w:rsidRPr="00BF5845" w:rsidRDefault="00CA63CD" w:rsidP="004D21E0">
      <w:pPr>
        <w:numPr>
          <w:ilvl w:val="0"/>
          <w:numId w:val="10"/>
        </w:numPr>
      </w:pPr>
      <w:r w:rsidRPr="00BF5845">
        <w:t xml:space="preserve">De </w:t>
      </w:r>
      <w:commentRangeStart w:id="3020"/>
      <w:commentRangeStart w:id="3021"/>
      <w:r w:rsidRPr="00BF5845">
        <w:t xml:space="preserve">intakemodule </w:t>
      </w:r>
      <w:commentRangeEnd w:id="3020"/>
      <w:r w:rsidR="001E549B" w:rsidRPr="00BF5845">
        <w:rPr>
          <w:rStyle w:val="Verwijzingopmerking"/>
          <w:sz w:val="22"/>
          <w:szCs w:val="20"/>
        </w:rPr>
        <w:commentReference w:id="3020"/>
      </w:r>
      <w:commentRangeEnd w:id="3021"/>
      <w:r w:rsidRPr="00BF5845">
        <w:rPr>
          <w:rStyle w:val="Verwijzingopmerking"/>
          <w:sz w:val="22"/>
          <w:szCs w:val="20"/>
        </w:rPr>
        <w:commentReference w:id="3021"/>
      </w:r>
      <w:r w:rsidRPr="00BF5845">
        <w:t>accepteert brondata in alle huidige formaten (XML, CSV, API</w:t>
      </w:r>
      <w:r w:rsidR="0093CBF9" w:rsidRPr="00BF5845">
        <w:t>-</w:t>
      </w:r>
      <w:r w:rsidRPr="00BF5845">
        <w:t>push) zonder handmatige conversie.</w:t>
      </w:r>
    </w:p>
    <w:p w14:paraId="14E389B6" w14:textId="77777777" w:rsidR="00362E7E" w:rsidRPr="00BF5845" w:rsidRDefault="00362E7E" w:rsidP="00362E7E">
      <w:pPr>
        <w:ind w:left="720"/>
      </w:pPr>
    </w:p>
    <w:p w14:paraId="6BE90215" w14:textId="3E51CD78" w:rsidR="00362E7E" w:rsidRPr="00BF5845" w:rsidRDefault="161EF0D5" w:rsidP="4AF59D40">
      <w:pPr>
        <w:pStyle w:val="Kop5"/>
      </w:pPr>
      <w:r w:rsidRPr="00BF5845">
        <w:t>Co</w:t>
      </w:r>
      <w:r w:rsidR="00CA63CD" w:rsidRPr="00BF5845">
        <w:noBreakHyphen/>
      </w:r>
      <w:proofErr w:type="spellStart"/>
      <w:r w:rsidRPr="00BF5845">
        <w:t>existence</w:t>
      </w:r>
      <w:proofErr w:type="spellEnd"/>
    </w:p>
    <w:p w14:paraId="4B847E0E" w14:textId="0E752CF6" w:rsidR="00CA63CD" w:rsidRPr="00BF5845" w:rsidRDefault="161EF0D5" w:rsidP="004D21E0">
      <w:pPr>
        <w:numPr>
          <w:ilvl w:val="0"/>
          <w:numId w:val="10"/>
        </w:numPr>
      </w:pPr>
      <w:r w:rsidRPr="00BF5845">
        <w:t>De nieuwe intake kan parallel draaien met de oude ET</w:t>
      </w:r>
      <w:r w:rsidR="40E6C770" w:rsidRPr="00BF5845">
        <w:t>-</w:t>
      </w:r>
      <w:r w:rsidRPr="00BF5845">
        <w:t>straat zonder prestatieverlies (&gt;5%)</w:t>
      </w:r>
      <w:r w:rsidR="391289A4" w:rsidRPr="00BF5845">
        <w:t>.</w:t>
      </w:r>
    </w:p>
    <w:p w14:paraId="4D8C26DF" w14:textId="77777777" w:rsidR="00362E7E" w:rsidRPr="00BF5845" w:rsidRDefault="00362E7E" w:rsidP="0070067D">
      <w:pPr>
        <w:ind w:left="720"/>
      </w:pPr>
    </w:p>
    <w:p w14:paraId="34E4BC13" w14:textId="1098EB9E" w:rsidR="00CA63CD" w:rsidRPr="00BF5845" w:rsidRDefault="66D5B431" w:rsidP="00FB4FDB">
      <w:pPr>
        <w:pStyle w:val="Kop3"/>
      </w:pPr>
      <w:bookmarkStart w:id="3022" w:name="_Toc225262683"/>
      <w:r w:rsidRPr="00BF5845">
        <w:t>Bruikbaarheid/</w:t>
      </w:r>
      <w:r w:rsidR="161EF0D5" w:rsidRPr="00BF5845">
        <w:t xml:space="preserve"> Interactiecapaciteit</w:t>
      </w:r>
      <w:bookmarkEnd w:id="3022"/>
    </w:p>
    <w:p w14:paraId="49541AB7" w14:textId="35A39E10" w:rsidR="4AF59D40" w:rsidRPr="00BF5845" w:rsidRDefault="4AF59D40" w:rsidP="4AF59D40"/>
    <w:p w14:paraId="1F167536" w14:textId="6B2EA771" w:rsidR="00362E7E" w:rsidRPr="00BF5845" w:rsidRDefault="161EF0D5" w:rsidP="4AF59D40">
      <w:pPr>
        <w:pStyle w:val="Kop5"/>
      </w:pPr>
      <w:r w:rsidRPr="00BF5845">
        <w:t>Bedienbaarheid</w:t>
      </w:r>
    </w:p>
    <w:p w14:paraId="460FE856" w14:textId="7BAFB743" w:rsidR="00CA63CD" w:rsidRPr="00BF5845" w:rsidRDefault="00CA63CD" w:rsidP="004D21E0">
      <w:pPr>
        <w:numPr>
          <w:ilvl w:val="0"/>
          <w:numId w:val="11"/>
        </w:numPr>
      </w:pPr>
      <w:r w:rsidRPr="00BF5845">
        <w:t>Een data</w:t>
      </w:r>
      <w:r w:rsidRPr="00BF5845">
        <w:noBreakHyphen/>
        <w:t>engineer kan een mislukte run binnen 3 klikken diagnosticeren</w:t>
      </w:r>
      <w:commentRangeStart w:id="3023"/>
      <w:r w:rsidRPr="00BF5845">
        <w:t xml:space="preserve"> via dashboards.</w:t>
      </w:r>
      <w:commentRangeEnd w:id="3023"/>
      <w:r w:rsidR="00D313DF" w:rsidRPr="00BF5845">
        <w:rPr>
          <w:rStyle w:val="Verwijzingopmerking"/>
          <w:sz w:val="22"/>
          <w:szCs w:val="20"/>
        </w:rPr>
        <w:commentReference w:id="3023"/>
      </w:r>
    </w:p>
    <w:p w14:paraId="3B4C625A" w14:textId="77777777" w:rsidR="00362E7E" w:rsidRPr="00BF5845" w:rsidRDefault="00362E7E" w:rsidP="00362E7E">
      <w:pPr>
        <w:ind w:left="720"/>
      </w:pPr>
    </w:p>
    <w:p w14:paraId="50DCB9B7" w14:textId="17DE070E" w:rsidR="00362E7E" w:rsidRPr="00BF5845" w:rsidRDefault="161EF0D5" w:rsidP="4AF59D40">
      <w:pPr>
        <w:pStyle w:val="Kop5"/>
      </w:pPr>
      <w:r w:rsidRPr="00BF5845">
        <w:lastRenderedPageBreak/>
        <w:t>Foutgevoeligheid</w:t>
      </w:r>
    </w:p>
    <w:p w14:paraId="6B51175D" w14:textId="3B9B5370" w:rsidR="00CA63CD" w:rsidRPr="00BF5845" w:rsidRDefault="00CA63CD" w:rsidP="004D21E0">
      <w:pPr>
        <w:numPr>
          <w:ilvl w:val="0"/>
          <w:numId w:val="11"/>
        </w:numPr>
      </w:pPr>
      <w:r w:rsidRPr="00BF5845">
        <w:t>Foutmeldingen bevatten altijd een unieke correlatie</w:t>
      </w:r>
      <w:r w:rsidRPr="00BF5845">
        <w:noBreakHyphen/>
        <w:t>ID én een duidelijke herstelactie.</w:t>
      </w:r>
    </w:p>
    <w:p w14:paraId="3F44C530" w14:textId="77777777" w:rsidR="00993F96" w:rsidRPr="00BF5845" w:rsidRDefault="00993F96" w:rsidP="00362E7E">
      <w:pPr>
        <w:ind w:left="720"/>
      </w:pPr>
    </w:p>
    <w:p w14:paraId="20FA28BF" w14:textId="1C5A7B8A" w:rsidR="00CA63CD" w:rsidRPr="00BF5845" w:rsidRDefault="161EF0D5" w:rsidP="00FB4FDB">
      <w:pPr>
        <w:pStyle w:val="Kop3"/>
      </w:pPr>
      <w:bookmarkStart w:id="3024" w:name="_Toc225262684"/>
      <w:r w:rsidRPr="00BF5845">
        <w:t>Betrouwbaarheid</w:t>
      </w:r>
      <w:bookmarkEnd w:id="3024"/>
    </w:p>
    <w:p w14:paraId="2848A9D8" w14:textId="1E5A2AAF" w:rsidR="4AF59D40" w:rsidRPr="00BF5845" w:rsidRDefault="4AF59D40" w:rsidP="4AF59D40"/>
    <w:p w14:paraId="12414C71" w14:textId="643573F5" w:rsidR="00570756" w:rsidRPr="00BF5845" w:rsidRDefault="161EF0D5" w:rsidP="4AF59D40">
      <w:pPr>
        <w:pStyle w:val="Kop5"/>
      </w:pPr>
      <w:r w:rsidRPr="00BF5845">
        <w:t>Beschikbaarheid</w:t>
      </w:r>
    </w:p>
    <w:p w14:paraId="37F9F8D6" w14:textId="248AB356" w:rsidR="00CA63CD" w:rsidRPr="00BF5845" w:rsidRDefault="161EF0D5" w:rsidP="4AF59D40">
      <w:pPr>
        <w:pStyle w:val="Lijstalinea"/>
        <w:numPr>
          <w:ilvl w:val="0"/>
          <w:numId w:val="1"/>
        </w:numPr>
      </w:pPr>
      <w:r w:rsidRPr="00BF5845">
        <w:t>De ETL</w:t>
      </w:r>
      <w:ins w:id="3025" w:author="Petra Geels" w:date="2026-02-16T16:35:00Z" w16du:dateUtc="2026-02-16T15:35:00Z">
        <w:r w:rsidR="0097783A">
          <w:t>-</w:t>
        </w:r>
      </w:ins>
      <w:r w:rsidRPr="00BF5845">
        <w:t xml:space="preserve">verwerking is beschikbaar ≥ 99,5% tijdens </w:t>
      </w:r>
      <w:commentRangeStart w:id="3026"/>
      <w:r w:rsidRPr="00BF5845">
        <w:t>ingestelde verwerkingsvensters</w:t>
      </w:r>
      <w:commentRangeEnd w:id="3026"/>
      <w:r w:rsidR="00546193" w:rsidRPr="00BF5845">
        <w:rPr>
          <w:rStyle w:val="Verwijzingopmerking"/>
          <w:sz w:val="22"/>
          <w:szCs w:val="20"/>
        </w:rPr>
        <w:commentReference w:id="3026"/>
      </w:r>
      <w:r w:rsidRPr="00BF5845">
        <w:t>.</w:t>
      </w:r>
    </w:p>
    <w:p w14:paraId="09992ECD" w14:textId="6046D2A7" w:rsidR="4AF59D40" w:rsidRPr="00BF5845" w:rsidRDefault="4AF59D40" w:rsidP="4AF59D40">
      <w:pPr>
        <w:pStyle w:val="Lijstalinea"/>
      </w:pPr>
    </w:p>
    <w:p w14:paraId="7DC97DE6" w14:textId="203D8293" w:rsidR="00246629" w:rsidRPr="00BF5845" w:rsidRDefault="161EF0D5" w:rsidP="4AF59D40">
      <w:pPr>
        <w:pStyle w:val="Kop5"/>
      </w:pPr>
      <w:r w:rsidRPr="00BF5845">
        <w:t>Fouttolerantie</w:t>
      </w:r>
    </w:p>
    <w:p w14:paraId="0BCBEE3B" w14:textId="50BD0083" w:rsidR="00CA63CD" w:rsidRPr="00BF5845" w:rsidRDefault="00CA63CD" w:rsidP="004D21E0">
      <w:pPr>
        <w:numPr>
          <w:ilvl w:val="0"/>
          <w:numId w:val="12"/>
        </w:numPr>
      </w:pPr>
      <w:r w:rsidRPr="00BF5845">
        <w:t xml:space="preserve">Bij uitval van één </w:t>
      </w:r>
      <w:commentRangeStart w:id="3027"/>
      <w:proofErr w:type="spellStart"/>
      <w:r w:rsidRPr="00BF5845">
        <w:t>worker</w:t>
      </w:r>
      <w:proofErr w:type="spellEnd"/>
      <w:r w:rsidRPr="00BF5845">
        <w:t xml:space="preserve"> </w:t>
      </w:r>
      <w:commentRangeEnd w:id="3027"/>
      <w:r w:rsidR="00CA4D56" w:rsidRPr="00BF5845">
        <w:rPr>
          <w:rStyle w:val="Verwijzingopmerking"/>
          <w:sz w:val="22"/>
          <w:szCs w:val="20"/>
        </w:rPr>
        <w:commentReference w:id="3027"/>
      </w:r>
      <w:r w:rsidRPr="00BF5845">
        <w:t>herstart de pipeline automatisch zonder dataverlies of duplicatie.</w:t>
      </w:r>
    </w:p>
    <w:p w14:paraId="6A6DB42D" w14:textId="77777777" w:rsidR="00246629" w:rsidRPr="00BF5845" w:rsidRDefault="00246629" w:rsidP="00246629">
      <w:pPr>
        <w:ind w:left="720"/>
      </w:pPr>
    </w:p>
    <w:p w14:paraId="3567232B" w14:textId="553D1274" w:rsidR="00246629" w:rsidRPr="00BF5845" w:rsidRDefault="161EF0D5" w:rsidP="4AF59D40">
      <w:pPr>
        <w:pStyle w:val="Kop5"/>
      </w:pPr>
      <w:commentRangeStart w:id="3028"/>
      <w:commentRangeStart w:id="3029"/>
      <w:r w:rsidRPr="00BF5845">
        <w:t>Herstelbaarheid</w:t>
      </w:r>
      <w:commentRangeEnd w:id="3028"/>
      <w:r w:rsidR="00DF760B" w:rsidRPr="00BF5845">
        <w:rPr>
          <w:rStyle w:val="Verwijzingopmerking"/>
          <w:sz w:val="22"/>
          <w:szCs w:val="20"/>
        </w:rPr>
        <w:commentReference w:id="3028"/>
      </w:r>
      <w:commentRangeEnd w:id="3029"/>
      <w:r w:rsidR="001256B6" w:rsidRPr="00BF5845">
        <w:rPr>
          <w:rStyle w:val="Verwijzingopmerking"/>
          <w:sz w:val="22"/>
          <w:szCs w:val="20"/>
        </w:rPr>
        <w:commentReference w:id="3029"/>
      </w:r>
    </w:p>
    <w:p w14:paraId="297F01A9" w14:textId="3F22CEDF" w:rsidR="00CA63CD" w:rsidRPr="00BF5845" w:rsidRDefault="00CA63CD" w:rsidP="004D21E0">
      <w:pPr>
        <w:numPr>
          <w:ilvl w:val="0"/>
          <w:numId w:val="12"/>
        </w:numPr>
      </w:pPr>
      <w:r w:rsidRPr="00BF5845">
        <w:t xml:space="preserve">Een mislukte run is </w:t>
      </w:r>
      <w:commentRangeStart w:id="3030"/>
      <w:r w:rsidRPr="00BF5845">
        <w:t>reproduceerbaar</w:t>
      </w:r>
      <w:commentRangeEnd w:id="3030"/>
      <w:r w:rsidR="00980906" w:rsidRPr="00BF5845">
        <w:rPr>
          <w:rStyle w:val="Verwijzingopmerking"/>
          <w:sz w:val="22"/>
          <w:szCs w:val="20"/>
        </w:rPr>
        <w:commentReference w:id="3030"/>
      </w:r>
      <w:r w:rsidRPr="00BF5845">
        <w:t xml:space="preserve"> binnen 10 minuten door gebruik van checkpointing.</w:t>
      </w:r>
    </w:p>
    <w:p w14:paraId="50FCBD27" w14:textId="77777777" w:rsidR="00246629" w:rsidRPr="00BF5845" w:rsidRDefault="00246629" w:rsidP="00246629">
      <w:pPr>
        <w:ind w:left="720"/>
      </w:pPr>
    </w:p>
    <w:p w14:paraId="086F7B07" w14:textId="30CAE0A2" w:rsidR="00CA63CD" w:rsidRPr="00BF5845" w:rsidRDefault="161EF0D5" w:rsidP="00FB4FDB">
      <w:pPr>
        <w:pStyle w:val="Kop3"/>
      </w:pPr>
      <w:bookmarkStart w:id="3031" w:name="_Toc225262685"/>
      <w:r w:rsidRPr="00BF5845">
        <w:t>Beveiliging</w:t>
      </w:r>
      <w:bookmarkEnd w:id="3031"/>
    </w:p>
    <w:p w14:paraId="1BED29A2" w14:textId="2778023B" w:rsidR="4AF59D40" w:rsidRPr="00BF5845" w:rsidRDefault="4AF59D40" w:rsidP="4AF59D40"/>
    <w:p w14:paraId="40C13F5F" w14:textId="09D8CE12" w:rsidR="00246629" w:rsidRPr="00BF5845" w:rsidRDefault="161EF0D5" w:rsidP="4AF59D40">
      <w:pPr>
        <w:pStyle w:val="Kop5"/>
      </w:pPr>
      <w:r w:rsidRPr="00BF5845">
        <w:t>Vertrouwelijkheid</w:t>
      </w:r>
    </w:p>
    <w:p w14:paraId="37CF6BB9" w14:textId="015A5D82" w:rsidR="00CA63CD" w:rsidRPr="00BF5845" w:rsidRDefault="00CA63CD" w:rsidP="004D21E0">
      <w:pPr>
        <w:numPr>
          <w:ilvl w:val="0"/>
          <w:numId w:val="13"/>
        </w:numPr>
      </w:pPr>
      <w:commentRangeStart w:id="3032"/>
      <w:r w:rsidRPr="00BF5845">
        <w:t>Ingestuurde bronbestanden worden direct versleuteld opgeslagen (AES</w:t>
      </w:r>
      <w:r w:rsidRPr="00BF5845">
        <w:noBreakHyphen/>
        <w:t xml:space="preserve">256) en zijn nooit </w:t>
      </w:r>
      <w:proofErr w:type="spellStart"/>
      <w:r w:rsidRPr="00BF5845">
        <w:t>onversleuteld</w:t>
      </w:r>
      <w:proofErr w:type="spellEnd"/>
      <w:r w:rsidRPr="00BF5845">
        <w:t xml:space="preserve"> op schijf</w:t>
      </w:r>
      <w:r w:rsidR="00246629" w:rsidRPr="00BF5845">
        <w:t>.</w:t>
      </w:r>
      <w:commentRangeEnd w:id="3032"/>
      <w:r w:rsidR="00631D31" w:rsidRPr="00BF5845">
        <w:rPr>
          <w:rStyle w:val="Verwijzingopmerking"/>
          <w:sz w:val="22"/>
          <w:szCs w:val="20"/>
        </w:rPr>
        <w:commentReference w:id="3032"/>
      </w:r>
    </w:p>
    <w:p w14:paraId="64B6182B" w14:textId="77777777" w:rsidR="00246629" w:rsidRPr="00BF5845" w:rsidRDefault="00246629" w:rsidP="00246629">
      <w:pPr>
        <w:ind w:left="720"/>
      </w:pPr>
    </w:p>
    <w:p w14:paraId="7B9B5893" w14:textId="33C35207" w:rsidR="00246629" w:rsidRPr="00BF5845" w:rsidRDefault="161EF0D5" w:rsidP="4AF59D40">
      <w:pPr>
        <w:pStyle w:val="Kop5"/>
      </w:pPr>
      <w:commentRangeStart w:id="3033"/>
      <w:commentRangeStart w:id="3034"/>
      <w:commentRangeStart w:id="3035"/>
      <w:r w:rsidRPr="00BF5845">
        <w:t>Integriteit</w:t>
      </w:r>
      <w:commentRangeEnd w:id="3033"/>
      <w:r w:rsidR="004F13DB" w:rsidRPr="00BF5845">
        <w:rPr>
          <w:rStyle w:val="Verwijzingopmerking"/>
          <w:sz w:val="22"/>
          <w:szCs w:val="20"/>
        </w:rPr>
        <w:commentReference w:id="3033"/>
      </w:r>
      <w:commentRangeEnd w:id="3034"/>
      <w:r w:rsidRPr="00BF5845">
        <w:rPr>
          <w:rStyle w:val="Verwijzingopmerking"/>
          <w:sz w:val="22"/>
          <w:szCs w:val="20"/>
        </w:rPr>
        <w:commentReference w:id="3034"/>
      </w:r>
      <w:commentRangeEnd w:id="3035"/>
      <w:r w:rsidR="00F31D38" w:rsidRPr="00BF5845">
        <w:rPr>
          <w:rStyle w:val="Verwijzingopmerking"/>
          <w:sz w:val="22"/>
          <w:szCs w:val="20"/>
        </w:rPr>
        <w:commentReference w:id="3035"/>
      </w:r>
    </w:p>
    <w:p w14:paraId="2B646A2E" w14:textId="50A8ED10" w:rsidR="00CA63CD" w:rsidRPr="00BF5845" w:rsidRDefault="161EF0D5" w:rsidP="004D21E0">
      <w:pPr>
        <w:numPr>
          <w:ilvl w:val="0"/>
          <w:numId w:val="13"/>
        </w:numPr>
        <w:rPr>
          <w:ins w:id="3036" w:author="Peter Jansen" w:date="2026-02-10T16:19:00Z" w16du:dateUtc="2026-02-10T15:19:00Z"/>
        </w:rPr>
      </w:pPr>
      <w:r w:rsidRPr="00BF5845">
        <w:t xml:space="preserve">Elke datastroom gebruikt </w:t>
      </w:r>
      <w:proofErr w:type="spellStart"/>
      <w:r w:rsidRPr="00BF5845">
        <w:t>hashing</w:t>
      </w:r>
      <w:proofErr w:type="spellEnd"/>
      <w:r w:rsidRPr="00BF5845">
        <w:t xml:space="preserve"> (SHA256) om mutaties tijdens transport te detecteren.</w:t>
      </w:r>
    </w:p>
    <w:p w14:paraId="625C76DE" w14:textId="061020C6" w:rsidR="00F147F0" w:rsidRPr="00BF5845" w:rsidRDefault="005D4C03" w:rsidP="004D21E0">
      <w:pPr>
        <w:numPr>
          <w:ilvl w:val="0"/>
          <w:numId w:val="13"/>
        </w:numPr>
      </w:pPr>
      <w:ins w:id="3037" w:author="Peter Jansen" w:date="2026-02-10T16:19:00Z" w16du:dateUtc="2026-02-10T15:19:00Z">
        <w:r>
          <w:t>Tijdens de verwerking wordt</w:t>
        </w:r>
      </w:ins>
      <w:ins w:id="3038" w:author="Peter Jansen" w:date="2026-02-10T16:20:00Z" w16du:dateUtc="2026-02-10T15:20:00Z">
        <w:r>
          <w:t xml:space="preserve"> in elke stap</w:t>
        </w:r>
      </w:ins>
      <w:ins w:id="3039" w:author="Peter Jansen" w:date="2026-02-10T16:19:00Z" w16du:dateUtc="2026-02-10T15:19:00Z">
        <w:r>
          <w:t xml:space="preserve"> bijgehouden </w:t>
        </w:r>
      </w:ins>
      <w:ins w:id="3040" w:author="Peter Jansen" w:date="2026-02-10T16:20:00Z" w16du:dateUtc="2026-02-10T15:20:00Z">
        <w:r>
          <w:t xml:space="preserve">hoeveel records </w:t>
        </w:r>
        <w:r w:rsidR="00DF62D9">
          <w:t xml:space="preserve">zijn aangeboden, goed zijn verwerkt en </w:t>
        </w:r>
        <w:r w:rsidR="003149D8">
          <w:t>als fout zijn uitgevallen.</w:t>
        </w:r>
      </w:ins>
    </w:p>
    <w:p w14:paraId="0DB00A66" w14:textId="2233F304" w:rsidR="4AF59D40" w:rsidRPr="00BF5845" w:rsidRDefault="4AF59D40" w:rsidP="4AF59D40">
      <w:pPr>
        <w:ind w:left="720"/>
      </w:pPr>
    </w:p>
    <w:p w14:paraId="0DDDAD30" w14:textId="0654D12C" w:rsidR="00A5631D" w:rsidRPr="00BF5845" w:rsidRDefault="161EF0D5" w:rsidP="4AF59D40">
      <w:pPr>
        <w:pStyle w:val="Kop5"/>
      </w:pPr>
      <w:commentRangeStart w:id="3041"/>
      <w:r w:rsidRPr="00BF5845">
        <w:t>Autorisatie</w:t>
      </w:r>
      <w:commentRangeEnd w:id="3041"/>
      <w:r w:rsidR="00FF0205" w:rsidRPr="00BF5845">
        <w:rPr>
          <w:rStyle w:val="Verwijzingopmerking"/>
          <w:sz w:val="22"/>
          <w:szCs w:val="20"/>
        </w:rPr>
        <w:commentReference w:id="3041"/>
      </w:r>
    </w:p>
    <w:p w14:paraId="464A359C" w14:textId="1216C058" w:rsidR="00CA63CD" w:rsidRPr="00BF5845" w:rsidRDefault="00CA63CD" w:rsidP="004D21E0">
      <w:pPr>
        <w:numPr>
          <w:ilvl w:val="0"/>
          <w:numId w:val="13"/>
        </w:numPr>
      </w:pPr>
      <w:commentRangeStart w:id="3042"/>
      <w:r w:rsidRPr="00BF5845">
        <w:t>Slechts geautoriseerde rollen (</w:t>
      </w:r>
      <w:proofErr w:type="spellStart"/>
      <w:r w:rsidRPr="00BF5845">
        <w:t>DataOps</w:t>
      </w:r>
      <w:proofErr w:type="spellEnd"/>
      <w:r w:rsidRPr="00BF5845">
        <w:t>) mogen transformatielogica wijzigen</w:t>
      </w:r>
      <w:commentRangeEnd w:id="3042"/>
      <w:r w:rsidR="00385C50" w:rsidRPr="00BF5845">
        <w:rPr>
          <w:rStyle w:val="Verwijzingopmerking"/>
          <w:sz w:val="22"/>
          <w:szCs w:val="20"/>
        </w:rPr>
        <w:commentReference w:id="3042"/>
      </w:r>
      <w:r w:rsidRPr="00BF5845">
        <w:t>.</w:t>
      </w:r>
    </w:p>
    <w:p w14:paraId="3FC3F995" w14:textId="77777777" w:rsidR="008C45CC" w:rsidRPr="00BF5845" w:rsidRDefault="008C45CC" w:rsidP="008C45CC">
      <w:pPr>
        <w:ind w:left="720"/>
      </w:pPr>
    </w:p>
    <w:p w14:paraId="27F785C7" w14:textId="7AFC595E" w:rsidR="00CA63CD" w:rsidRPr="00BF5845" w:rsidRDefault="161EF0D5" w:rsidP="00FB4FDB">
      <w:pPr>
        <w:pStyle w:val="Kop3"/>
      </w:pPr>
      <w:bookmarkStart w:id="3043" w:name="_Toc225262686"/>
      <w:proofErr w:type="spellStart"/>
      <w:r w:rsidRPr="00BF5845">
        <w:t>Onderhoudbaarheid</w:t>
      </w:r>
      <w:bookmarkEnd w:id="3043"/>
      <w:proofErr w:type="spellEnd"/>
    </w:p>
    <w:p w14:paraId="74162C76" w14:textId="36E3E759" w:rsidR="4AF59D40" w:rsidRPr="00BF5845" w:rsidRDefault="4AF59D40" w:rsidP="4AF59D40"/>
    <w:p w14:paraId="6E5122A9" w14:textId="607193A1" w:rsidR="0065068D" w:rsidRPr="00BF5845" w:rsidRDefault="161EF0D5" w:rsidP="4AF59D40">
      <w:pPr>
        <w:pStyle w:val="Kop5"/>
      </w:pPr>
      <w:r w:rsidRPr="00BF5845">
        <w:t>Modulaire opbouw</w:t>
      </w:r>
    </w:p>
    <w:p w14:paraId="5DD3F08B" w14:textId="39ABB072" w:rsidR="00CA63CD" w:rsidRPr="00BF5845" w:rsidRDefault="00CA63CD" w:rsidP="004D21E0">
      <w:pPr>
        <w:numPr>
          <w:ilvl w:val="0"/>
          <w:numId w:val="14"/>
        </w:numPr>
      </w:pPr>
      <w:r w:rsidRPr="00BF5845">
        <w:t xml:space="preserve">Een wijziging in de validatiestap mag geen impact hebben op </w:t>
      </w:r>
      <w:commentRangeStart w:id="3044"/>
      <w:r w:rsidRPr="00BF5845">
        <w:t>de transformatie</w:t>
      </w:r>
      <w:r w:rsidRPr="00BF5845">
        <w:noBreakHyphen/>
        <w:t xml:space="preserve">engine </w:t>
      </w:r>
      <w:commentRangeEnd w:id="3044"/>
      <w:r w:rsidR="008B1668" w:rsidRPr="00BF5845">
        <w:rPr>
          <w:rStyle w:val="Verwijzingopmerking"/>
          <w:sz w:val="22"/>
          <w:szCs w:val="20"/>
        </w:rPr>
        <w:commentReference w:id="3044"/>
      </w:r>
      <w:r w:rsidRPr="00BF5845">
        <w:t>(losse modules).</w:t>
      </w:r>
    </w:p>
    <w:p w14:paraId="340448F0" w14:textId="77777777" w:rsidR="00246629" w:rsidRPr="00BF5845" w:rsidRDefault="00246629" w:rsidP="00246629">
      <w:pPr>
        <w:ind w:left="720"/>
      </w:pPr>
    </w:p>
    <w:p w14:paraId="3D6766B8" w14:textId="236E7B01" w:rsidR="0065068D" w:rsidRPr="00BF5845" w:rsidRDefault="161EF0D5" w:rsidP="4AF59D40">
      <w:pPr>
        <w:pStyle w:val="Kop5"/>
      </w:pPr>
      <w:r w:rsidRPr="00BF5845">
        <w:t>Analyseerbaarhei</w:t>
      </w:r>
      <w:r w:rsidR="35B85353" w:rsidRPr="00BF5845">
        <w:t>d</w:t>
      </w:r>
    </w:p>
    <w:p w14:paraId="26BFE8C1" w14:textId="5BC511BE" w:rsidR="00CA63CD" w:rsidRPr="00BF5845" w:rsidRDefault="00CA63CD" w:rsidP="004D21E0">
      <w:pPr>
        <w:numPr>
          <w:ilvl w:val="0"/>
          <w:numId w:val="14"/>
        </w:numPr>
      </w:pPr>
      <w:proofErr w:type="spellStart"/>
      <w:r w:rsidRPr="00BF5845">
        <w:t>Logging</w:t>
      </w:r>
      <w:proofErr w:type="spellEnd"/>
      <w:r w:rsidRPr="00BF5845">
        <w:t xml:space="preserve"> is structureel (</w:t>
      </w:r>
      <w:proofErr w:type="spellStart"/>
      <w:r w:rsidRPr="00BF5845">
        <w:t>structured</w:t>
      </w:r>
      <w:proofErr w:type="spellEnd"/>
      <w:r w:rsidRPr="00BF5845">
        <w:t xml:space="preserve"> </w:t>
      </w:r>
      <w:proofErr w:type="spellStart"/>
      <w:r w:rsidRPr="00BF5845">
        <w:t>logging</w:t>
      </w:r>
      <w:proofErr w:type="spellEnd"/>
      <w:r w:rsidRPr="00BF5845">
        <w:t>) zodat fouten binnen 5 minuten herleidbaar zijn.</w:t>
      </w:r>
    </w:p>
    <w:p w14:paraId="73ECBABE" w14:textId="77777777" w:rsidR="00246629" w:rsidRPr="00BF5845" w:rsidRDefault="00246629" w:rsidP="00246629">
      <w:pPr>
        <w:ind w:left="720"/>
      </w:pPr>
    </w:p>
    <w:p w14:paraId="537B27D3" w14:textId="6382824A" w:rsidR="00246629" w:rsidRPr="00BF5845" w:rsidRDefault="161EF0D5" w:rsidP="4AF59D40">
      <w:pPr>
        <w:pStyle w:val="Kop5"/>
      </w:pPr>
      <w:r w:rsidRPr="00BF5845">
        <w:t>Wijzigbaarheid</w:t>
      </w:r>
    </w:p>
    <w:p w14:paraId="2B50E8F0" w14:textId="6CA00F63" w:rsidR="00CA63CD" w:rsidRPr="00BF5845" w:rsidRDefault="00CA63CD" w:rsidP="004D21E0">
      <w:pPr>
        <w:numPr>
          <w:ilvl w:val="0"/>
          <w:numId w:val="14"/>
        </w:numPr>
      </w:pPr>
      <w:commentRangeStart w:id="3045"/>
      <w:r w:rsidRPr="00BF5845">
        <w:t>Nieuwe validatieregels kunnen binnen één sprint worden uitgerold zonder platformwijziging.</w:t>
      </w:r>
      <w:commentRangeEnd w:id="3045"/>
      <w:r w:rsidR="00ED1809" w:rsidRPr="00BF5845">
        <w:rPr>
          <w:rStyle w:val="Verwijzingopmerking"/>
          <w:sz w:val="22"/>
          <w:szCs w:val="20"/>
        </w:rPr>
        <w:commentReference w:id="3045"/>
      </w:r>
    </w:p>
    <w:p w14:paraId="25DC7854" w14:textId="77777777" w:rsidR="008C45CC" w:rsidRPr="00BF5845" w:rsidRDefault="008C45CC" w:rsidP="008C45CC">
      <w:pPr>
        <w:ind w:left="720"/>
      </w:pPr>
    </w:p>
    <w:p w14:paraId="5A051B33" w14:textId="75675814" w:rsidR="00CA63CD" w:rsidRPr="00BF5845" w:rsidRDefault="51ED15A2" w:rsidP="00FB4FDB">
      <w:pPr>
        <w:pStyle w:val="Kop3"/>
      </w:pPr>
      <w:bookmarkStart w:id="3046" w:name="_Toc225262687"/>
      <w:r w:rsidRPr="00BF5845">
        <w:t>Flexibiliteit/</w:t>
      </w:r>
      <w:r w:rsidR="161EF0D5" w:rsidRPr="00BF5845">
        <w:t xml:space="preserve"> Overdraagbaarheid</w:t>
      </w:r>
      <w:bookmarkEnd w:id="3046"/>
    </w:p>
    <w:p w14:paraId="382A5557" w14:textId="04AC8C55" w:rsidR="4AF59D40" w:rsidRPr="00BF5845" w:rsidRDefault="4AF59D40" w:rsidP="4AF59D40"/>
    <w:p w14:paraId="68E8E7A2" w14:textId="1F21DFD6" w:rsidR="00570756" w:rsidRPr="00BF5845" w:rsidRDefault="161EF0D5" w:rsidP="4AF59D40">
      <w:pPr>
        <w:pStyle w:val="Kop5"/>
      </w:pPr>
      <w:r w:rsidRPr="00BF5845">
        <w:lastRenderedPageBreak/>
        <w:t>Aanpasbaarheid</w:t>
      </w:r>
    </w:p>
    <w:p w14:paraId="10F14F78" w14:textId="48365F0A" w:rsidR="00CA63CD" w:rsidRPr="00BF5845" w:rsidRDefault="00CA63CD" w:rsidP="004D21E0">
      <w:pPr>
        <w:pStyle w:val="Lijstalinea"/>
        <w:numPr>
          <w:ilvl w:val="0"/>
          <w:numId w:val="7"/>
        </w:numPr>
      </w:pPr>
      <w:commentRangeStart w:id="3047"/>
      <w:r w:rsidRPr="00BF5845">
        <w:t>De pipeline kan eenvoudig worden uitgebreid met een nieuwe brondatastroom binnen 2 dagen.</w:t>
      </w:r>
      <w:commentRangeEnd w:id="3047"/>
      <w:r w:rsidR="00ED1809" w:rsidRPr="00BF5845">
        <w:rPr>
          <w:rStyle w:val="Verwijzingopmerking"/>
          <w:sz w:val="22"/>
          <w:szCs w:val="20"/>
        </w:rPr>
        <w:commentReference w:id="3047"/>
      </w:r>
    </w:p>
    <w:p w14:paraId="510F358E" w14:textId="77777777" w:rsidR="00570756" w:rsidRPr="00BF5845" w:rsidRDefault="00570756" w:rsidP="00570756">
      <w:pPr>
        <w:ind w:left="720"/>
      </w:pPr>
    </w:p>
    <w:p w14:paraId="29B19E97" w14:textId="7194CD76" w:rsidR="00570756" w:rsidRPr="00BF5845" w:rsidRDefault="161EF0D5" w:rsidP="4AF59D40">
      <w:pPr>
        <w:pStyle w:val="Kop5"/>
      </w:pPr>
      <w:commentRangeStart w:id="3048"/>
      <w:r w:rsidRPr="00BF5845">
        <w:t>Installeerbaarheid</w:t>
      </w:r>
      <w:commentRangeEnd w:id="3048"/>
      <w:r w:rsidR="005D6D91" w:rsidRPr="00BF5845">
        <w:rPr>
          <w:rStyle w:val="Verwijzingopmerking"/>
          <w:sz w:val="22"/>
          <w:szCs w:val="20"/>
        </w:rPr>
        <w:commentReference w:id="3048"/>
      </w:r>
    </w:p>
    <w:p w14:paraId="14825D34" w14:textId="1E1DC02E" w:rsidR="00CA63CD" w:rsidRPr="00BF5845" w:rsidRDefault="00CA63CD" w:rsidP="004D21E0">
      <w:pPr>
        <w:pStyle w:val="Lijstalinea"/>
        <w:numPr>
          <w:ilvl w:val="0"/>
          <w:numId w:val="7"/>
        </w:numPr>
      </w:pPr>
      <w:commentRangeStart w:id="3049"/>
      <w:proofErr w:type="spellStart"/>
      <w:r w:rsidRPr="00BF5845">
        <w:t>Deployen</w:t>
      </w:r>
      <w:proofErr w:type="spellEnd"/>
      <w:r w:rsidRPr="00BF5845">
        <w:t xml:space="preserve"> van de ETL</w:t>
      </w:r>
      <w:r w:rsidRPr="00BF5845">
        <w:noBreakHyphen/>
        <w:t>componenten naar een nieuwe omgeving duurt &lt; 30 minuten via CI/CD.</w:t>
      </w:r>
      <w:commentRangeEnd w:id="3049"/>
      <w:r w:rsidR="001F6DAE" w:rsidRPr="00BF5845">
        <w:rPr>
          <w:rStyle w:val="Verwijzingopmerking"/>
          <w:sz w:val="22"/>
          <w:szCs w:val="20"/>
        </w:rPr>
        <w:commentReference w:id="3049"/>
      </w:r>
    </w:p>
    <w:p w14:paraId="12F7177A" w14:textId="77777777" w:rsidR="008C45CC" w:rsidRPr="00BF5845" w:rsidRDefault="008C45CC" w:rsidP="008C45CC">
      <w:pPr>
        <w:ind w:left="720"/>
      </w:pPr>
    </w:p>
    <w:p w14:paraId="683E469D" w14:textId="2EF74889" w:rsidR="00CA63CD" w:rsidRPr="00BF5845" w:rsidRDefault="161EF0D5" w:rsidP="00FB4FDB">
      <w:pPr>
        <w:pStyle w:val="Kop3"/>
      </w:pPr>
      <w:bookmarkStart w:id="3050" w:name="_Toc225262688"/>
      <w:r w:rsidRPr="00BF5845">
        <w:t>Safety</w:t>
      </w:r>
      <w:bookmarkEnd w:id="3050"/>
    </w:p>
    <w:p w14:paraId="2CE56E2F" w14:textId="748B64F6" w:rsidR="4AF59D40" w:rsidRPr="00BF5845" w:rsidRDefault="4AF59D40" w:rsidP="4AF59D40"/>
    <w:p w14:paraId="379CAE11" w14:textId="7C800D30" w:rsidR="00570756" w:rsidRPr="00BF5845" w:rsidRDefault="161EF0D5" w:rsidP="4AF59D40">
      <w:pPr>
        <w:pStyle w:val="Kop5"/>
      </w:pPr>
      <w:r w:rsidRPr="00BF5845">
        <w:t>Schadepreventie</w:t>
      </w:r>
    </w:p>
    <w:p w14:paraId="3827F41D" w14:textId="0E53958B" w:rsidR="00CA63CD" w:rsidRPr="00BF5845" w:rsidRDefault="00CA63CD" w:rsidP="004D21E0">
      <w:pPr>
        <w:pStyle w:val="Lijstalinea"/>
        <w:numPr>
          <w:ilvl w:val="0"/>
          <w:numId w:val="7"/>
        </w:numPr>
      </w:pPr>
      <w:r w:rsidRPr="00BF5845">
        <w:t>Bij foutieve input blokkeert het systeem verdere verwerking, logt het incident en verstuurt automatisch een melding naar Operations — om propagatie van foutieve zorgdata te voorkomen.</w:t>
      </w:r>
    </w:p>
    <w:p w14:paraId="572EE6D0" w14:textId="77777777" w:rsidR="00847D39" w:rsidRPr="00BF5845" w:rsidRDefault="00847D39" w:rsidP="00847D39">
      <w:pPr>
        <w:pStyle w:val="Lijstalinea"/>
      </w:pPr>
    </w:p>
    <w:p w14:paraId="64D8579F" w14:textId="3D598BC2" w:rsidR="00F52758" w:rsidRPr="00BF5845" w:rsidRDefault="00847D39" w:rsidP="00847D39">
      <w:pPr>
        <w:pStyle w:val="Kop2"/>
      </w:pPr>
      <w:bookmarkStart w:id="3051" w:name="_Toc225262689"/>
      <w:r w:rsidRPr="00BF5845">
        <w:t>Kwaliteitsscenario’s</w:t>
      </w:r>
      <w:bookmarkEnd w:id="3051"/>
    </w:p>
    <w:p w14:paraId="173B7932" w14:textId="4B597BD1" w:rsidR="00847D39" w:rsidRDefault="00847D39">
      <w:pPr>
        <w:rPr>
          <w:ins w:id="3052" w:author="Peter Jansen" w:date="2026-03-05T11:23:00Z" w16du:dateUtc="2026-03-05T10:23:00Z"/>
        </w:rPr>
      </w:pPr>
      <w:r w:rsidRPr="00A12DCD">
        <w:rPr>
          <w:highlight w:val="yellow"/>
        </w:rPr>
        <w:t>&lt;Nog in te vullen&gt;</w:t>
      </w:r>
      <w:r w:rsidRPr="00BF5845">
        <w:br w:type="page"/>
      </w:r>
    </w:p>
    <w:p w14:paraId="70583793" w14:textId="77777777" w:rsidR="006D6045" w:rsidRDefault="006D6045" w:rsidP="006D6045">
      <w:pPr>
        <w:rPr>
          <w:ins w:id="3053" w:author="Peter Jansen" w:date="2026-03-05T11:23:00Z" w16du:dateUtc="2026-03-05T10:23:00Z"/>
        </w:rPr>
      </w:pPr>
      <w:commentRangeStart w:id="3054"/>
      <w:commentRangeStart w:id="3055"/>
      <w:ins w:id="3056" w:author="Peter Jansen" w:date="2026-03-05T11:23:00Z" w16du:dateUtc="2026-03-05T10:23:00Z">
        <w:r>
          <w:lastRenderedPageBreak/>
          <w:t xml:space="preserve">De ETL-Straat </w:t>
        </w:r>
      </w:ins>
    </w:p>
    <w:p w14:paraId="0358FAF7" w14:textId="77777777" w:rsidR="006D6045" w:rsidRDefault="006D6045" w:rsidP="006D6045">
      <w:pPr>
        <w:pStyle w:val="Lijstalinea"/>
        <w:numPr>
          <w:ilvl w:val="0"/>
          <w:numId w:val="64"/>
        </w:numPr>
        <w:rPr>
          <w:ins w:id="3057" w:author="Peter Jansen" w:date="2026-03-05T11:23:00Z" w16du:dateUtc="2026-03-05T10:23:00Z"/>
        </w:rPr>
      </w:pPr>
      <w:commentRangeStart w:id="3058"/>
      <w:commentRangeStart w:id="3059"/>
      <w:commentRangeStart w:id="3060"/>
      <w:ins w:id="3061" w:author="Peter Jansen" w:date="2026-03-05T11:23:00Z" w16du:dateUtc="2026-03-05T10:23:00Z">
        <w:r>
          <w:t>Heeft uitstekende a</w:t>
        </w:r>
        <w:r w:rsidRPr="006B22A6">
          <w:t xml:space="preserve">utorisatie en authenticatie: </w:t>
        </w:r>
      </w:ins>
    </w:p>
    <w:p w14:paraId="07A09340" w14:textId="77777777" w:rsidR="006D6045" w:rsidRDefault="006D6045" w:rsidP="006D6045">
      <w:pPr>
        <w:pStyle w:val="Lijstalinea"/>
        <w:numPr>
          <w:ilvl w:val="1"/>
          <w:numId w:val="64"/>
        </w:numPr>
        <w:rPr>
          <w:ins w:id="3062" w:author="Peter Jansen" w:date="2026-03-05T11:23:00Z" w16du:dateUtc="2026-03-05T10:23:00Z"/>
        </w:rPr>
      </w:pPr>
      <w:ins w:id="3063" w:author="Peter Jansen" w:date="2026-03-05T11:23:00Z" w16du:dateUtc="2026-03-05T10:23:00Z">
        <w:r w:rsidRPr="006B22A6">
          <w:t xml:space="preserve">Alleen geautoriseerde </w:t>
        </w:r>
        <w:r>
          <w:t>ontwikkelaars</w:t>
        </w:r>
        <w:r w:rsidRPr="006B22A6">
          <w:t xml:space="preserve"> kunnen ETL-</w:t>
        </w:r>
        <w:r>
          <w:t>code</w:t>
        </w:r>
        <w:r w:rsidRPr="006B22A6">
          <w:t xml:space="preserve"> aanpassen of uitvoeren</w:t>
        </w:r>
      </w:ins>
    </w:p>
    <w:p w14:paraId="363DB699" w14:textId="77777777" w:rsidR="006D6045" w:rsidRDefault="006D6045" w:rsidP="006D6045">
      <w:pPr>
        <w:pStyle w:val="Lijstalinea"/>
        <w:numPr>
          <w:ilvl w:val="1"/>
          <w:numId w:val="64"/>
        </w:numPr>
        <w:rPr>
          <w:ins w:id="3064" w:author="Peter Jansen" w:date="2026-03-05T11:23:00Z" w16du:dateUtc="2026-03-05T10:23:00Z"/>
        </w:rPr>
      </w:pPr>
      <w:ins w:id="3065" w:author="Peter Jansen" w:date="2026-03-05T11:23:00Z" w16du:dateUtc="2026-03-05T10:23:00Z">
        <w:r>
          <w:t>Alleen geautoriseerde DHD-</w:t>
        </w:r>
        <w:proofErr w:type="spellStart"/>
        <w:r>
          <w:t>ers</w:t>
        </w:r>
        <w:proofErr w:type="spellEnd"/>
        <w:r>
          <w:t xml:space="preserve"> kunnen data aanpassen (hoort dit bij ETL?)</w:t>
        </w:r>
      </w:ins>
    </w:p>
    <w:p w14:paraId="7892D5D5" w14:textId="77777777" w:rsidR="006D6045" w:rsidRDefault="006D6045" w:rsidP="006D6045">
      <w:pPr>
        <w:pStyle w:val="Lijstalinea"/>
        <w:numPr>
          <w:ilvl w:val="1"/>
          <w:numId w:val="64"/>
        </w:numPr>
        <w:rPr>
          <w:ins w:id="3066" w:author="Peter Jansen" w:date="2026-03-05T11:23:00Z" w16du:dateUtc="2026-03-05T10:23:00Z"/>
        </w:rPr>
      </w:pPr>
      <w:ins w:id="3067" w:author="Peter Jansen" w:date="2026-03-05T11:23:00Z" w16du:dateUtc="2026-03-05T10:23:00Z">
        <w:r>
          <w:t>Alleen gemachtigde gebruikers kunnen data aanleveren voor de specifieke registratie en instelling (aanlevermodule)</w:t>
        </w:r>
        <w:commentRangeEnd w:id="3058"/>
        <w:r>
          <w:rPr>
            <w:rStyle w:val="Verwijzingopmerking"/>
            <w:sz w:val="22"/>
            <w:szCs w:val="20"/>
          </w:rPr>
          <w:commentReference w:id="3058"/>
        </w:r>
        <w:commentRangeEnd w:id="3059"/>
        <w:r w:rsidR="006B22A6">
          <w:rPr>
            <w:rStyle w:val="Verwijzingopmerking"/>
            <w:sz w:val="22"/>
            <w:szCs w:val="20"/>
          </w:rPr>
          <w:commentReference w:id="3059"/>
        </w:r>
        <w:commentRangeEnd w:id="3060"/>
        <w:r w:rsidR="006B22A6">
          <w:rPr>
            <w:rStyle w:val="Verwijzingopmerking"/>
            <w:sz w:val="22"/>
            <w:szCs w:val="20"/>
          </w:rPr>
          <w:commentReference w:id="3060"/>
        </w:r>
      </w:ins>
    </w:p>
    <w:p w14:paraId="34224CCF" w14:textId="77777777" w:rsidR="006D6045" w:rsidRPr="00BF5845" w:rsidRDefault="006D6045" w:rsidP="006D6045">
      <w:pPr>
        <w:pStyle w:val="Lijstalinea"/>
        <w:numPr>
          <w:ilvl w:val="0"/>
          <w:numId w:val="64"/>
        </w:numPr>
        <w:rPr>
          <w:ins w:id="3068" w:author="Peter Jansen" w:date="2026-03-05T11:23:00Z" w16du:dateUtc="2026-03-05T10:23:00Z"/>
        </w:rPr>
      </w:pPr>
      <w:commentRangeStart w:id="3069"/>
      <w:commentRangeStart w:id="3070"/>
      <w:ins w:id="3071" w:author="Peter Jansen" w:date="2026-03-05T11:23:00Z" w16du:dateUtc="2026-03-05T10:23:00Z">
        <w:r>
          <w:t>Heeft een hoge beschikbaarheid: na vastlopen van de ETL/een bestand is de straat weer up-</w:t>
        </w:r>
        <w:proofErr w:type="spellStart"/>
        <w:r>
          <w:t>and</w:t>
        </w:r>
        <w:proofErr w:type="spellEnd"/>
        <w:r>
          <w:t>-running na max 30/60??? Minuten</w:t>
        </w:r>
        <w:commentRangeEnd w:id="3069"/>
        <w:r w:rsidRPr="00BF5845">
          <w:rPr>
            <w:rStyle w:val="Verwijzingopmerking"/>
            <w:sz w:val="22"/>
            <w:szCs w:val="20"/>
          </w:rPr>
          <w:commentReference w:id="3069"/>
        </w:r>
        <w:commentRangeEnd w:id="3070"/>
        <w:r w:rsidR="001C3CB0" w:rsidRPr="00BF5845">
          <w:rPr>
            <w:rStyle w:val="Verwijzingopmerking"/>
            <w:sz w:val="22"/>
            <w:szCs w:val="20"/>
          </w:rPr>
          <w:commentReference w:id="3070"/>
        </w:r>
      </w:ins>
    </w:p>
    <w:p w14:paraId="22E96191" w14:textId="77777777" w:rsidR="006D6045" w:rsidRDefault="006D6045" w:rsidP="006D6045">
      <w:pPr>
        <w:pStyle w:val="Lijstalinea"/>
        <w:numPr>
          <w:ilvl w:val="0"/>
          <w:numId w:val="64"/>
        </w:numPr>
        <w:rPr>
          <w:ins w:id="3072" w:author="Peter Jansen" w:date="2026-03-05T11:23:00Z" w16du:dateUtc="2026-03-05T10:23:00Z"/>
        </w:rPr>
      </w:pPr>
      <w:ins w:id="3073" w:author="Peter Jansen" w:date="2026-03-05T11:23:00Z" w16du:dateUtc="2026-03-05T10:23:00Z">
        <w:r>
          <w:t xml:space="preserve">Is goed te monitoren, eventueel vastlopen of andere </w:t>
        </w:r>
        <w:proofErr w:type="spellStart"/>
        <w:r>
          <w:t>errors</w:t>
        </w:r>
        <w:proofErr w:type="spellEnd"/>
        <w:r>
          <w:t xml:space="preserve"> zijn binnen 1?? Minuut bij een DHD-er die hier actie op kan nemen</w:t>
        </w:r>
      </w:ins>
    </w:p>
    <w:p w14:paraId="6E50AC46" w14:textId="77777777" w:rsidR="006D6045" w:rsidRDefault="006D6045" w:rsidP="006D6045">
      <w:pPr>
        <w:pStyle w:val="Lijstalinea"/>
        <w:numPr>
          <w:ilvl w:val="0"/>
          <w:numId w:val="64"/>
        </w:numPr>
        <w:rPr>
          <w:ins w:id="3074" w:author="Peter Jansen" w:date="2026-03-05T11:23:00Z" w16du:dateUtc="2026-03-05T10:23:00Z"/>
        </w:rPr>
      </w:pPr>
      <w:ins w:id="3075" w:author="Peter Jansen" w:date="2026-03-05T11:23:00Z" w16du:dateUtc="2026-03-05T10:23:00Z">
        <w:r>
          <w:t xml:space="preserve">Heeft snelle en volledige </w:t>
        </w:r>
        <w:commentRangeStart w:id="3076"/>
        <w:commentRangeStart w:id="3077"/>
        <w:proofErr w:type="spellStart"/>
        <w:r>
          <w:t>logging</w:t>
        </w:r>
        <w:proofErr w:type="spellEnd"/>
        <w:r>
          <w:t xml:space="preserve"> over het proces en over inhoudelijke </w:t>
        </w:r>
        <w:proofErr w:type="spellStart"/>
        <w:r>
          <w:t>validaties</w:t>
        </w:r>
        <w:commentRangeEnd w:id="3076"/>
        <w:proofErr w:type="spellEnd"/>
        <w:r>
          <w:rPr>
            <w:rStyle w:val="Verwijzingopmerking"/>
            <w:sz w:val="22"/>
            <w:szCs w:val="20"/>
          </w:rPr>
          <w:commentReference w:id="3076"/>
        </w:r>
        <w:commentRangeEnd w:id="3077"/>
        <w:r w:rsidR="0025062A">
          <w:rPr>
            <w:rStyle w:val="Verwijzingopmerking"/>
            <w:sz w:val="22"/>
            <w:szCs w:val="20"/>
          </w:rPr>
          <w:commentReference w:id="3077"/>
        </w:r>
        <w:r>
          <w:t>.</w:t>
        </w:r>
      </w:ins>
    </w:p>
    <w:p w14:paraId="27EDE6E7" w14:textId="77777777" w:rsidR="006D6045" w:rsidRDefault="006D6045" w:rsidP="006D6045">
      <w:pPr>
        <w:pStyle w:val="Lijstalinea"/>
        <w:numPr>
          <w:ilvl w:val="1"/>
          <w:numId w:val="64"/>
        </w:numPr>
        <w:rPr>
          <w:ins w:id="3078" w:author="Peter Jansen" w:date="2026-03-05T11:23:00Z" w16du:dateUtc="2026-03-05T10:23:00Z"/>
        </w:rPr>
      </w:pPr>
      <w:ins w:id="3079" w:author="Peter Jansen" w:date="2026-03-05T11:23:00Z" w16du:dateUtc="2026-03-05T10:23:00Z">
        <w:r>
          <w:t>Terugkoppeling aan de klant is binnen …?</w:t>
        </w:r>
      </w:ins>
    </w:p>
    <w:p w14:paraId="6CBFEDED" w14:textId="77777777" w:rsidR="006D6045" w:rsidRDefault="006D6045" w:rsidP="006D6045">
      <w:pPr>
        <w:pStyle w:val="Lijstalinea"/>
        <w:numPr>
          <w:ilvl w:val="1"/>
          <w:numId w:val="64"/>
        </w:numPr>
        <w:rPr>
          <w:ins w:id="3080" w:author="Peter Jansen" w:date="2026-03-05T11:23:00Z" w16du:dateUtc="2026-03-05T10:23:00Z"/>
        </w:rPr>
      </w:pPr>
      <w:commentRangeStart w:id="3081"/>
      <w:ins w:id="3082" w:author="Peter Jansen" w:date="2026-03-05T11:23:00Z" w16du:dateUtc="2026-03-05T10:23:00Z">
        <w:r>
          <w:t>Het is altijd terug te halen wat er met de data gebeurd is, van binnenkomst tot opslag</w:t>
        </w:r>
        <w:commentRangeEnd w:id="3081"/>
        <w:r>
          <w:rPr>
            <w:rStyle w:val="Verwijzingopmerking"/>
            <w:sz w:val="22"/>
            <w:szCs w:val="20"/>
          </w:rPr>
          <w:commentReference w:id="3081"/>
        </w:r>
      </w:ins>
    </w:p>
    <w:p w14:paraId="1A179E47" w14:textId="77777777" w:rsidR="006D6045" w:rsidRDefault="006D6045" w:rsidP="006D6045">
      <w:pPr>
        <w:pStyle w:val="Lijstalinea"/>
        <w:numPr>
          <w:ilvl w:val="0"/>
          <w:numId w:val="64"/>
        </w:numPr>
        <w:rPr>
          <w:ins w:id="3083" w:author="Peter Jansen" w:date="2026-03-05T11:23:00Z" w16du:dateUtc="2026-03-05T10:23:00Z"/>
        </w:rPr>
      </w:pPr>
      <w:ins w:id="3084" w:author="Peter Jansen" w:date="2026-03-05T11:23:00Z" w16du:dateUtc="2026-03-05T10:23:00Z">
        <w:r>
          <w:t xml:space="preserve">Is gemakkelijk te onderhouden: updates zijn gemakkelijk uit te voeren zonder dat de klant dit merkt (zodat we geen </w:t>
        </w:r>
        <w:proofErr w:type="spellStart"/>
        <w:r>
          <w:t>technical</w:t>
        </w:r>
        <w:proofErr w:type="spellEnd"/>
        <w:r>
          <w:t xml:space="preserve"> </w:t>
        </w:r>
        <w:proofErr w:type="spellStart"/>
        <w:r>
          <w:t>debt</w:t>
        </w:r>
        <w:proofErr w:type="spellEnd"/>
        <w:r>
          <w:t xml:space="preserve"> krijgen van updates)</w:t>
        </w:r>
      </w:ins>
    </w:p>
    <w:p w14:paraId="171FC2F7" w14:textId="77777777" w:rsidR="006D6045" w:rsidRDefault="006D6045" w:rsidP="006D6045">
      <w:pPr>
        <w:pStyle w:val="Lijstalinea"/>
        <w:numPr>
          <w:ilvl w:val="0"/>
          <w:numId w:val="64"/>
        </w:numPr>
        <w:rPr>
          <w:ins w:id="3085" w:author="Peter Jansen" w:date="2026-03-05T11:23:00Z" w16du:dateUtc="2026-03-05T10:23:00Z"/>
        </w:rPr>
      </w:pPr>
      <w:ins w:id="3086" w:author="Peter Jansen" w:date="2026-03-05T11:23:00Z" w16du:dateUtc="2026-03-05T10:23:00Z">
        <w:r>
          <w:t>Heeft goede h</w:t>
        </w:r>
        <w:r w:rsidRPr="00D92C6C">
          <w:t>erstartbaarheid: ETL-jobs moeten opnieuw gestart kunnen worden vanaf een checkpoint zonder dataverlies.</w:t>
        </w:r>
      </w:ins>
    </w:p>
    <w:p w14:paraId="388747E9" w14:textId="77777777" w:rsidR="006D6045" w:rsidRDefault="006D6045" w:rsidP="006D6045">
      <w:pPr>
        <w:pStyle w:val="Lijstalinea"/>
        <w:numPr>
          <w:ilvl w:val="0"/>
          <w:numId w:val="64"/>
        </w:numPr>
        <w:rPr>
          <w:ins w:id="3087" w:author="Peter Jansen" w:date="2026-03-05T11:23:00Z" w16du:dateUtc="2026-03-05T10:23:00Z"/>
        </w:rPr>
      </w:pPr>
      <w:ins w:id="3088" w:author="Peter Jansen" w:date="2026-03-05T11:23:00Z" w16du:dateUtc="2026-03-05T10:23:00Z">
        <w:r>
          <w:t xml:space="preserve">Heeft een goede performance en is goed schaalbaar voor grote bestanden met veel </w:t>
        </w:r>
        <w:proofErr w:type="spellStart"/>
        <w:r>
          <w:t>validaties</w:t>
        </w:r>
        <w:proofErr w:type="spellEnd"/>
        <w:r>
          <w:t xml:space="preserve">. Minimale eis nu: een bestand van 419396 records met 340 basis en 15 complexe </w:t>
        </w:r>
        <w:proofErr w:type="spellStart"/>
        <w:r>
          <w:t>validaties</w:t>
        </w:r>
        <w:proofErr w:type="spellEnd"/>
        <w:r>
          <w:t xml:space="preserve"> wordt binnen 15 minuten verwerkt</w:t>
        </w:r>
      </w:ins>
    </w:p>
    <w:p w14:paraId="38DE88BE" w14:textId="77777777" w:rsidR="006D6045" w:rsidRDefault="006D6045" w:rsidP="006D6045">
      <w:pPr>
        <w:pStyle w:val="Lijstalinea"/>
        <w:numPr>
          <w:ilvl w:val="0"/>
          <w:numId w:val="64"/>
        </w:numPr>
        <w:rPr>
          <w:ins w:id="3089" w:author="Peter Jansen" w:date="2026-03-05T11:23:00Z" w16du:dateUtc="2026-03-05T10:23:00Z"/>
        </w:rPr>
      </w:pPr>
      <w:ins w:id="3090" w:author="Peter Jansen" w:date="2026-03-05T11:23:00Z" w16du:dateUtc="2026-03-05T10:23:00Z">
        <w:r>
          <w:t xml:space="preserve">Is een oplossing die goed in de markt ligt en eenvoudig te begrijpen is, zodat de werving van nieuw personeel zo laagdrempelig mogelijk is en tijdelijk personeel inzetbaar is zonder lange inwerktermijn.  </w:t>
        </w:r>
      </w:ins>
    </w:p>
    <w:p w14:paraId="4C30A55C" w14:textId="77777777" w:rsidR="006D6045" w:rsidRPr="00BF5845" w:rsidRDefault="006D6045" w:rsidP="006D6045">
      <w:pPr>
        <w:pStyle w:val="Lijstalinea"/>
        <w:numPr>
          <w:ilvl w:val="0"/>
          <w:numId w:val="64"/>
        </w:numPr>
        <w:rPr>
          <w:ins w:id="3091" w:author="Peter Jansen" w:date="2026-03-05T11:23:00Z" w16du:dateUtc="2026-03-05T10:23:00Z"/>
        </w:rPr>
      </w:pPr>
      <w:ins w:id="3092" w:author="Peter Jansen" w:date="2026-03-05T11:23:00Z" w16du:dateUtc="2026-03-05T10:23:00Z">
        <w:r>
          <w:t>Release naar productie is terug te draaien binnen 5 minuten</w:t>
        </w:r>
      </w:ins>
    </w:p>
    <w:p w14:paraId="01448714" w14:textId="77777777" w:rsidR="006D6045" w:rsidRPr="00BF5845" w:rsidRDefault="006D6045" w:rsidP="006D6045">
      <w:pPr>
        <w:pStyle w:val="Lijstalinea"/>
        <w:numPr>
          <w:ilvl w:val="0"/>
          <w:numId w:val="64"/>
        </w:numPr>
        <w:rPr>
          <w:ins w:id="3093" w:author="Peter Jansen" w:date="2026-03-05T11:23:00Z" w16du:dateUtc="2026-03-05T10:23:00Z"/>
        </w:rPr>
      </w:pPr>
      <w:ins w:id="3094" w:author="Peter Jansen" w:date="2026-03-05T11:23:00Z" w16du:dateUtc="2026-03-05T10:23:00Z">
        <w:r>
          <w:t>Snel aanpasbaar en uit te breiden voor nieuwe of gewijzigde data aanleveringen</w:t>
        </w:r>
        <w:commentRangeEnd w:id="3054"/>
        <w:r w:rsidRPr="00BF5845">
          <w:rPr>
            <w:rStyle w:val="Verwijzingopmerking"/>
            <w:sz w:val="22"/>
            <w:szCs w:val="20"/>
          </w:rPr>
          <w:commentReference w:id="3054"/>
        </w:r>
        <w:commentRangeEnd w:id="3055"/>
        <w:r w:rsidR="00BF31EF" w:rsidRPr="00BF5845">
          <w:rPr>
            <w:rStyle w:val="Verwijzingopmerking"/>
            <w:sz w:val="22"/>
            <w:szCs w:val="20"/>
          </w:rPr>
          <w:commentReference w:id="3055"/>
        </w:r>
      </w:ins>
    </w:p>
    <w:p w14:paraId="3CFEB6C6" w14:textId="77777777" w:rsidR="006D6045" w:rsidRPr="00BF5845" w:rsidRDefault="006D6045" w:rsidP="006D6045">
      <w:pPr>
        <w:rPr>
          <w:ins w:id="3095" w:author="Peter Jansen" w:date="2026-03-05T11:23:00Z" w16du:dateUtc="2026-03-05T10:23:00Z"/>
        </w:rPr>
      </w:pPr>
    </w:p>
    <w:p w14:paraId="4B98CAD5" w14:textId="77777777" w:rsidR="006D6045" w:rsidRPr="00BF5845" w:rsidRDefault="006D6045">
      <w:pPr>
        <w:rPr>
          <w:rFonts w:eastAsiaTheme="majorEastAsia" w:cstheme="majorBidi"/>
          <w:b/>
          <w:color w:val="3C4491"/>
          <w:sz w:val="32"/>
          <w:szCs w:val="32"/>
        </w:rPr>
      </w:pPr>
    </w:p>
    <w:p w14:paraId="639B8ACE" w14:textId="77777777" w:rsidR="006D6045" w:rsidRDefault="006D6045">
      <w:pPr>
        <w:rPr>
          <w:ins w:id="3096" w:author="Peter Jansen" w:date="2026-03-05T11:23:00Z" w16du:dateUtc="2026-03-05T10:23:00Z"/>
          <w:rFonts w:eastAsiaTheme="majorEastAsia" w:cstheme="majorBidi"/>
          <w:b/>
          <w:color w:val="3C4491"/>
          <w:sz w:val="32"/>
          <w:szCs w:val="32"/>
        </w:rPr>
      </w:pPr>
      <w:ins w:id="3097" w:author="Peter Jansen" w:date="2026-03-05T11:23:00Z" w16du:dateUtc="2026-03-05T10:23:00Z">
        <w:r>
          <w:br w:type="page"/>
        </w:r>
      </w:ins>
    </w:p>
    <w:p w14:paraId="4DB6148D" w14:textId="3EF34F71" w:rsidR="00F52758" w:rsidRDefault="69855BD6" w:rsidP="00F52758">
      <w:pPr>
        <w:pStyle w:val="Kop1"/>
      </w:pPr>
      <w:bookmarkStart w:id="3098" w:name="_Toc225262690"/>
      <w:commentRangeStart w:id="3099"/>
      <w:r w:rsidRPr="00BF5845">
        <w:lastRenderedPageBreak/>
        <w:t xml:space="preserve">Risico’s en </w:t>
      </w:r>
      <w:r w:rsidR="130D5D8D" w:rsidRPr="00BF5845">
        <w:t>“</w:t>
      </w:r>
      <w:r w:rsidRPr="00BF5845">
        <w:t xml:space="preserve">Technical </w:t>
      </w:r>
      <w:proofErr w:type="spellStart"/>
      <w:r w:rsidRPr="00BF5845">
        <w:t>Debt</w:t>
      </w:r>
      <w:proofErr w:type="spellEnd"/>
      <w:r w:rsidR="5B765946" w:rsidRPr="00BF5845">
        <w:t>”</w:t>
      </w:r>
      <w:bookmarkEnd w:id="3098"/>
      <w:commentRangeEnd w:id="3099"/>
      <w:r>
        <w:rPr>
          <w:rStyle w:val="Verwijzingopmerking"/>
          <w:sz w:val="32"/>
          <w:szCs w:val="32"/>
        </w:rPr>
        <w:commentReference w:id="3099"/>
      </w:r>
    </w:p>
    <w:p w14:paraId="02093CE6" w14:textId="77777777" w:rsidR="00A849CB" w:rsidRDefault="00A849CB" w:rsidP="00FD58AA"/>
    <w:p w14:paraId="66367447" w14:textId="36545ECA" w:rsidR="0053308F" w:rsidRDefault="0053308F" w:rsidP="0053308F">
      <w:r>
        <w:t>Risico’s</w:t>
      </w:r>
      <w:r w:rsidR="003F7F0B">
        <w:t xml:space="preserve"> (technisch)</w:t>
      </w:r>
      <w:r>
        <w:t>:</w:t>
      </w:r>
    </w:p>
    <w:p w14:paraId="1FA9477D" w14:textId="77777777" w:rsidR="00842681" w:rsidRDefault="0053308F" w:rsidP="00842681">
      <w:pPr>
        <w:pStyle w:val="Lijstalinea"/>
        <w:numPr>
          <w:ilvl w:val="0"/>
          <w:numId w:val="110"/>
        </w:numPr>
      </w:pPr>
      <w:r>
        <w:t>Bestaande registraties/bestanden zijn allemaal net anders opgebouwd / staan al, waardoor nieuwe (generieke) ontwerpkeuzes niet kunnen passen met hoe de registraties nu zijn. En voor de klant moet de registratie wel hetzelfde blijven</w:t>
      </w:r>
      <w:r w:rsidR="00842681" w:rsidRPr="00842681">
        <w:t xml:space="preserve"> </w:t>
      </w:r>
    </w:p>
    <w:p w14:paraId="6F3E5822" w14:textId="7BFF8B5C" w:rsidR="00842681" w:rsidRDefault="00842681" w:rsidP="00842681">
      <w:pPr>
        <w:pStyle w:val="Lijstalinea"/>
        <w:numPr>
          <w:ilvl w:val="0"/>
          <w:numId w:val="110"/>
        </w:numPr>
        <w:rPr>
          <w:del w:id="3100" w:author="Petra Geels" w:date="2026-02-26T13:21:00Z" w16du:dateUtc="2026-02-26T12:21:00Z"/>
        </w:rPr>
      </w:pPr>
      <w:del w:id="3101" w:author="Petra Geels" w:date="2026-02-26T13:21:00Z" w16du:dateUtc="2026-02-26T12:21:00Z">
        <w:r>
          <w:delText xml:space="preserve">ZBC-FIN is nog niet gemigreerd én niet recent een doorontwikkeling gehad én </w:delText>
        </w:r>
        <w:r w:rsidR="000B61C0">
          <w:delText xml:space="preserve">wijkt </w:delText>
        </w:r>
        <w:r w:rsidR="00556CDB">
          <w:delText xml:space="preserve">flink af van de overige registraties (ZIP, txt, </w:delText>
        </w:r>
        <w:r w:rsidR="00C154FF">
          <w:delText>validaties en opslag)</w:delText>
        </w:r>
        <w:r w:rsidR="00D902B1">
          <w:delText xml:space="preserve"> &gt; risico op flinke uitloop bij migratie en tegenkomen van onbekende </w:delText>
        </w:r>
        <w:r w:rsidR="001649D4">
          <w:delText>technische wensen</w:delText>
        </w:r>
      </w:del>
    </w:p>
    <w:p w14:paraId="5217C5BF" w14:textId="7DF45E21" w:rsidR="0053308F" w:rsidRDefault="00757057" w:rsidP="0053308F">
      <w:pPr>
        <w:pStyle w:val="Lijstalinea"/>
        <w:numPr>
          <w:ilvl w:val="0"/>
          <w:numId w:val="110"/>
        </w:numPr>
        <w:rPr>
          <w:del w:id="3102" w:author="Petra Geels" w:date="2026-02-26T13:17:00Z" w16du:dateUtc="2026-02-26T12:17:00Z"/>
        </w:rPr>
      </w:pPr>
      <w:del w:id="3103" w:author="Petra Geels" w:date="2026-02-26T13:17:00Z" w16du:dateUtc="2026-02-26T12:17:00Z">
        <w:r>
          <w:delText xml:space="preserve">LTR-invoerportaal is qua validaties afhankelijk van metadata in huidige SQL-database van </w:delText>
        </w:r>
        <w:r w:rsidR="0046344F">
          <w:delText xml:space="preserve">de Datahub én het metadata gedreven werken wordt </w:delText>
        </w:r>
        <w:r w:rsidR="0044178D">
          <w:delText>in dit document nu nog ter discussie gesteld!</w:delText>
        </w:r>
      </w:del>
    </w:p>
    <w:p w14:paraId="50028099" w14:textId="61CA44BA" w:rsidR="00F53BCB" w:rsidRDefault="002C2EC3" w:rsidP="0053308F">
      <w:pPr>
        <w:pStyle w:val="Lijstalinea"/>
        <w:numPr>
          <w:ilvl w:val="0"/>
          <w:numId w:val="110"/>
        </w:numPr>
        <w:rPr>
          <w:del w:id="3104" w:author="Petra Geels" w:date="2026-02-26T13:17:00Z" w16du:dateUtc="2026-02-26T12:17:00Z"/>
        </w:rPr>
      </w:pPr>
      <w:del w:id="3105" w:author="Petra Geels" w:date="2026-02-26T13:17:00Z" w16du:dateUtc="2026-02-26T12:17:00Z">
        <w:r>
          <w:delText xml:space="preserve">CRDB wordt pas later opgepakt in dit project en </w:delText>
        </w:r>
        <w:r w:rsidR="0070153A">
          <w:delText>is ook nog niet heel ver uitgewerkt, waardoor er een groter risico is op missen van requirements van deze kant</w:delText>
        </w:r>
      </w:del>
    </w:p>
    <w:p w14:paraId="6DAEB216" w14:textId="4576486D" w:rsidR="00381C2D" w:rsidRDefault="00381C2D" w:rsidP="0053308F">
      <w:pPr>
        <w:pStyle w:val="Lijstalinea"/>
        <w:numPr>
          <w:ilvl w:val="0"/>
          <w:numId w:val="110"/>
        </w:numPr>
        <w:rPr>
          <w:del w:id="3106" w:author="Petra Geels" w:date="2026-02-26T13:16:00Z" w16du:dateUtc="2026-02-26T12:16:00Z"/>
        </w:rPr>
      </w:pPr>
      <w:commentRangeStart w:id="3107"/>
      <w:del w:id="3108" w:author="Petra Geels" w:date="2026-02-26T13:16:00Z" w16du:dateUtc="2026-02-26T12:16:00Z">
        <w:r>
          <w:delText xml:space="preserve">Beetje hetzelfde voor LBZ? LBZ heeft een hoop speciale </w:delText>
        </w:r>
        <w:r w:rsidR="008D41CF">
          <w:delText xml:space="preserve">processen en implementaties die de Datahub niet heeft en </w:delText>
        </w:r>
        <w:r w:rsidR="00C1429E">
          <w:delText xml:space="preserve">ik </w:delText>
        </w:r>
        <w:r w:rsidR="00EE4E53">
          <w:delText xml:space="preserve">ben bang dat juist die details moeilijk zijn om mee te nemen als je er niet induikt voor je gaat ontwikkelen </w:delText>
        </w:r>
        <w:commentRangeEnd w:id="3107"/>
        <w:r w:rsidR="007555CD">
          <w:rPr>
            <w:rStyle w:val="Verwijzingopmerking"/>
            <w:sz w:val="22"/>
            <w:szCs w:val="20"/>
          </w:rPr>
          <w:commentReference w:id="3107"/>
        </w:r>
        <w:r w:rsidR="002910D6">
          <w:delText>&gt; risico dat je straks toch een hoop “ernaast” of “erbij” bouwt op een semi ideale manier?</w:delText>
        </w:r>
        <w:r w:rsidR="00FF6B5D">
          <w:delText xml:space="preserve"> (misschien valt het mee, vooral opletten met de logging en verslagen denk ik)</w:delText>
        </w:r>
      </w:del>
    </w:p>
    <w:p w14:paraId="11181F9A" w14:textId="6566D767" w:rsidR="007103F0" w:rsidRDefault="007103F0" w:rsidP="007103F0">
      <w:pPr>
        <w:pStyle w:val="Lijstalinea"/>
        <w:numPr>
          <w:ilvl w:val="0"/>
          <w:numId w:val="110"/>
        </w:numPr>
        <w:rPr>
          <w:del w:id="3109" w:author="Petra Geels" w:date="2026-02-26T13:16:00Z" w16du:dateUtc="2026-02-26T12:16:00Z"/>
        </w:rPr>
      </w:pPr>
      <w:del w:id="3110" w:author="Petra Geels" w:date="2026-02-26T13:16:00Z" w16du:dateUtc="2026-02-26T12:16:00Z">
        <w:r>
          <w:delText>Accepteer je wijzigingen én migratie in één? Gedurende het migratie jaar willen veel registraties waarschijnlijk ook een doorontwikkeling, ga je dat combineren of niet? En levert dit risico op mbt het maken van technische keuzes rondom de inrichting van de nieuwe ETL?</w:delText>
        </w:r>
      </w:del>
    </w:p>
    <w:p w14:paraId="7DB09B23" w14:textId="77777777" w:rsidR="003F7F0B" w:rsidRDefault="003F7F0B" w:rsidP="003F7F0B"/>
    <w:p w14:paraId="5A662ABF" w14:textId="78EB2756" w:rsidR="003F7F0B" w:rsidRDefault="003F7F0B" w:rsidP="003F7F0B">
      <w:pPr>
        <w:rPr>
          <w:del w:id="3111" w:author="Petra Geels" w:date="2026-02-26T13:31:00Z" w16du:dateUtc="2026-02-26T12:31:00Z"/>
        </w:rPr>
      </w:pPr>
      <w:commentRangeStart w:id="3112"/>
      <w:del w:id="3113" w:author="Petra Geels" w:date="2026-02-26T13:31:00Z" w16du:dateUtc="2026-02-26T12:31:00Z">
        <w:r>
          <w:delText>Risico’s (projectmatig):</w:delText>
        </w:r>
        <w:commentRangeEnd w:id="3112"/>
        <w:r w:rsidR="00BE2662">
          <w:rPr>
            <w:rStyle w:val="Verwijzingopmerking"/>
            <w:sz w:val="22"/>
            <w:szCs w:val="20"/>
          </w:rPr>
          <w:commentReference w:id="3112"/>
        </w:r>
      </w:del>
    </w:p>
    <w:p w14:paraId="11B86F97" w14:textId="1A18F3D9" w:rsidR="00141713" w:rsidRDefault="00141713" w:rsidP="0053308F">
      <w:pPr>
        <w:pStyle w:val="Lijstalinea"/>
        <w:numPr>
          <w:ilvl w:val="0"/>
          <w:numId w:val="110"/>
        </w:numPr>
        <w:rPr>
          <w:ins w:id="3114" w:author="Saskia Barth" w:date="2026-02-23T16:53:00Z" w16du:dateUtc="2026-02-23T15:53:00Z"/>
          <w:del w:id="3115" w:author="Petra Geels" w:date="2026-02-26T13:31:00Z" w16du:dateUtc="2026-02-26T12:31:00Z"/>
        </w:rPr>
      </w:pPr>
      <w:del w:id="3116" w:author="Petra Geels" w:date="2026-02-26T13:31:00Z" w16du:dateUtc="2026-02-26T12:31:00Z">
        <w:r>
          <w:delText xml:space="preserve">Vanaf wanneer sta je toe dat nieuwe projecten </w:delText>
        </w:r>
        <w:r w:rsidR="00F06581">
          <w:delText>gelijk in deze nieuwe omgeving worden gebouwd en zitten die dan niet de planning van de migraties in de weg?</w:delText>
        </w:r>
      </w:del>
    </w:p>
    <w:p w14:paraId="4650C56B" w14:textId="77777777" w:rsidR="006A60E0" w:rsidRDefault="006A60E0" w:rsidP="006A60E0">
      <w:pPr>
        <w:rPr>
          <w:ins w:id="3117" w:author="Saskia Barth" w:date="2026-02-23T16:53:00Z" w16du:dateUtc="2026-02-23T15:53:00Z"/>
        </w:rPr>
      </w:pPr>
    </w:p>
    <w:p w14:paraId="2079F8BF" w14:textId="77777777" w:rsidR="006A60E0" w:rsidRDefault="006A60E0" w:rsidP="006A60E0">
      <w:pPr>
        <w:rPr>
          <w:ins w:id="3118" w:author="Saskia Barth" w:date="2026-02-23T16:53:00Z" w16du:dateUtc="2026-02-23T15:53:00Z"/>
        </w:rPr>
      </w:pPr>
    </w:p>
    <w:p w14:paraId="09FD4070" w14:textId="77777777" w:rsidR="006A60E0" w:rsidRDefault="006A60E0">
      <w:pPr>
        <w:rPr>
          <w:ins w:id="3119" w:author="Saskia Barth" w:date="2026-02-23T16:50:00Z" w16du:dateUtc="2026-02-23T15:50:00Z"/>
        </w:rPr>
        <w:pPrChange w:id="3120" w:author="Saskia Barth" w:date="2026-02-23T16:53:00Z" w16du:dateUtc="2026-02-23T15:53:00Z">
          <w:pPr>
            <w:pStyle w:val="Lijstalinea"/>
            <w:numPr>
              <w:numId w:val="110"/>
            </w:numPr>
            <w:ind w:hanging="360"/>
          </w:pPr>
        </w:pPrChange>
      </w:pPr>
    </w:p>
    <w:tbl>
      <w:tblPr>
        <w:tblW w:w="9592" w:type="dxa"/>
        <w:tblLayout w:type="fixed"/>
        <w:tblLook w:val="04A0" w:firstRow="1" w:lastRow="0" w:firstColumn="1" w:lastColumn="0" w:noHBand="0" w:noVBand="1"/>
      </w:tblPr>
      <w:tblGrid>
        <w:gridCol w:w="3518"/>
        <w:gridCol w:w="1013"/>
        <w:gridCol w:w="993"/>
        <w:gridCol w:w="2976"/>
        <w:gridCol w:w="1092"/>
      </w:tblGrid>
      <w:tr w:rsidR="005D6C41" w:rsidRPr="005D6C41" w14:paraId="67AD2C5F" w14:textId="77777777">
        <w:trPr>
          <w:ins w:id="3121" w:author="Saskia Barth" w:date="2026-02-23T16:50:00Z"/>
        </w:trPr>
        <w:tc>
          <w:tcPr>
            <w:tcW w:w="3518" w:type="dxa"/>
          </w:tcPr>
          <w:p w14:paraId="5D60CC6A" w14:textId="77777777" w:rsidR="005D6C41" w:rsidRPr="005D6C41" w:rsidRDefault="005D6C41" w:rsidP="005D6C41">
            <w:pPr>
              <w:rPr>
                <w:ins w:id="3122" w:author="Saskia Barth" w:date="2026-02-23T16:50:00Z" w16du:dateUtc="2026-02-23T15:50:00Z"/>
                <w:b/>
                <w:sz w:val="20"/>
              </w:rPr>
            </w:pPr>
            <w:ins w:id="3123" w:author="Saskia Barth" w:date="2026-02-23T16:50:00Z" w16du:dateUtc="2026-02-23T15:50:00Z">
              <w:r w:rsidRPr="005D6C41">
                <w:rPr>
                  <w:sz w:val="20"/>
                  <w:lang w:val="en-US"/>
                </w:rPr>
                <w:t>Risico</w:t>
              </w:r>
            </w:ins>
          </w:p>
        </w:tc>
        <w:tc>
          <w:tcPr>
            <w:tcW w:w="1013" w:type="dxa"/>
          </w:tcPr>
          <w:p w14:paraId="658EE5FB" w14:textId="77777777" w:rsidR="005D6C41" w:rsidRPr="005D6C41" w:rsidRDefault="005D6C41" w:rsidP="005D6C41">
            <w:pPr>
              <w:rPr>
                <w:ins w:id="3124" w:author="Saskia Barth" w:date="2026-02-23T16:50:00Z" w16du:dateUtc="2026-02-23T15:50:00Z"/>
                <w:b/>
                <w:sz w:val="20"/>
              </w:rPr>
            </w:pPr>
            <w:ins w:id="3125" w:author="Saskia Barth" w:date="2026-02-23T16:50:00Z" w16du:dateUtc="2026-02-23T15:50:00Z">
              <w:r w:rsidRPr="005D6C41">
                <w:rPr>
                  <w:sz w:val="20"/>
                  <w:lang w:val="en-US"/>
                </w:rPr>
                <w:t>Kans (L/M/H)</w:t>
              </w:r>
            </w:ins>
          </w:p>
        </w:tc>
        <w:tc>
          <w:tcPr>
            <w:tcW w:w="993" w:type="dxa"/>
          </w:tcPr>
          <w:p w14:paraId="3619C878" w14:textId="77777777" w:rsidR="005D6C41" w:rsidRPr="005D6C41" w:rsidRDefault="005D6C41" w:rsidP="005D6C41">
            <w:pPr>
              <w:rPr>
                <w:ins w:id="3126" w:author="Saskia Barth" w:date="2026-02-23T16:50:00Z" w16du:dateUtc="2026-02-23T15:50:00Z"/>
                <w:b/>
                <w:sz w:val="20"/>
                <w:lang w:val="en-US"/>
              </w:rPr>
            </w:pPr>
            <w:ins w:id="3127" w:author="Saskia Barth" w:date="2026-02-23T16:50:00Z" w16du:dateUtc="2026-02-23T15:50:00Z">
              <w:r w:rsidRPr="005D6C41">
                <w:rPr>
                  <w:sz w:val="20"/>
                  <w:lang w:val="en-US"/>
                </w:rPr>
                <w:t>Impact</w:t>
              </w:r>
            </w:ins>
          </w:p>
          <w:p w14:paraId="162C67DB" w14:textId="77777777" w:rsidR="005D6C41" w:rsidRPr="005D6C41" w:rsidRDefault="005D6C41" w:rsidP="005D6C41">
            <w:pPr>
              <w:rPr>
                <w:ins w:id="3128" w:author="Saskia Barth" w:date="2026-02-23T16:50:00Z" w16du:dateUtc="2026-02-23T15:50:00Z"/>
                <w:b/>
                <w:sz w:val="20"/>
              </w:rPr>
            </w:pPr>
            <w:ins w:id="3129" w:author="Saskia Barth" w:date="2026-02-23T16:50:00Z" w16du:dateUtc="2026-02-23T15:50:00Z">
              <w:r w:rsidRPr="005D6C41">
                <w:rPr>
                  <w:sz w:val="20"/>
                  <w:lang w:val="en-US"/>
                </w:rPr>
                <w:t>(L/M/H)</w:t>
              </w:r>
            </w:ins>
          </w:p>
        </w:tc>
        <w:tc>
          <w:tcPr>
            <w:tcW w:w="2976" w:type="dxa"/>
          </w:tcPr>
          <w:p w14:paraId="4099023E" w14:textId="77777777" w:rsidR="005D6C41" w:rsidRPr="005D6C41" w:rsidRDefault="005D6C41" w:rsidP="005D6C41">
            <w:pPr>
              <w:rPr>
                <w:ins w:id="3130" w:author="Saskia Barth" w:date="2026-02-23T16:50:00Z" w16du:dateUtc="2026-02-23T15:50:00Z"/>
                <w:b/>
                <w:sz w:val="20"/>
              </w:rPr>
            </w:pPr>
            <w:proofErr w:type="spellStart"/>
            <w:ins w:id="3131" w:author="Saskia Barth" w:date="2026-02-23T16:50:00Z" w16du:dateUtc="2026-02-23T15:50:00Z">
              <w:r w:rsidRPr="005D6C41">
                <w:rPr>
                  <w:sz w:val="20"/>
                  <w:lang w:val="en-US"/>
                </w:rPr>
                <w:t>Maatregel</w:t>
              </w:r>
              <w:proofErr w:type="spellEnd"/>
            </w:ins>
          </w:p>
        </w:tc>
        <w:tc>
          <w:tcPr>
            <w:tcW w:w="1092" w:type="dxa"/>
          </w:tcPr>
          <w:p w14:paraId="48F7DB84" w14:textId="77777777" w:rsidR="005D6C41" w:rsidRPr="005D6C41" w:rsidRDefault="005D6C41" w:rsidP="005D6C41">
            <w:pPr>
              <w:rPr>
                <w:ins w:id="3132" w:author="Saskia Barth" w:date="2026-02-23T16:50:00Z" w16du:dateUtc="2026-02-23T15:50:00Z"/>
                <w:b/>
                <w:sz w:val="20"/>
              </w:rPr>
            </w:pPr>
            <w:proofErr w:type="spellStart"/>
            <w:ins w:id="3133" w:author="Saskia Barth" w:date="2026-02-23T16:50:00Z" w16du:dateUtc="2026-02-23T15:50:00Z">
              <w:r w:rsidRPr="005D6C41">
                <w:rPr>
                  <w:sz w:val="20"/>
                  <w:lang w:val="en-US"/>
                </w:rPr>
                <w:t>Eigenaar</w:t>
              </w:r>
              <w:proofErr w:type="spellEnd"/>
            </w:ins>
          </w:p>
        </w:tc>
      </w:tr>
      <w:tr w:rsidR="005D6C41" w:rsidRPr="005D6C41" w14:paraId="765B8733" w14:textId="77777777">
        <w:trPr>
          <w:trHeight w:val="220"/>
          <w:ins w:id="3134" w:author="Saskia Barth" w:date="2026-02-23T16:50:00Z"/>
        </w:trPr>
        <w:tc>
          <w:tcPr>
            <w:tcW w:w="3518" w:type="dxa"/>
          </w:tcPr>
          <w:p w14:paraId="798C150C" w14:textId="0089F343" w:rsidR="005D6C41" w:rsidRPr="005D6C41" w:rsidRDefault="005D6C41" w:rsidP="005D6C41">
            <w:pPr>
              <w:ind w:left="360"/>
              <w:rPr>
                <w:ins w:id="3135" w:author="Saskia Barth" w:date="2026-02-23T16:50:00Z" w16du:dateUtc="2026-02-23T15:50:00Z"/>
                <w:sz w:val="20"/>
              </w:rPr>
            </w:pPr>
            <w:commentRangeStart w:id="3136"/>
            <w:ins w:id="3137" w:author="Saskia Barth" w:date="2026-02-23T16:50:00Z" w16du:dateUtc="2026-02-23T15:50:00Z">
              <w:r w:rsidRPr="005D6C41">
                <w:rPr>
                  <w:sz w:val="20"/>
                </w:rPr>
                <w:t>Uitloop van dit gehele project met financiële impact door verlenging Talend + langer 2 straten in de lucht houden</w:t>
              </w:r>
              <w:commentRangeEnd w:id="3136"/>
              <w:r>
                <w:rPr>
                  <w:rStyle w:val="Verwijzingopmerking"/>
                  <w:sz w:val="20"/>
                  <w:szCs w:val="20"/>
                </w:rPr>
                <w:commentReference w:id="3136"/>
              </w:r>
            </w:ins>
            <w:ins w:id="3138" w:author="Saskia Barth" w:date="2026-02-23T16:56:00Z" w16du:dateUtc="2026-02-23T15:56:00Z">
              <w:r w:rsidR="00B448F3">
                <w:rPr>
                  <w:sz w:val="20"/>
                </w:rPr>
                <w:t xml:space="preserve"> + STZ</w:t>
              </w:r>
            </w:ins>
            <w:ins w:id="3139" w:author="Saskia Barth" w:date="2026-02-23T16:57:00Z" w16du:dateUtc="2026-02-23T15:57:00Z">
              <w:r w:rsidR="004563D7">
                <w:rPr>
                  <w:sz w:val="20"/>
                </w:rPr>
                <w:t xml:space="preserve">-Fin niet tijdig op kunnen nemen in de nieuwe </w:t>
              </w:r>
              <w:r w:rsidR="005E5A85">
                <w:rPr>
                  <w:sz w:val="20"/>
                </w:rPr>
                <w:t>staat</w:t>
              </w:r>
            </w:ins>
          </w:p>
          <w:p w14:paraId="0E1053B7" w14:textId="77777777" w:rsidR="005D6C41" w:rsidRPr="005D6C41" w:rsidRDefault="005D6C41" w:rsidP="005D6C41">
            <w:pPr>
              <w:rPr>
                <w:ins w:id="3140" w:author="Saskia Barth" w:date="2026-02-23T16:50:00Z" w16du:dateUtc="2026-02-23T15:50:00Z"/>
                <w:sz w:val="20"/>
              </w:rPr>
            </w:pPr>
          </w:p>
        </w:tc>
        <w:tc>
          <w:tcPr>
            <w:tcW w:w="1013" w:type="dxa"/>
          </w:tcPr>
          <w:p w14:paraId="23684BC1" w14:textId="52AAE28A" w:rsidR="005D6C41" w:rsidRPr="005D6C41" w:rsidRDefault="005D6C41" w:rsidP="005D6C41">
            <w:pPr>
              <w:rPr>
                <w:ins w:id="3141" w:author="Saskia Barth" w:date="2026-02-23T16:50:00Z" w16du:dateUtc="2026-02-23T15:50:00Z"/>
                <w:sz w:val="20"/>
              </w:rPr>
            </w:pPr>
          </w:p>
        </w:tc>
        <w:tc>
          <w:tcPr>
            <w:tcW w:w="993" w:type="dxa"/>
          </w:tcPr>
          <w:p w14:paraId="732EEE65" w14:textId="32A3D839" w:rsidR="005D6C41" w:rsidRPr="005D6C41" w:rsidRDefault="005D6C41" w:rsidP="005D6C41">
            <w:pPr>
              <w:rPr>
                <w:ins w:id="3142" w:author="Saskia Barth" w:date="2026-02-23T16:50:00Z" w16du:dateUtc="2026-02-23T15:50:00Z"/>
                <w:sz w:val="20"/>
              </w:rPr>
            </w:pPr>
          </w:p>
        </w:tc>
        <w:tc>
          <w:tcPr>
            <w:tcW w:w="2976" w:type="dxa"/>
          </w:tcPr>
          <w:p w14:paraId="6A7C9D3D" w14:textId="740893D2" w:rsidR="005D6C41" w:rsidRPr="005D6C41" w:rsidRDefault="005D6C41" w:rsidP="005D6C41">
            <w:pPr>
              <w:rPr>
                <w:ins w:id="3143" w:author="Saskia Barth" w:date="2026-02-23T16:50:00Z" w16du:dateUtc="2026-02-23T15:50:00Z"/>
                <w:sz w:val="20"/>
              </w:rPr>
            </w:pPr>
          </w:p>
        </w:tc>
        <w:tc>
          <w:tcPr>
            <w:tcW w:w="1092" w:type="dxa"/>
          </w:tcPr>
          <w:p w14:paraId="49A91370" w14:textId="146A18EC" w:rsidR="005D6C41" w:rsidRPr="005D6C41" w:rsidRDefault="005D6C41" w:rsidP="005D6C41">
            <w:pPr>
              <w:rPr>
                <w:ins w:id="3144" w:author="Saskia Barth" w:date="2026-02-23T16:50:00Z" w16du:dateUtc="2026-02-23T15:50:00Z"/>
                <w:sz w:val="20"/>
              </w:rPr>
            </w:pPr>
          </w:p>
        </w:tc>
      </w:tr>
      <w:tr w:rsidR="005D6C41" w:rsidRPr="005D6C41" w14:paraId="5129DAA9" w14:textId="77777777">
        <w:trPr>
          <w:ins w:id="3145" w:author="Saskia Barth" w:date="2026-02-23T16:50:00Z"/>
        </w:trPr>
        <w:tc>
          <w:tcPr>
            <w:tcW w:w="3518" w:type="dxa"/>
          </w:tcPr>
          <w:p w14:paraId="305EB5BA" w14:textId="77777777" w:rsidR="005D6C41" w:rsidRPr="005D6C41" w:rsidRDefault="005D6C41" w:rsidP="005D6C41">
            <w:pPr>
              <w:ind w:left="360"/>
              <w:rPr>
                <w:ins w:id="3146" w:author="Saskia Barth" w:date="2026-02-23T16:50:00Z" w16du:dateUtc="2026-02-23T15:50:00Z"/>
                <w:sz w:val="20"/>
              </w:rPr>
            </w:pPr>
            <w:ins w:id="3147" w:author="Saskia Barth" w:date="2026-02-23T16:50:00Z" w16du:dateUtc="2026-02-23T15:50:00Z">
              <w:r w:rsidRPr="005D6C41">
                <w:rPr>
                  <w:sz w:val="20"/>
                </w:rPr>
                <w:t>Ontwikkeling en migratie loopt uit waardoor (</w:t>
              </w:r>
              <w:proofErr w:type="spellStart"/>
              <w:r w:rsidRPr="005D6C41">
                <w:rPr>
                  <w:sz w:val="20"/>
                </w:rPr>
                <w:t>doorontwikkel</w:t>
              </w:r>
              <w:proofErr w:type="spellEnd"/>
              <w:r w:rsidRPr="005D6C41">
                <w:rPr>
                  <w:sz w:val="20"/>
                </w:rPr>
                <w:t>-) klantwensen in de knel komen</w:t>
              </w:r>
            </w:ins>
          </w:p>
          <w:p w14:paraId="3C6E6056" w14:textId="77777777" w:rsidR="005D6C41" w:rsidRPr="005D6C41" w:rsidRDefault="005D6C41" w:rsidP="005D6C41">
            <w:pPr>
              <w:rPr>
                <w:ins w:id="3148" w:author="Saskia Barth" w:date="2026-02-23T16:50:00Z" w16du:dateUtc="2026-02-23T15:50:00Z"/>
                <w:sz w:val="20"/>
              </w:rPr>
            </w:pPr>
          </w:p>
        </w:tc>
        <w:tc>
          <w:tcPr>
            <w:tcW w:w="1013" w:type="dxa"/>
          </w:tcPr>
          <w:p w14:paraId="71728CD2" w14:textId="21442A0D" w:rsidR="005D6C41" w:rsidRPr="005D6C41" w:rsidRDefault="005D6C41" w:rsidP="005D6C41">
            <w:pPr>
              <w:rPr>
                <w:ins w:id="3149" w:author="Saskia Barth" w:date="2026-02-23T16:50:00Z" w16du:dateUtc="2026-02-23T15:50:00Z"/>
                <w:sz w:val="20"/>
              </w:rPr>
            </w:pPr>
          </w:p>
        </w:tc>
        <w:tc>
          <w:tcPr>
            <w:tcW w:w="993" w:type="dxa"/>
          </w:tcPr>
          <w:p w14:paraId="52913C5D" w14:textId="00C1AE30" w:rsidR="005D6C41" w:rsidRPr="005D6C41" w:rsidRDefault="005D6C41" w:rsidP="005D6C41">
            <w:pPr>
              <w:rPr>
                <w:ins w:id="3150" w:author="Saskia Barth" w:date="2026-02-23T16:50:00Z" w16du:dateUtc="2026-02-23T15:50:00Z"/>
                <w:sz w:val="20"/>
              </w:rPr>
            </w:pPr>
          </w:p>
        </w:tc>
        <w:tc>
          <w:tcPr>
            <w:tcW w:w="2976" w:type="dxa"/>
          </w:tcPr>
          <w:p w14:paraId="28C5A12A" w14:textId="646D997C" w:rsidR="005D6C41" w:rsidRPr="005D6C41" w:rsidRDefault="005D6C41" w:rsidP="005D6C41">
            <w:pPr>
              <w:rPr>
                <w:ins w:id="3151" w:author="Saskia Barth" w:date="2026-02-23T16:50:00Z" w16du:dateUtc="2026-02-23T15:50:00Z"/>
                <w:sz w:val="20"/>
              </w:rPr>
            </w:pPr>
          </w:p>
        </w:tc>
        <w:tc>
          <w:tcPr>
            <w:tcW w:w="1092" w:type="dxa"/>
          </w:tcPr>
          <w:p w14:paraId="40C498E2" w14:textId="26782483" w:rsidR="005D6C41" w:rsidRPr="005D6C41" w:rsidRDefault="005D6C41" w:rsidP="005D6C41">
            <w:pPr>
              <w:rPr>
                <w:ins w:id="3152" w:author="Saskia Barth" w:date="2026-02-23T16:50:00Z" w16du:dateUtc="2026-02-23T15:50:00Z"/>
                <w:sz w:val="20"/>
              </w:rPr>
            </w:pPr>
          </w:p>
        </w:tc>
      </w:tr>
      <w:tr w:rsidR="005D6C41" w:rsidRPr="005D6C41" w14:paraId="3F8E24C1" w14:textId="77777777">
        <w:trPr>
          <w:ins w:id="3153" w:author="Saskia Barth" w:date="2026-02-23T16:50:00Z"/>
        </w:trPr>
        <w:tc>
          <w:tcPr>
            <w:tcW w:w="3518" w:type="dxa"/>
          </w:tcPr>
          <w:p w14:paraId="4DB666F3" w14:textId="65A6D689" w:rsidR="005D6C41" w:rsidRPr="005D6C41" w:rsidRDefault="005D6C41" w:rsidP="005D6C41">
            <w:pPr>
              <w:ind w:left="360"/>
              <w:rPr>
                <w:ins w:id="3154" w:author="Saskia Barth" w:date="2026-02-23T16:50:00Z" w16du:dateUtc="2026-02-23T15:50:00Z"/>
                <w:sz w:val="20"/>
              </w:rPr>
            </w:pPr>
            <w:ins w:id="3155" w:author="Saskia Barth" w:date="2026-02-23T16:50:00Z" w16du:dateUtc="2026-02-23T15:50:00Z">
              <w:r w:rsidRPr="005D6C41">
                <w:rPr>
                  <w:sz w:val="20"/>
                </w:rPr>
                <w:t>De LBZ migreren naar de nieuwe ETL dataverwerking is wel noodzakelijk voor een sluitende business case. Later toevoegen kan zorgen voor het missen van eisen voor de LBZ</w:t>
              </w:r>
            </w:ins>
          </w:p>
          <w:p w14:paraId="69986525" w14:textId="77777777" w:rsidR="005D6C41" w:rsidRPr="005D6C41" w:rsidRDefault="005D6C41" w:rsidP="005D6C41">
            <w:pPr>
              <w:rPr>
                <w:ins w:id="3156" w:author="Saskia Barth" w:date="2026-02-23T16:50:00Z" w16du:dateUtc="2026-02-23T15:50:00Z"/>
                <w:sz w:val="20"/>
              </w:rPr>
            </w:pPr>
          </w:p>
        </w:tc>
        <w:tc>
          <w:tcPr>
            <w:tcW w:w="1013" w:type="dxa"/>
          </w:tcPr>
          <w:p w14:paraId="166D39B9" w14:textId="66520A04" w:rsidR="005D6C41" w:rsidRPr="005D6C41" w:rsidRDefault="005D6C41" w:rsidP="005D6C41">
            <w:pPr>
              <w:rPr>
                <w:ins w:id="3157" w:author="Saskia Barth" w:date="2026-02-23T16:50:00Z" w16du:dateUtc="2026-02-23T15:50:00Z"/>
                <w:sz w:val="20"/>
              </w:rPr>
            </w:pPr>
          </w:p>
        </w:tc>
        <w:tc>
          <w:tcPr>
            <w:tcW w:w="993" w:type="dxa"/>
          </w:tcPr>
          <w:p w14:paraId="774C3CA7" w14:textId="4F0DFA8E" w:rsidR="005D6C41" w:rsidRPr="005D6C41" w:rsidRDefault="005D6C41" w:rsidP="005D6C41">
            <w:pPr>
              <w:rPr>
                <w:ins w:id="3158" w:author="Saskia Barth" w:date="2026-02-23T16:50:00Z" w16du:dateUtc="2026-02-23T15:50:00Z"/>
                <w:sz w:val="20"/>
              </w:rPr>
            </w:pPr>
          </w:p>
        </w:tc>
        <w:tc>
          <w:tcPr>
            <w:tcW w:w="2976" w:type="dxa"/>
          </w:tcPr>
          <w:p w14:paraId="42BFD9B0" w14:textId="7271E85B" w:rsidR="005D6C41" w:rsidRPr="005D6C41" w:rsidRDefault="005D6C41" w:rsidP="005D6C41">
            <w:pPr>
              <w:rPr>
                <w:ins w:id="3159" w:author="Saskia Barth" w:date="2026-02-23T16:50:00Z" w16du:dateUtc="2026-02-23T15:50:00Z"/>
                <w:sz w:val="20"/>
              </w:rPr>
            </w:pPr>
          </w:p>
        </w:tc>
        <w:tc>
          <w:tcPr>
            <w:tcW w:w="1092" w:type="dxa"/>
          </w:tcPr>
          <w:p w14:paraId="550F1B10" w14:textId="44C8433E" w:rsidR="005D6C41" w:rsidRPr="005D6C41" w:rsidRDefault="005D6C41" w:rsidP="005D6C41">
            <w:pPr>
              <w:rPr>
                <w:ins w:id="3160" w:author="Saskia Barth" w:date="2026-02-23T16:50:00Z" w16du:dateUtc="2026-02-23T15:50:00Z"/>
                <w:sz w:val="20"/>
              </w:rPr>
            </w:pPr>
          </w:p>
        </w:tc>
      </w:tr>
      <w:tr w:rsidR="005D6C41" w:rsidRPr="005D6C41" w14:paraId="78AD2E6B" w14:textId="77777777">
        <w:trPr>
          <w:trHeight w:val="192"/>
          <w:ins w:id="3161" w:author="Saskia Barth" w:date="2026-02-23T16:50:00Z"/>
        </w:trPr>
        <w:tc>
          <w:tcPr>
            <w:tcW w:w="3518" w:type="dxa"/>
          </w:tcPr>
          <w:p w14:paraId="4B24E830" w14:textId="77777777" w:rsidR="005D6C41" w:rsidRPr="005D6C41" w:rsidRDefault="005D6C41" w:rsidP="005D6C41">
            <w:pPr>
              <w:ind w:left="360"/>
              <w:rPr>
                <w:ins w:id="3162" w:author="Saskia Barth" w:date="2026-02-23T16:50:00Z" w16du:dateUtc="2026-02-23T15:50:00Z"/>
                <w:sz w:val="20"/>
              </w:rPr>
            </w:pPr>
            <w:ins w:id="3163" w:author="Saskia Barth" w:date="2026-02-23T16:50:00Z" w16du:dateUtc="2026-02-23T15:50:00Z">
              <w:r w:rsidRPr="005D6C41">
                <w:rPr>
                  <w:sz w:val="20"/>
                </w:rPr>
                <w:lastRenderedPageBreak/>
                <w:t>Gekozen oplossing voldoet toch minder aan de wensen dan je van tevoren kon inschatten</w:t>
              </w:r>
            </w:ins>
          </w:p>
          <w:p w14:paraId="61EC5EBD" w14:textId="77777777" w:rsidR="005D6C41" w:rsidRPr="005D6C41" w:rsidRDefault="005D6C41" w:rsidP="005D6C41">
            <w:pPr>
              <w:rPr>
                <w:ins w:id="3164" w:author="Saskia Barth" w:date="2026-02-23T16:50:00Z" w16du:dateUtc="2026-02-23T15:50:00Z"/>
                <w:sz w:val="20"/>
              </w:rPr>
            </w:pPr>
          </w:p>
        </w:tc>
        <w:tc>
          <w:tcPr>
            <w:tcW w:w="1013" w:type="dxa"/>
          </w:tcPr>
          <w:p w14:paraId="43FB68AE" w14:textId="4C264C6D" w:rsidR="005D6C41" w:rsidRPr="005D6C41" w:rsidRDefault="005D6C41" w:rsidP="005D6C41">
            <w:pPr>
              <w:rPr>
                <w:ins w:id="3165" w:author="Saskia Barth" w:date="2026-02-23T16:50:00Z" w16du:dateUtc="2026-02-23T15:50:00Z"/>
                <w:sz w:val="20"/>
              </w:rPr>
            </w:pPr>
          </w:p>
        </w:tc>
        <w:tc>
          <w:tcPr>
            <w:tcW w:w="993" w:type="dxa"/>
          </w:tcPr>
          <w:p w14:paraId="1EEBA3E5" w14:textId="74571750" w:rsidR="005D6C41" w:rsidRPr="005D6C41" w:rsidRDefault="005D6C41" w:rsidP="005D6C41">
            <w:pPr>
              <w:rPr>
                <w:ins w:id="3166" w:author="Saskia Barth" w:date="2026-02-23T16:50:00Z" w16du:dateUtc="2026-02-23T15:50:00Z"/>
                <w:sz w:val="20"/>
              </w:rPr>
            </w:pPr>
          </w:p>
        </w:tc>
        <w:tc>
          <w:tcPr>
            <w:tcW w:w="2976" w:type="dxa"/>
          </w:tcPr>
          <w:p w14:paraId="50FB4302" w14:textId="71F66C3C" w:rsidR="005D6C41" w:rsidRPr="005D6C41" w:rsidRDefault="005D6C41" w:rsidP="005D6C41">
            <w:pPr>
              <w:rPr>
                <w:ins w:id="3167" w:author="Saskia Barth" w:date="2026-02-23T16:50:00Z" w16du:dateUtc="2026-02-23T15:50:00Z"/>
                <w:sz w:val="20"/>
              </w:rPr>
            </w:pPr>
          </w:p>
        </w:tc>
        <w:tc>
          <w:tcPr>
            <w:tcW w:w="1092" w:type="dxa"/>
          </w:tcPr>
          <w:p w14:paraId="5246941E" w14:textId="53928062" w:rsidR="005D6C41" w:rsidRPr="005D6C41" w:rsidRDefault="005D6C41" w:rsidP="005D6C41">
            <w:pPr>
              <w:rPr>
                <w:ins w:id="3168" w:author="Saskia Barth" w:date="2026-02-23T16:50:00Z" w16du:dateUtc="2026-02-23T15:50:00Z"/>
                <w:sz w:val="20"/>
              </w:rPr>
            </w:pPr>
          </w:p>
        </w:tc>
      </w:tr>
      <w:tr w:rsidR="005D6C41" w:rsidRPr="005D6C41" w14:paraId="12C1CB94" w14:textId="77777777">
        <w:trPr>
          <w:ins w:id="3169" w:author="Saskia Barth" w:date="2026-02-23T16:50:00Z"/>
        </w:trPr>
        <w:tc>
          <w:tcPr>
            <w:tcW w:w="3518" w:type="dxa"/>
          </w:tcPr>
          <w:p w14:paraId="26DAB1D0" w14:textId="77777777" w:rsidR="005D6C41" w:rsidRPr="005D6C41" w:rsidRDefault="005D6C41" w:rsidP="005D6C41">
            <w:pPr>
              <w:ind w:left="360"/>
              <w:rPr>
                <w:ins w:id="3170" w:author="Saskia Barth" w:date="2026-02-23T16:50:00Z" w16du:dateUtc="2026-02-23T15:50:00Z"/>
                <w:sz w:val="20"/>
              </w:rPr>
            </w:pPr>
            <w:ins w:id="3171" w:author="Saskia Barth" w:date="2026-02-23T16:50:00Z" w16du:dateUtc="2026-02-23T15:50:00Z">
              <w:r w:rsidRPr="005D6C41">
                <w:rPr>
                  <w:sz w:val="20"/>
                </w:rPr>
                <w:t xml:space="preserve">CRDB toevoegen gebeurt pas later dus ook hier het risico van missen van eisen </w:t>
              </w:r>
            </w:ins>
          </w:p>
          <w:p w14:paraId="2EE4449E" w14:textId="77777777" w:rsidR="005D6C41" w:rsidRPr="005D6C41" w:rsidRDefault="005D6C41" w:rsidP="005D6C41">
            <w:pPr>
              <w:rPr>
                <w:ins w:id="3172" w:author="Saskia Barth" w:date="2026-02-23T16:50:00Z" w16du:dateUtc="2026-02-23T15:50:00Z"/>
                <w:sz w:val="20"/>
              </w:rPr>
            </w:pPr>
          </w:p>
        </w:tc>
        <w:tc>
          <w:tcPr>
            <w:tcW w:w="1013" w:type="dxa"/>
          </w:tcPr>
          <w:p w14:paraId="062922E4" w14:textId="0E63936A" w:rsidR="005D6C41" w:rsidRPr="005D6C41" w:rsidRDefault="005D6C41" w:rsidP="005D6C41">
            <w:pPr>
              <w:rPr>
                <w:ins w:id="3173" w:author="Saskia Barth" w:date="2026-02-23T16:50:00Z" w16du:dateUtc="2026-02-23T15:50:00Z"/>
                <w:sz w:val="20"/>
              </w:rPr>
            </w:pPr>
          </w:p>
        </w:tc>
        <w:tc>
          <w:tcPr>
            <w:tcW w:w="993" w:type="dxa"/>
          </w:tcPr>
          <w:p w14:paraId="732C2EDC" w14:textId="744ECEE1" w:rsidR="005D6C41" w:rsidRPr="005D6C41" w:rsidRDefault="005D6C41" w:rsidP="005D6C41">
            <w:pPr>
              <w:rPr>
                <w:ins w:id="3174" w:author="Saskia Barth" w:date="2026-02-23T16:50:00Z" w16du:dateUtc="2026-02-23T15:50:00Z"/>
                <w:sz w:val="20"/>
              </w:rPr>
            </w:pPr>
          </w:p>
        </w:tc>
        <w:tc>
          <w:tcPr>
            <w:tcW w:w="2976" w:type="dxa"/>
          </w:tcPr>
          <w:p w14:paraId="010EAA4F" w14:textId="3C9AE099" w:rsidR="005D6C41" w:rsidRPr="005D6C41" w:rsidRDefault="005D6C41" w:rsidP="005D6C41">
            <w:pPr>
              <w:rPr>
                <w:ins w:id="3175" w:author="Saskia Barth" w:date="2026-02-23T16:50:00Z" w16du:dateUtc="2026-02-23T15:50:00Z"/>
                <w:sz w:val="20"/>
              </w:rPr>
            </w:pPr>
          </w:p>
        </w:tc>
        <w:tc>
          <w:tcPr>
            <w:tcW w:w="1092" w:type="dxa"/>
          </w:tcPr>
          <w:p w14:paraId="2AA839E5" w14:textId="5C98AED9" w:rsidR="005D6C41" w:rsidRPr="005D6C41" w:rsidRDefault="005D6C41" w:rsidP="005D6C41">
            <w:pPr>
              <w:rPr>
                <w:ins w:id="3176" w:author="Saskia Barth" w:date="2026-02-23T16:50:00Z" w16du:dateUtc="2026-02-23T15:50:00Z"/>
                <w:sz w:val="20"/>
              </w:rPr>
            </w:pPr>
          </w:p>
        </w:tc>
      </w:tr>
      <w:tr w:rsidR="005D6C41" w:rsidRPr="005D6C41" w14:paraId="06D9FDDF" w14:textId="77777777">
        <w:trPr>
          <w:ins w:id="3177" w:author="Saskia Barth" w:date="2026-02-23T16:50:00Z"/>
        </w:trPr>
        <w:tc>
          <w:tcPr>
            <w:tcW w:w="3518" w:type="dxa"/>
          </w:tcPr>
          <w:p w14:paraId="2FABB363" w14:textId="77777777" w:rsidR="005D6C41" w:rsidRPr="005D6C41" w:rsidRDefault="005D6C41" w:rsidP="005D6C41">
            <w:pPr>
              <w:ind w:left="360"/>
              <w:rPr>
                <w:ins w:id="3178" w:author="Saskia Barth" w:date="2026-02-23T16:50:00Z" w16du:dateUtc="2026-02-23T15:50:00Z"/>
                <w:sz w:val="20"/>
              </w:rPr>
            </w:pPr>
            <w:ins w:id="3179" w:author="Saskia Barth" w:date="2026-02-23T16:50:00Z" w16du:dateUtc="2026-02-23T15:50:00Z">
              <w:r w:rsidRPr="005D6C41">
                <w:rPr>
                  <w:sz w:val="20"/>
                </w:rPr>
                <w:t>LTR-invoerportaal met API kan ‘kapot’ gaan bij een oplossing die niet gebruikmaakt van de huidige databases(opzet)</w:t>
              </w:r>
            </w:ins>
          </w:p>
          <w:p w14:paraId="690DAB26" w14:textId="77777777" w:rsidR="005D6C41" w:rsidRPr="005D6C41" w:rsidRDefault="005D6C41" w:rsidP="005D6C41">
            <w:pPr>
              <w:rPr>
                <w:ins w:id="3180" w:author="Saskia Barth" w:date="2026-02-23T16:50:00Z" w16du:dateUtc="2026-02-23T15:50:00Z"/>
                <w:sz w:val="20"/>
              </w:rPr>
            </w:pPr>
          </w:p>
        </w:tc>
        <w:tc>
          <w:tcPr>
            <w:tcW w:w="1013" w:type="dxa"/>
          </w:tcPr>
          <w:p w14:paraId="4C6BD29E" w14:textId="2FAD1E1E" w:rsidR="005D6C41" w:rsidRPr="005D6C41" w:rsidRDefault="005D6C41" w:rsidP="005D6C41">
            <w:pPr>
              <w:rPr>
                <w:ins w:id="3181" w:author="Saskia Barth" w:date="2026-02-23T16:50:00Z" w16du:dateUtc="2026-02-23T15:50:00Z"/>
                <w:sz w:val="20"/>
              </w:rPr>
            </w:pPr>
          </w:p>
        </w:tc>
        <w:tc>
          <w:tcPr>
            <w:tcW w:w="993" w:type="dxa"/>
          </w:tcPr>
          <w:p w14:paraId="5F7BD8A7" w14:textId="1D1AFEC9" w:rsidR="005D6C41" w:rsidRPr="005D6C41" w:rsidRDefault="005D6C41" w:rsidP="005D6C41">
            <w:pPr>
              <w:rPr>
                <w:ins w:id="3182" w:author="Saskia Barth" w:date="2026-02-23T16:50:00Z" w16du:dateUtc="2026-02-23T15:50:00Z"/>
                <w:sz w:val="20"/>
              </w:rPr>
            </w:pPr>
          </w:p>
        </w:tc>
        <w:tc>
          <w:tcPr>
            <w:tcW w:w="2976" w:type="dxa"/>
          </w:tcPr>
          <w:p w14:paraId="2D337608" w14:textId="44F37851" w:rsidR="005D6C41" w:rsidRPr="005D6C41" w:rsidRDefault="005D6C41" w:rsidP="005D6C41">
            <w:pPr>
              <w:rPr>
                <w:ins w:id="3183" w:author="Saskia Barth" w:date="2026-02-23T16:50:00Z" w16du:dateUtc="2026-02-23T15:50:00Z"/>
                <w:sz w:val="20"/>
              </w:rPr>
            </w:pPr>
          </w:p>
        </w:tc>
        <w:tc>
          <w:tcPr>
            <w:tcW w:w="1092" w:type="dxa"/>
          </w:tcPr>
          <w:p w14:paraId="2A43D1F2" w14:textId="70C88D05" w:rsidR="005D6C41" w:rsidRPr="005D6C41" w:rsidRDefault="005D6C41" w:rsidP="005D6C41">
            <w:pPr>
              <w:rPr>
                <w:ins w:id="3184" w:author="Saskia Barth" w:date="2026-02-23T16:50:00Z" w16du:dateUtc="2026-02-23T15:50:00Z"/>
                <w:sz w:val="20"/>
              </w:rPr>
            </w:pPr>
          </w:p>
        </w:tc>
      </w:tr>
      <w:tr w:rsidR="005D6C41" w:rsidRPr="005D6C41" w14:paraId="182FBF35" w14:textId="77777777">
        <w:trPr>
          <w:ins w:id="3185" w:author="Saskia Barth" w:date="2026-02-23T16:50:00Z"/>
        </w:trPr>
        <w:tc>
          <w:tcPr>
            <w:tcW w:w="3518" w:type="dxa"/>
          </w:tcPr>
          <w:p w14:paraId="73ECF607" w14:textId="77777777" w:rsidR="005D6C41" w:rsidRPr="005D6C41" w:rsidRDefault="005D6C41" w:rsidP="005D6C41">
            <w:pPr>
              <w:ind w:left="360"/>
              <w:rPr>
                <w:ins w:id="3186" w:author="Saskia Barth" w:date="2026-02-23T16:50:00Z" w16du:dateUtc="2026-02-23T15:50:00Z"/>
                <w:sz w:val="20"/>
              </w:rPr>
            </w:pPr>
            <w:ins w:id="3187" w:author="Saskia Barth" w:date="2026-02-23T16:50:00Z" w16du:dateUtc="2026-02-23T15:50:00Z">
              <w:r w:rsidRPr="005D6C41">
                <w:rPr>
                  <w:sz w:val="20"/>
                </w:rPr>
                <w:t>Er zijn ook ETL-verwerkingen in het Datawarehouse, deze worden niet meegenomen in het project (de applicatie/</w:t>
              </w:r>
              <w:proofErr w:type="spellStart"/>
              <w:r w:rsidRPr="005D6C41">
                <w:rPr>
                  <w:sz w:val="20"/>
                </w:rPr>
                <w:t>tooling</w:t>
              </w:r>
              <w:proofErr w:type="spellEnd"/>
              <w:r w:rsidRPr="005D6C41">
                <w:rPr>
                  <w:sz w:val="20"/>
                </w:rPr>
                <w:t xml:space="preserve"> waarmee deze ETL-verwerkingen gedaan worden mogelijk wel als optie meegenomen, maar de ETL-verwerkingen zelf worden niet aangeraakt)</w:t>
              </w:r>
            </w:ins>
          </w:p>
          <w:p w14:paraId="64A75637" w14:textId="77777777" w:rsidR="005D6C41" w:rsidRPr="005D6C41" w:rsidRDefault="005D6C41" w:rsidP="005D6C41">
            <w:pPr>
              <w:rPr>
                <w:ins w:id="3188" w:author="Saskia Barth" w:date="2026-02-23T16:50:00Z" w16du:dateUtc="2026-02-23T15:50:00Z"/>
                <w:sz w:val="20"/>
              </w:rPr>
            </w:pPr>
          </w:p>
        </w:tc>
        <w:tc>
          <w:tcPr>
            <w:tcW w:w="1013" w:type="dxa"/>
          </w:tcPr>
          <w:p w14:paraId="02A35693" w14:textId="20349164" w:rsidR="005D6C41" w:rsidRPr="005D6C41" w:rsidRDefault="005D6C41" w:rsidP="005D6C41">
            <w:pPr>
              <w:rPr>
                <w:ins w:id="3189" w:author="Saskia Barth" w:date="2026-02-23T16:50:00Z" w16du:dateUtc="2026-02-23T15:50:00Z"/>
                <w:sz w:val="20"/>
              </w:rPr>
            </w:pPr>
          </w:p>
        </w:tc>
        <w:tc>
          <w:tcPr>
            <w:tcW w:w="993" w:type="dxa"/>
          </w:tcPr>
          <w:p w14:paraId="4F3CE9AB" w14:textId="1F69281D" w:rsidR="005D6C41" w:rsidRPr="005D6C41" w:rsidRDefault="005D6C41" w:rsidP="005D6C41">
            <w:pPr>
              <w:rPr>
                <w:ins w:id="3190" w:author="Saskia Barth" w:date="2026-02-23T16:50:00Z" w16du:dateUtc="2026-02-23T15:50:00Z"/>
                <w:sz w:val="20"/>
              </w:rPr>
            </w:pPr>
          </w:p>
        </w:tc>
        <w:tc>
          <w:tcPr>
            <w:tcW w:w="2976" w:type="dxa"/>
          </w:tcPr>
          <w:p w14:paraId="6EDD1BAA" w14:textId="4F7F9D70" w:rsidR="005D6C41" w:rsidRPr="005D6C41" w:rsidRDefault="005D6C41" w:rsidP="005D6C41">
            <w:pPr>
              <w:rPr>
                <w:ins w:id="3191" w:author="Saskia Barth" w:date="2026-02-23T16:50:00Z" w16du:dateUtc="2026-02-23T15:50:00Z"/>
                <w:sz w:val="20"/>
              </w:rPr>
            </w:pPr>
          </w:p>
        </w:tc>
        <w:tc>
          <w:tcPr>
            <w:tcW w:w="1092" w:type="dxa"/>
          </w:tcPr>
          <w:p w14:paraId="337B31BC" w14:textId="5C534579" w:rsidR="005D6C41" w:rsidRPr="005D6C41" w:rsidRDefault="005D6C41" w:rsidP="005D6C41">
            <w:pPr>
              <w:rPr>
                <w:ins w:id="3192" w:author="Saskia Barth" w:date="2026-02-23T16:50:00Z" w16du:dateUtc="2026-02-23T15:50:00Z"/>
                <w:sz w:val="20"/>
              </w:rPr>
            </w:pPr>
          </w:p>
        </w:tc>
      </w:tr>
      <w:tr w:rsidR="005D6C41" w:rsidRPr="005D6C41" w14:paraId="18F6BDDC" w14:textId="77777777">
        <w:trPr>
          <w:ins w:id="3193" w:author="Saskia Barth" w:date="2026-02-23T16:50:00Z"/>
        </w:trPr>
        <w:tc>
          <w:tcPr>
            <w:tcW w:w="3518" w:type="dxa"/>
          </w:tcPr>
          <w:p w14:paraId="7AC719C9" w14:textId="77777777" w:rsidR="005D6C41" w:rsidRPr="005D6C41" w:rsidRDefault="005D6C41" w:rsidP="005D6C41">
            <w:pPr>
              <w:ind w:left="360"/>
              <w:rPr>
                <w:ins w:id="3194" w:author="Saskia Barth" w:date="2026-02-23T16:50:00Z" w16du:dateUtc="2026-02-23T15:50:00Z"/>
                <w:sz w:val="20"/>
              </w:rPr>
            </w:pPr>
            <w:commentRangeStart w:id="3195"/>
            <w:commentRangeStart w:id="3196"/>
            <w:ins w:id="3197" w:author="Saskia Barth" w:date="2026-02-23T16:50:00Z" w16du:dateUtc="2026-02-23T15:50:00Z">
              <w:r w:rsidRPr="005D6C41">
                <w:rPr>
                  <w:sz w:val="20"/>
                </w:rPr>
                <w:t xml:space="preserve">De huidige inrichting van de </w:t>
              </w:r>
              <w:proofErr w:type="spellStart"/>
              <w:r w:rsidRPr="005D6C41">
                <w:rPr>
                  <w:sz w:val="20"/>
                </w:rPr>
                <w:t>Datahub</w:t>
              </w:r>
              <w:proofErr w:type="spellEnd"/>
              <w:r w:rsidRPr="005D6C41">
                <w:rPr>
                  <w:sz w:val="20"/>
                </w:rPr>
                <w:t xml:space="preserve"> geeft alsnog grote problemen bij het migreren naar de nieuwe omgeving en bij de toekomstbestendigheid van de ontvangststraat waardoor herinrichting na migratie noodzakelijk blijkt te zijn</w:t>
              </w:r>
            </w:ins>
            <w:commentRangeEnd w:id="3195"/>
            <w:r w:rsidR="00D81BDF" w:rsidRPr="005D6C41">
              <w:rPr>
                <w:rStyle w:val="Verwijzingopmerking"/>
                <w:sz w:val="20"/>
                <w:szCs w:val="20"/>
              </w:rPr>
              <w:commentReference w:id="3195"/>
            </w:r>
            <w:commentRangeEnd w:id="3196"/>
            <w:r w:rsidR="005006FD" w:rsidRPr="005D6C41">
              <w:rPr>
                <w:rStyle w:val="Verwijzingopmerking"/>
                <w:sz w:val="20"/>
                <w:szCs w:val="20"/>
              </w:rPr>
              <w:commentReference w:id="3196"/>
            </w:r>
          </w:p>
        </w:tc>
        <w:tc>
          <w:tcPr>
            <w:tcW w:w="1013" w:type="dxa"/>
          </w:tcPr>
          <w:p w14:paraId="43352370" w14:textId="59FF800E" w:rsidR="005D6C41" w:rsidRPr="005D6C41" w:rsidRDefault="005D6C41" w:rsidP="005D6C41">
            <w:pPr>
              <w:rPr>
                <w:ins w:id="3199" w:author="Saskia Barth" w:date="2026-02-23T16:50:00Z" w16du:dateUtc="2026-02-23T15:50:00Z"/>
                <w:sz w:val="20"/>
              </w:rPr>
            </w:pPr>
          </w:p>
        </w:tc>
        <w:tc>
          <w:tcPr>
            <w:tcW w:w="993" w:type="dxa"/>
          </w:tcPr>
          <w:p w14:paraId="689D5D6C" w14:textId="1BBA6D4A" w:rsidR="005D6C41" w:rsidRPr="005D6C41" w:rsidRDefault="005D6C41" w:rsidP="005D6C41">
            <w:pPr>
              <w:rPr>
                <w:ins w:id="3200" w:author="Saskia Barth" w:date="2026-02-23T16:50:00Z" w16du:dateUtc="2026-02-23T15:50:00Z"/>
                <w:sz w:val="20"/>
              </w:rPr>
            </w:pPr>
          </w:p>
        </w:tc>
        <w:tc>
          <w:tcPr>
            <w:tcW w:w="2976" w:type="dxa"/>
          </w:tcPr>
          <w:p w14:paraId="7815DAFD" w14:textId="42348727" w:rsidR="005D6C41" w:rsidRPr="005D6C41" w:rsidRDefault="005D6C41" w:rsidP="005D6C41">
            <w:pPr>
              <w:rPr>
                <w:ins w:id="3201" w:author="Saskia Barth" w:date="2026-02-23T16:50:00Z" w16du:dateUtc="2026-02-23T15:50:00Z"/>
                <w:sz w:val="20"/>
              </w:rPr>
            </w:pPr>
          </w:p>
        </w:tc>
        <w:tc>
          <w:tcPr>
            <w:tcW w:w="1092" w:type="dxa"/>
          </w:tcPr>
          <w:p w14:paraId="797F052E" w14:textId="12767001" w:rsidR="005D6C41" w:rsidRPr="005D6C41" w:rsidRDefault="005D6C41" w:rsidP="005D6C41">
            <w:pPr>
              <w:rPr>
                <w:ins w:id="3202" w:author="Saskia Barth" w:date="2026-02-23T16:50:00Z" w16du:dateUtc="2026-02-23T15:50:00Z"/>
                <w:sz w:val="20"/>
              </w:rPr>
            </w:pPr>
          </w:p>
        </w:tc>
      </w:tr>
      <w:tr w:rsidR="00516C9C" w:rsidRPr="005D6C41" w14:paraId="26514788" w14:textId="77777777">
        <w:trPr>
          <w:ins w:id="3203" w:author="Saskia Barth" w:date="2026-02-23T16:59:00Z"/>
        </w:trPr>
        <w:tc>
          <w:tcPr>
            <w:tcW w:w="3518" w:type="dxa"/>
          </w:tcPr>
          <w:p w14:paraId="752CBB69" w14:textId="77777777" w:rsidR="00983CA6" w:rsidRPr="00983CA6" w:rsidRDefault="00983CA6" w:rsidP="00983CA6">
            <w:pPr>
              <w:numPr>
                <w:ilvl w:val="0"/>
                <w:numId w:val="194"/>
              </w:numPr>
              <w:rPr>
                <w:ins w:id="3204" w:author="Saskia Barth" w:date="2026-02-23T16:59:00Z"/>
                <w:sz w:val="20"/>
              </w:rPr>
            </w:pPr>
            <w:ins w:id="3205" w:author="Saskia Barth" w:date="2026-02-23T16:59:00Z">
              <w:r w:rsidRPr="00983CA6">
                <w:rPr>
                  <w:sz w:val="20"/>
                </w:rPr>
                <w:t xml:space="preserve">Risico </w:t>
              </w:r>
              <w:proofErr w:type="spellStart"/>
              <w:r w:rsidRPr="00983CA6">
                <w:rPr>
                  <w:sz w:val="20"/>
                </w:rPr>
                <w:t>ivm</w:t>
              </w:r>
              <w:proofErr w:type="spellEnd"/>
              <w:r w:rsidRPr="00983CA6">
                <w:rPr>
                  <w:sz w:val="20"/>
                </w:rPr>
                <w:t xml:space="preserve"> volgordelijkheid:</w:t>
              </w:r>
            </w:ins>
          </w:p>
          <w:p w14:paraId="501EA67A" w14:textId="4F0ED148" w:rsidR="00983CA6" w:rsidRPr="00983CA6" w:rsidRDefault="00983CA6" w:rsidP="00983CA6">
            <w:pPr>
              <w:numPr>
                <w:ilvl w:val="1"/>
                <w:numId w:val="194"/>
              </w:numPr>
              <w:rPr>
                <w:ins w:id="3206" w:author="Saskia Barth" w:date="2026-02-23T16:59:00Z"/>
                <w:sz w:val="20"/>
              </w:rPr>
            </w:pPr>
            <w:ins w:id="3207" w:author="Saskia Barth" w:date="2026-02-23T16:59:00Z">
              <w:r w:rsidRPr="00983CA6">
                <w:rPr>
                  <w:sz w:val="20"/>
                </w:rPr>
                <w:t xml:space="preserve">STZ financieel </w:t>
              </w:r>
            </w:ins>
            <w:ins w:id="3208" w:author="Saskia Barth" w:date="2026-02-23T17:01:00Z" w16du:dateUtc="2026-02-23T16:01:00Z">
              <w:r w:rsidR="00143D59">
                <w:rPr>
                  <w:sz w:val="20"/>
                </w:rPr>
                <w:t xml:space="preserve">wordt opgebouwd als </w:t>
              </w:r>
              <w:r w:rsidR="00BC02CE">
                <w:rPr>
                  <w:sz w:val="20"/>
                </w:rPr>
                <w:t>tijdelijke</w:t>
              </w:r>
              <w:r w:rsidR="00143D59">
                <w:rPr>
                  <w:sz w:val="20"/>
                </w:rPr>
                <w:t xml:space="preserve"> oplossing</w:t>
              </w:r>
            </w:ins>
            <w:ins w:id="3209" w:author="Saskia Barth" w:date="2026-02-23T16:59:00Z">
              <w:r w:rsidRPr="00983CA6">
                <w:rPr>
                  <w:sz w:val="20"/>
                </w:rPr>
                <w:t xml:space="preserve"> en moet afhankelijk van performance snel herbouwd worden in de nieuwe straat</w:t>
              </w:r>
            </w:ins>
          </w:p>
          <w:p w14:paraId="42E56F8F" w14:textId="77777777" w:rsidR="00983CA6" w:rsidRPr="00983CA6" w:rsidRDefault="00983CA6" w:rsidP="00983CA6">
            <w:pPr>
              <w:numPr>
                <w:ilvl w:val="1"/>
                <w:numId w:val="194"/>
              </w:numPr>
              <w:rPr>
                <w:ins w:id="3210" w:author="Saskia Barth" w:date="2026-02-23T16:59:00Z"/>
                <w:sz w:val="20"/>
              </w:rPr>
            </w:pPr>
            <w:ins w:id="3211" w:author="Saskia Barth" w:date="2026-02-23T16:59:00Z">
              <w:r w:rsidRPr="00983CA6">
                <w:rPr>
                  <w:sz w:val="20"/>
                </w:rPr>
                <w:t>Indien STZ financieel eerst wordt opgepakt: risico op verlenging Talend neemt toe</w:t>
              </w:r>
            </w:ins>
          </w:p>
          <w:p w14:paraId="76F5A799" w14:textId="77777777" w:rsidR="00983CA6" w:rsidRPr="00983CA6" w:rsidRDefault="00983CA6" w:rsidP="00983CA6">
            <w:pPr>
              <w:numPr>
                <w:ilvl w:val="1"/>
                <w:numId w:val="194"/>
              </w:numPr>
              <w:rPr>
                <w:ins w:id="3212" w:author="Saskia Barth" w:date="2026-02-23T16:59:00Z"/>
                <w:sz w:val="20"/>
              </w:rPr>
            </w:pPr>
            <w:ins w:id="3213" w:author="Saskia Barth" w:date="2026-02-23T16:59:00Z">
              <w:r w:rsidRPr="00983CA6">
                <w:rPr>
                  <w:sz w:val="20"/>
                </w:rPr>
                <w:t xml:space="preserve">Indien STZ financieel niet als eerst wordt opgepakt: 4 straten in productie: LBZ, STZ-fin (LBZ </w:t>
              </w:r>
              <w:r w:rsidRPr="00983CA6">
                <w:rPr>
                  <w:sz w:val="20"/>
                </w:rPr>
                <w:lastRenderedPageBreak/>
                <w:t xml:space="preserve">variant), </w:t>
              </w:r>
              <w:proofErr w:type="spellStart"/>
              <w:r w:rsidRPr="00983CA6">
                <w:rPr>
                  <w:sz w:val="20"/>
                </w:rPr>
                <w:t>Datahub</w:t>
              </w:r>
              <w:proofErr w:type="spellEnd"/>
              <w:r w:rsidRPr="00983CA6">
                <w:rPr>
                  <w:sz w:val="20"/>
                </w:rPr>
                <w:t xml:space="preserve"> oud, </w:t>
              </w:r>
              <w:proofErr w:type="spellStart"/>
              <w:r w:rsidRPr="00983CA6">
                <w:rPr>
                  <w:sz w:val="20"/>
                </w:rPr>
                <w:t>Datahub</w:t>
              </w:r>
              <w:proofErr w:type="spellEnd"/>
              <w:r w:rsidRPr="00983CA6">
                <w:rPr>
                  <w:sz w:val="20"/>
                </w:rPr>
                <w:t xml:space="preserve"> nieuw)</w:t>
              </w:r>
            </w:ins>
          </w:p>
          <w:p w14:paraId="20B1A721" w14:textId="77777777" w:rsidR="00516C9C" w:rsidRPr="005D6C41" w:rsidRDefault="00516C9C" w:rsidP="005D6C41">
            <w:pPr>
              <w:ind w:left="360"/>
              <w:rPr>
                <w:ins w:id="3214" w:author="Saskia Barth" w:date="2026-02-23T16:59:00Z" w16du:dateUtc="2026-02-23T15:59:00Z"/>
                <w:sz w:val="20"/>
              </w:rPr>
            </w:pPr>
          </w:p>
        </w:tc>
        <w:tc>
          <w:tcPr>
            <w:tcW w:w="1013" w:type="dxa"/>
          </w:tcPr>
          <w:p w14:paraId="5A65733B" w14:textId="77777777" w:rsidR="00516C9C" w:rsidRPr="005D6C41" w:rsidRDefault="00516C9C" w:rsidP="005D6C41">
            <w:pPr>
              <w:rPr>
                <w:ins w:id="3215" w:author="Saskia Barth" w:date="2026-02-23T16:59:00Z" w16du:dateUtc="2026-02-23T15:59:00Z"/>
                <w:sz w:val="20"/>
              </w:rPr>
            </w:pPr>
          </w:p>
        </w:tc>
        <w:tc>
          <w:tcPr>
            <w:tcW w:w="993" w:type="dxa"/>
          </w:tcPr>
          <w:p w14:paraId="01027AE6" w14:textId="77777777" w:rsidR="00516C9C" w:rsidRPr="005D6C41" w:rsidRDefault="00516C9C" w:rsidP="005D6C41">
            <w:pPr>
              <w:rPr>
                <w:ins w:id="3216" w:author="Saskia Barth" w:date="2026-02-23T16:59:00Z" w16du:dateUtc="2026-02-23T15:59:00Z"/>
                <w:sz w:val="20"/>
              </w:rPr>
            </w:pPr>
          </w:p>
        </w:tc>
        <w:tc>
          <w:tcPr>
            <w:tcW w:w="2976" w:type="dxa"/>
          </w:tcPr>
          <w:p w14:paraId="57318293" w14:textId="77777777" w:rsidR="00516C9C" w:rsidRPr="005D6C41" w:rsidRDefault="00516C9C" w:rsidP="005D6C41">
            <w:pPr>
              <w:rPr>
                <w:ins w:id="3217" w:author="Saskia Barth" w:date="2026-02-23T16:59:00Z" w16du:dateUtc="2026-02-23T15:59:00Z"/>
                <w:sz w:val="20"/>
              </w:rPr>
            </w:pPr>
          </w:p>
        </w:tc>
        <w:tc>
          <w:tcPr>
            <w:tcW w:w="1092" w:type="dxa"/>
          </w:tcPr>
          <w:p w14:paraId="216B2403" w14:textId="77777777" w:rsidR="00516C9C" w:rsidRPr="005D6C41" w:rsidRDefault="00516C9C" w:rsidP="005D6C41">
            <w:pPr>
              <w:rPr>
                <w:ins w:id="3218" w:author="Saskia Barth" w:date="2026-02-23T16:59:00Z" w16du:dateUtc="2026-02-23T15:59:00Z"/>
                <w:sz w:val="20"/>
              </w:rPr>
            </w:pPr>
          </w:p>
        </w:tc>
      </w:tr>
      <w:tr w:rsidR="00FA2E92" w:rsidRPr="005D6C41" w14:paraId="04A1B98C" w14:textId="77777777">
        <w:trPr>
          <w:ins w:id="3219" w:author="Saskia Barth" w:date="2026-02-23T17:03:00Z"/>
        </w:trPr>
        <w:tc>
          <w:tcPr>
            <w:tcW w:w="3518" w:type="dxa"/>
          </w:tcPr>
          <w:p w14:paraId="1CB11A8E" w14:textId="1733AD39" w:rsidR="00FA2E92" w:rsidRPr="00980F2C" w:rsidRDefault="00FA2E92" w:rsidP="00980F2C">
            <w:pPr>
              <w:numPr>
                <w:ilvl w:val="0"/>
                <w:numId w:val="194"/>
              </w:numPr>
              <w:rPr>
                <w:ins w:id="3220" w:author="Saskia Barth" w:date="2026-02-23T17:03:00Z" w16du:dateUtc="2026-02-23T16:03:00Z"/>
                <w:sz w:val="20"/>
              </w:rPr>
            </w:pPr>
            <w:ins w:id="3221" w:author="Saskia Barth" w:date="2026-02-23T17:03:00Z" w16du:dateUtc="2026-02-23T16:03:00Z">
              <w:r>
                <w:rPr>
                  <w:sz w:val="20"/>
                </w:rPr>
                <w:t xml:space="preserve">Risico noodzaak nieuwe </w:t>
              </w:r>
              <w:r w:rsidR="008B4824">
                <w:rPr>
                  <w:sz w:val="20"/>
                </w:rPr>
                <w:t>registratie opnemen in de nieuwe dataverwerkingsstraat waardoor</w:t>
              </w:r>
              <w:r w:rsidR="00023328">
                <w:rPr>
                  <w:sz w:val="20"/>
                </w:rPr>
                <w:t xml:space="preserve"> migratie </w:t>
              </w:r>
              <w:proofErr w:type="spellStart"/>
              <w:r w:rsidR="00023328">
                <w:rPr>
                  <w:sz w:val="20"/>
                </w:rPr>
                <w:t>Datahub</w:t>
              </w:r>
              <w:proofErr w:type="spellEnd"/>
              <w:r w:rsidR="00023328">
                <w:rPr>
                  <w:sz w:val="20"/>
                </w:rPr>
                <w:t xml:space="preserve"> producten stil komt te liggen (</w:t>
              </w:r>
            </w:ins>
            <w:ins w:id="3222" w:author="Saskia Barth" w:date="2026-02-23T17:04:00Z" w16du:dateUtc="2026-02-23T16:04:00Z">
              <w:r w:rsidR="000B0A1A">
                <w:rPr>
                  <w:sz w:val="20"/>
                </w:rPr>
                <w:t>denk aan geneesmiddelen)</w:t>
              </w:r>
            </w:ins>
          </w:p>
        </w:tc>
        <w:tc>
          <w:tcPr>
            <w:tcW w:w="1013" w:type="dxa"/>
          </w:tcPr>
          <w:p w14:paraId="515480EB" w14:textId="77777777" w:rsidR="00FA2E92" w:rsidRPr="005D6C41" w:rsidRDefault="00FA2E92" w:rsidP="005D6C41">
            <w:pPr>
              <w:rPr>
                <w:ins w:id="3223" w:author="Saskia Barth" w:date="2026-02-23T17:03:00Z" w16du:dateUtc="2026-02-23T16:03:00Z"/>
                <w:sz w:val="20"/>
              </w:rPr>
            </w:pPr>
          </w:p>
        </w:tc>
        <w:tc>
          <w:tcPr>
            <w:tcW w:w="993" w:type="dxa"/>
          </w:tcPr>
          <w:p w14:paraId="31E28E37" w14:textId="77777777" w:rsidR="00FA2E92" w:rsidRPr="005D6C41" w:rsidRDefault="00FA2E92" w:rsidP="005D6C41">
            <w:pPr>
              <w:rPr>
                <w:ins w:id="3224" w:author="Saskia Barth" w:date="2026-02-23T17:03:00Z" w16du:dateUtc="2026-02-23T16:03:00Z"/>
                <w:sz w:val="20"/>
              </w:rPr>
            </w:pPr>
          </w:p>
        </w:tc>
        <w:tc>
          <w:tcPr>
            <w:tcW w:w="2976" w:type="dxa"/>
          </w:tcPr>
          <w:p w14:paraId="5B769B76" w14:textId="77777777" w:rsidR="00FA2E92" w:rsidRPr="005D6C41" w:rsidRDefault="00FA2E92" w:rsidP="005D6C41">
            <w:pPr>
              <w:rPr>
                <w:ins w:id="3225" w:author="Saskia Barth" w:date="2026-02-23T17:03:00Z" w16du:dateUtc="2026-02-23T16:03:00Z"/>
                <w:sz w:val="20"/>
              </w:rPr>
            </w:pPr>
          </w:p>
        </w:tc>
        <w:tc>
          <w:tcPr>
            <w:tcW w:w="1092" w:type="dxa"/>
          </w:tcPr>
          <w:p w14:paraId="7036E2A5" w14:textId="77777777" w:rsidR="00FA2E92" w:rsidRPr="005D6C41" w:rsidRDefault="00FA2E92" w:rsidP="005D6C41">
            <w:pPr>
              <w:rPr>
                <w:ins w:id="3226" w:author="Saskia Barth" w:date="2026-02-23T17:03:00Z" w16du:dateUtc="2026-02-23T16:03:00Z"/>
                <w:sz w:val="20"/>
              </w:rPr>
            </w:pPr>
          </w:p>
        </w:tc>
      </w:tr>
      <w:tr w:rsidR="00711B02" w:rsidRPr="005D6C41" w14:paraId="0E75831F" w14:textId="77777777">
        <w:trPr>
          <w:ins w:id="3227" w:author="Saskia Barth" w:date="2026-02-23T17:00:00Z"/>
        </w:trPr>
        <w:tc>
          <w:tcPr>
            <w:tcW w:w="3518" w:type="dxa"/>
          </w:tcPr>
          <w:p w14:paraId="2F02AC50" w14:textId="67AFE8F9" w:rsidR="00711B02" w:rsidRPr="000B0A1A" w:rsidRDefault="00980F2C" w:rsidP="000B0A1A">
            <w:pPr>
              <w:numPr>
                <w:ilvl w:val="0"/>
                <w:numId w:val="194"/>
              </w:numPr>
              <w:rPr>
                <w:ins w:id="3228" w:author="Saskia Barth" w:date="2026-02-23T17:00:00Z" w16du:dateUtc="2026-02-23T16:00:00Z"/>
                <w:sz w:val="20"/>
              </w:rPr>
            </w:pPr>
            <w:ins w:id="3229" w:author="Saskia Barth" w:date="2026-02-23T17:00:00Z">
              <w:r w:rsidRPr="00980F2C">
                <w:rPr>
                  <w:sz w:val="20"/>
                </w:rPr>
                <w:t>Risico Dagster: mogelijk blijft Dagster een niche</w:t>
              </w:r>
            </w:ins>
          </w:p>
        </w:tc>
        <w:tc>
          <w:tcPr>
            <w:tcW w:w="1013" w:type="dxa"/>
          </w:tcPr>
          <w:p w14:paraId="149935D5" w14:textId="77777777" w:rsidR="00711B02" w:rsidRPr="005D6C41" w:rsidRDefault="00711B02" w:rsidP="005D6C41">
            <w:pPr>
              <w:rPr>
                <w:ins w:id="3230" w:author="Saskia Barth" w:date="2026-02-23T17:00:00Z" w16du:dateUtc="2026-02-23T16:00:00Z"/>
                <w:sz w:val="20"/>
              </w:rPr>
            </w:pPr>
          </w:p>
        </w:tc>
        <w:tc>
          <w:tcPr>
            <w:tcW w:w="993" w:type="dxa"/>
          </w:tcPr>
          <w:p w14:paraId="54B2EBC4" w14:textId="77777777" w:rsidR="00711B02" w:rsidRPr="005D6C41" w:rsidRDefault="00711B02" w:rsidP="005D6C41">
            <w:pPr>
              <w:rPr>
                <w:ins w:id="3231" w:author="Saskia Barth" w:date="2026-02-23T17:00:00Z" w16du:dateUtc="2026-02-23T16:00:00Z"/>
                <w:sz w:val="20"/>
              </w:rPr>
            </w:pPr>
          </w:p>
        </w:tc>
        <w:tc>
          <w:tcPr>
            <w:tcW w:w="2976" w:type="dxa"/>
          </w:tcPr>
          <w:p w14:paraId="6F0BB1AA" w14:textId="77777777" w:rsidR="00711B02" w:rsidRPr="005D6C41" w:rsidRDefault="00711B02" w:rsidP="005D6C41">
            <w:pPr>
              <w:rPr>
                <w:ins w:id="3232" w:author="Saskia Barth" w:date="2026-02-23T17:00:00Z" w16du:dateUtc="2026-02-23T16:00:00Z"/>
                <w:sz w:val="20"/>
              </w:rPr>
            </w:pPr>
          </w:p>
        </w:tc>
        <w:tc>
          <w:tcPr>
            <w:tcW w:w="1092" w:type="dxa"/>
          </w:tcPr>
          <w:p w14:paraId="2EABC371" w14:textId="77777777" w:rsidR="00711B02" w:rsidRPr="005D6C41" w:rsidRDefault="00711B02" w:rsidP="005D6C41">
            <w:pPr>
              <w:rPr>
                <w:ins w:id="3233" w:author="Saskia Barth" w:date="2026-02-23T17:00:00Z" w16du:dateUtc="2026-02-23T16:00:00Z"/>
                <w:sz w:val="20"/>
              </w:rPr>
            </w:pPr>
          </w:p>
        </w:tc>
      </w:tr>
      <w:tr w:rsidR="00980F2C" w:rsidRPr="005D6C41" w14:paraId="05A697FE" w14:textId="77777777">
        <w:trPr>
          <w:ins w:id="3234" w:author="Saskia Barth" w:date="2026-02-23T17:00:00Z"/>
        </w:trPr>
        <w:tc>
          <w:tcPr>
            <w:tcW w:w="3518" w:type="dxa"/>
          </w:tcPr>
          <w:p w14:paraId="23DBEF0C" w14:textId="56DC6B9D" w:rsidR="00980F2C" w:rsidRPr="000B0A1A" w:rsidRDefault="00CA5F09" w:rsidP="000B0A1A">
            <w:pPr>
              <w:numPr>
                <w:ilvl w:val="0"/>
                <w:numId w:val="194"/>
              </w:numPr>
              <w:rPr>
                <w:ins w:id="3235" w:author="Saskia Barth" w:date="2026-02-23T17:00:00Z" w16du:dateUtc="2026-02-23T16:00:00Z"/>
                <w:sz w:val="20"/>
              </w:rPr>
            </w:pPr>
            <w:ins w:id="3236" w:author="Saskia Barth" w:date="2026-02-23T17:00:00Z">
              <w:r w:rsidRPr="00CA5F09">
                <w:rPr>
                  <w:sz w:val="20"/>
                </w:rPr>
                <w:t>Risico dat scope van de verbeteringen tot aan het DWH gaan, daardoor potentiële synergie voordeel met DWH niet bereikt wordt, indien we in de  ontwerpfase geen rekening houden met vervolg</w:t>
              </w:r>
            </w:ins>
          </w:p>
        </w:tc>
        <w:tc>
          <w:tcPr>
            <w:tcW w:w="1013" w:type="dxa"/>
          </w:tcPr>
          <w:p w14:paraId="476E59A7" w14:textId="77777777" w:rsidR="00980F2C" w:rsidRPr="005D6C41" w:rsidRDefault="00980F2C" w:rsidP="005D6C41">
            <w:pPr>
              <w:rPr>
                <w:ins w:id="3237" w:author="Saskia Barth" w:date="2026-02-23T17:00:00Z" w16du:dateUtc="2026-02-23T16:00:00Z"/>
                <w:sz w:val="20"/>
              </w:rPr>
            </w:pPr>
          </w:p>
        </w:tc>
        <w:tc>
          <w:tcPr>
            <w:tcW w:w="993" w:type="dxa"/>
          </w:tcPr>
          <w:p w14:paraId="6F7241A5" w14:textId="77777777" w:rsidR="00980F2C" w:rsidRPr="005D6C41" w:rsidRDefault="00980F2C" w:rsidP="005D6C41">
            <w:pPr>
              <w:rPr>
                <w:ins w:id="3238" w:author="Saskia Barth" w:date="2026-02-23T17:00:00Z" w16du:dateUtc="2026-02-23T16:00:00Z"/>
                <w:sz w:val="20"/>
              </w:rPr>
            </w:pPr>
          </w:p>
        </w:tc>
        <w:tc>
          <w:tcPr>
            <w:tcW w:w="2976" w:type="dxa"/>
          </w:tcPr>
          <w:p w14:paraId="0D4D38F3" w14:textId="77777777" w:rsidR="00980F2C" w:rsidRPr="005D6C41" w:rsidRDefault="00980F2C" w:rsidP="005D6C41">
            <w:pPr>
              <w:rPr>
                <w:ins w:id="3239" w:author="Saskia Barth" w:date="2026-02-23T17:00:00Z" w16du:dateUtc="2026-02-23T16:00:00Z"/>
                <w:sz w:val="20"/>
              </w:rPr>
            </w:pPr>
          </w:p>
        </w:tc>
        <w:tc>
          <w:tcPr>
            <w:tcW w:w="1092" w:type="dxa"/>
          </w:tcPr>
          <w:p w14:paraId="668E8C3B" w14:textId="77777777" w:rsidR="00980F2C" w:rsidRPr="005D6C41" w:rsidRDefault="00980F2C" w:rsidP="005D6C41">
            <w:pPr>
              <w:rPr>
                <w:ins w:id="3240" w:author="Saskia Barth" w:date="2026-02-23T17:00:00Z" w16du:dateUtc="2026-02-23T16:00:00Z"/>
                <w:sz w:val="20"/>
              </w:rPr>
            </w:pPr>
          </w:p>
        </w:tc>
      </w:tr>
      <w:tr w:rsidR="000B0A1A" w:rsidRPr="005D6C41" w14:paraId="056B2F59" w14:textId="77777777">
        <w:trPr>
          <w:ins w:id="3241" w:author="Saskia Barth" w:date="2026-02-23T17:04:00Z"/>
        </w:trPr>
        <w:tc>
          <w:tcPr>
            <w:tcW w:w="3518" w:type="dxa"/>
          </w:tcPr>
          <w:p w14:paraId="150D21BE" w14:textId="447897DE" w:rsidR="000B0A1A" w:rsidRPr="00CA5F09" w:rsidRDefault="000B0A1A" w:rsidP="000B0A1A">
            <w:pPr>
              <w:numPr>
                <w:ilvl w:val="0"/>
                <w:numId w:val="194"/>
              </w:numPr>
              <w:rPr>
                <w:ins w:id="3242" w:author="Saskia Barth" w:date="2026-02-23T17:04:00Z" w16du:dateUtc="2026-02-23T16:04:00Z"/>
                <w:sz w:val="20"/>
              </w:rPr>
            </w:pPr>
            <w:ins w:id="3243" w:author="Saskia Barth" w:date="2026-02-23T17:04:00Z" w16du:dateUtc="2026-02-23T16:04:00Z">
              <w:r>
                <w:rPr>
                  <w:sz w:val="20"/>
                </w:rPr>
                <w:t>Risico</w:t>
              </w:r>
              <w:r w:rsidR="000D669B">
                <w:rPr>
                  <w:sz w:val="20"/>
                </w:rPr>
                <w:t xml:space="preserve"> geen synergie mogeli</w:t>
              </w:r>
            </w:ins>
            <w:ins w:id="3244" w:author="Saskia Barth" w:date="2026-02-23T17:05:00Z" w16du:dateUtc="2026-02-23T16:05:00Z">
              <w:r w:rsidR="000D669B">
                <w:rPr>
                  <w:sz w:val="20"/>
                </w:rPr>
                <w:t xml:space="preserve">jk met </w:t>
              </w:r>
              <w:proofErr w:type="spellStart"/>
              <w:r w:rsidR="000D669B">
                <w:rPr>
                  <w:sz w:val="20"/>
                </w:rPr>
                <w:t>Plugin</w:t>
              </w:r>
              <w:proofErr w:type="spellEnd"/>
              <w:r w:rsidR="000D669B">
                <w:rPr>
                  <w:sz w:val="20"/>
                </w:rPr>
                <w:t xml:space="preserve"> vanwege afwijkende keuzes en inrichtingen waardoor voordeel van </w:t>
              </w:r>
              <w:proofErr w:type="spellStart"/>
              <w:r w:rsidR="000D669B">
                <w:rPr>
                  <w:sz w:val="20"/>
                </w:rPr>
                <w:t>gelijkgekozen</w:t>
              </w:r>
              <w:proofErr w:type="spellEnd"/>
              <w:r w:rsidR="000D669B">
                <w:rPr>
                  <w:sz w:val="20"/>
                </w:rPr>
                <w:t xml:space="preserve"> </w:t>
              </w:r>
              <w:proofErr w:type="spellStart"/>
              <w:r w:rsidR="000D669B">
                <w:rPr>
                  <w:sz w:val="20"/>
                </w:rPr>
                <w:t>tooling</w:t>
              </w:r>
              <w:proofErr w:type="spellEnd"/>
              <w:r w:rsidR="000D669B">
                <w:rPr>
                  <w:sz w:val="20"/>
                </w:rPr>
                <w:t xml:space="preserve"> niet gehaald wordt</w:t>
              </w:r>
            </w:ins>
          </w:p>
        </w:tc>
        <w:tc>
          <w:tcPr>
            <w:tcW w:w="1013" w:type="dxa"/>
          </w:tcPr>
          <w:p w14:paraId="33D438C9" w14:textId="77777777" w:rsidR="000B0A1A" w:rsidRPr="005D6C41" w:rsidRDefault="000B0A1A" w:rsidP="005D6C41">
            <w:pPr>
              <w:rPr>
                <w:ins w:id="3245" w:author="Saskia Barth" w:date="2026-02-23T17:04:00Z" w16du:dateUtc="2026-02-23T16:04:00Z"/>
                <w:sz w:val="20"/>
              </w:rPr>
            </w:pPr>
          </w:p>
        </w:tc>
        <w:tc>
          <w:tcPr>
            <w:tcW w:w="993" w:type="dxa"/>
          </w:tcPr>
          <w:p w14:paraId="6F934AC9" w14:textId="77777777" w:rsidR="000B0A1A" w:rsidRPr="005D6C41" w:rsidRDefault="000B0A1A" w:rsidP="005D6C41">
            <w:pPr>
              <w:rPr>
                <w:ins w:id="3246" w:author="Saskia Barth" w:date="2026-02-23T17:04:00Z" w16du:dateUtc="2026-02-23T16:04:00Z"/>
                <w:sz w:val="20"/>
              </w:rPr>
            </w:pPr>
          </w:p>
        </w:tc>
        <w:tc>
          <w:tcPr>
            <w:tcW w:w="2976" w:type="dxa"/>
          </w:tcPr>
          <w:p w14:paraId="00A90413" w14:textId="77777777" w:rsidR="000B0A1A" w:rsidRPr="005D6C41" w:rsidRDefault="000B0A1A" w:rsidP="005D6C41">
            <w:pPr>
              <w:rPr>
                <w:ins w:id="3247" w:author="Saskia Barth" w:date="2026-02-23T17:04:00Z" w16du:dateUtc="2026-02-23T16:04:00Z"/>
                <w:sz w:val="20"/>
              </w:rPr>
            </w:pPr>
          </w:p>
        </w:tc>
        <w:tc>
          <w:tcPr>
            <w:tcW w:w="1092" w:type="dxa"/>
          </w:tcPr>
          <w:p w14:paraId="6F0DF489" w14:textId="77777777" w:rsidR="000B0A1A" w:rsidRPr="005D6C41" w:rsidRDefault="000B0A1A" w:rsidP="005D6C41">
            <w:pPr>
              <w:rPr>
                <w:ins w:id="3248" w:author="Saskia Barth" w:date="2026-02-23T17:04:00Z" w16du:dateUtc="2026-02-23T16:04:00Z"/>
                <w:sz w:val="20"/>
              </w:rPr>
            </w:pPr>
          </w:p>
        </w:tc>
      </w:tr>
      <w:tr w:rsidR="004B3917" w:rsidRPr="005D6C41" w14:paraId="01538B69" w14:textId="77777777">
        <w:trPr>
          <w:ins w:id="3249" w:author="Saskia Barth" w:date="2026-02-23T17:15:00Z"/>
        </w:trPr>
        <w:tc>
          <w:tcPr>
            <w:tcW w:w="3518" w:type="dxa"/>
          </w:tcPr>
          <w:p w14:paraId="1B15E8BF" w14:textId="33A94D0B" w:rsidR="004B3917" w:rsidRPr="004B3917" w:rsidRDefault="00C3476A" w:rsidP="004B3917">
            <w:pPr>
              <w:numPr>
                <w:ilvl w:val="0"/>
                <w:numId w:val="194"/>
              </w:numPr>
              <w:tabs>
                <w:tab w:val="num" w:pos="2160"/>
              </w:tabs>
              <w:rPr>
                <w:ins w:id="3250" w:author="Saskia Barth" w:date="2026-02-23T17:15:00Z"/>
                <w:sz w:val="20"/>
              </w:rPr>
            </w:pPr>
            <w:ins w:id="3251" w:author="Saskia Barth" w:date="2026-02-23T17:15:00Z" w16du:dateUtc="2026-02-23T16:15:00Z">
              <w:r>
                <w:rPr>
                  <w:sz w:val="20"/>
                </w:rPr>
                <w:t>Risico dat er een verkeerde k</w:t>
              </w:r>
            </w:ins>
            <w:ins w:id="3252" w:author="Saskia Barth" w:date="2026-02-23T17:15:00Z">
              <w:r w:rsidR="004B3917" w:rsidRPr="004B3917">
                <w:rPr>
                  <w:sz w:val="20"/>
                </w:rPr>
                <w:t xml:space="preserve">euze </w:t>
              </w:r>
            </w:ins>
            <w:ins w:id="3253" w:author="Saskia Barth" w:date="2026-02-23T17:15:00Z" w16du:dateUtc="2026-02-23T16:15:00Z">
              <w:r>
                <w:rPr>
                  <w:sz w:val="20"/>
                </w:rPr>
                <w:t xml:space="preserve">wordt gemaakt </w:t>
              </w:r>
            </w:ins>
            <w:ins w:id="3254" w:author="Saskia Barth" w:date="2026-02-23T17:15:00Z">
              <w:r w:rsidR="004B3917" w:rsidRPr="004B3917">
                <w:rPr>
                  <w:sz w:val="20"/>
                </w:rPr>
                <w:t xml:space="preserve"> tussen functionaliteit in gedeeltes </w:t>
              </w:r>
              <w:proofErr w:type="spellStart"/>
              <w:r w:rsidR="004B3917" w:rsidRPr="004B3917">
                <w:rPr>
                  <w:sz w:val="20"/>
                </w:rPr>
                <w:t>uitfaseren</w:t>
              </w:r>
              <w:proofErr w:type="spellEnd"/>
              <w:r w:rsidR="004B3917" w:rsidRPr="004B3917">
                <w:rPr>
                  <w:sz w:val="20"/>
                </w:rPr>
                <w:t xml:space="preserve"> huidige </w:t>
              </w:r>
              <w:proofErr w:type="spellStart"/>
              <w:r w:rsidR="004B3917" w:rsidRPr="004B3917">
                <w:rPr>
                  <w:sz w:val="20"/>
                </w:rPr>
                <w:t>datahub</w:t>
              </w:r>
              <w:proofErr w:type="spellEnd"/>
              <w:r w:rsidR="004B3917" w:rsidRPr="004B3917">
                <w:rPr>
                  <w:sz w:val="20"/>
                </w:rPr>
                <w:t xml:space="preserve"> omgeving of in 1 keer alles vernieuwen</w:t>
              </w:r>
            </w:ins>
          </w:p>
          <w:p w14:paraId="410CA9CD" w14:textId="77777777" w:rsidR="004B3917" w:rsidRDefault="004B3917" w:rsidP="000B0A1A">
            <w:pPr>
              <w:numPr>
                <w:ilvl w:val="0"/>
                <w:numId w:val="194"/>
              </w:numPr>
              <w:rPr>
                <w:ins w:id="3255" w:author="Saskia Barth" w:date="2026-02-23T17:15:00Z" w16du:dateUtc="2026-02-23T16:15:00Z"/>
                <w:sz w:val="20"/>
              </w:rPr>
            </w:pPr>
          </w:p>
        </w:tc>
        <w:tc>
          <w:tcPr>
            <w:tcW w:w="1013" w:type="dxa"/>
          </w:tcPr>
          <w:p w14:paraId="1DDAF3F1" w14:textId="77777777" w:rsidR="004B3917" w:rsidRPr="005D6C41" w:rsidRDefault="004B3917" w:rsidP="005D6C41">
            <w:pPr>
              <w:rPr>
                <w:ins w:id="3256" w:author="Saskia Barth" w:date="2026-02-23T17:15:00Z" w16du:dateUtc="2026-02-23T16:15:00Z"/>
                <w:sz w:val="20"/>
              </w:rPr>
            </w:pPr>
          </w:p>
        </w:tc>
        <w:tc>
          <w:tcPr>
            <w:tcW w:w="993" w:type="dxa"/>
          </w:tcPr>
          <w:p w14:paraId="73CD2F8D" w14:textId="77777777" w:rsidR="004B3917" w:rsidRPr="005D6C41" w:rsidRDefault="004B3917" w:rsidP="005D6C41">
            <w:pPr>
              <w:rPr>
                <w:ins w:id="3257" w:author="Saskia Barth" w:date="2026-02-23T17:15:00Z" w16du:dateUtc="2026-02-23T16:15:00Z"/>
                <w:sz w:val="20"/>
              </w:rPr>
            </w:pPr>
          </w:p>
        </w:tc>
        <w:tc>
          <w:tcPr>
            <w:tcW w:w="2976" w:type="dxa"/>
          </w:tcPr>
          <w:p w14:paraId="21A62D9C" w14:textId="77777777" w:rsidR="004B3917" w:rsidRPr="005D6C41" w:rsidRDefault="004B3917" w:rsidP="005D6C41">
            <w:pPr>
              <w:rPr>
                <w:ins w:id="3258" w:author="Saskia Barth" w:date="2026-02-23T17:15:00Z" w16du:dateUtc="2026-02-23T16:15:00Z"/>
                <w:sz w:val="20"/>
              </w:rPr>
            </w:pPr>
          </w:p>
        </w:tc>
        <w:tc>
          <w:tcPr>
            <w:tcW w:w="1092" w:type="dxa"/>
          </w:tcPr>
          <w:p w14:paraId="7F307709" w14:textId="77777777" w:rsidR="004B3917" w:rsidRPr="005D6C41" w:rsidRDefault="004B3917" w:rsidP="005D6C41">
            <w:pPr>
              <w:rPr>
                <w:ins w:id="3259" w:author="Saskia Barth" w:date="2026-02-23T17:15:00Z" w16du:dateUtc="2026-02-23T16:15:00Z"/>
                <w:sz w:val="20"/>
              </w:rPr>
            </w:pPr>
          </w:p>
        </w:tc>
      </w:tr>
      <w:tr w:rsidR="000529EF" w:rsidRPr="005D6C41" w14:paraId="2FE03DC1" w14:textId="77777777">
        <w:trPr>
          <w:ins w:id="3260" w:author="Petra Geels" w:date="2026-02-26T13:17:00Z"/>
        </w:trPr>
        <w:tc>
          <w:tcPr>
            <w:tcW w:w="3518" w:type="dxa"/>
          </w:tcPr>
          <w:p w14:paraId="6483FF10" w14:textId="0BEB215A" w:rsidR="000529EF" w:rsidRDefault="009C2C98" w:rsidP="004B3917">
            <w:pPr>
              <w:numPr>
                <w:ilvl w:val="0"/>
                <w:numId w:val="194"/>
              </w:numPr>
              <w:tabs>
                <w:tab w:val="num" w:pos="2160"/>
              </w:tabs>
              <w:rPr>
                <w:ins w:id="3261" w:author="Petra Geels" w:date="2026-02-26T13:17:00Z" w16du:dateUtc="2026-02-26T12:17:00Z"/>
                <w:sz w:val="20"/>
              </w:rPr>
            </w:pPr>
            <w:ins w:id="3262" w:author="Petra Geels" w:date="2026-02-26T13:18:00Z" w16du:dateUtc="2026-02-26T12:18:00Z">
              <w:r>
                <w:rPr>
                  <w:sz w:val="20"/>
                </w:rPr>
                <w:t>Migratietijd kan hoog oplopen voor de registraties die nog niet van straat 1.0 naar straat 2.0 naar gemigreerd</w:t>
              </w:r>
            </w:ins>
          </w:p>
        </w:tc>
        <w:tc>
          <w:tcPr>
            <w:tcW w:w="1013" w:type="dxa"/>
          </w:tcPr>
          <w:p w14:paraId="36DCF443" w14:textId="77777777" w:rsidR="000529EF" w:rsidRPr="005D6C41" w:rsidRDefault="000529EF" w:rsidP="005D6C41">
            <w:pPr>
              <w:rPr>
                <w:ins w:id="3263" w:author="Petra Geels" w:date="2026-02-26T13:17:00Z" w16du:dateUtc="2026-02-26T12:17:00Z"/>
                <w:sz w:val="20"/>
              </w:rPr>
            </w:pPr>
          </w:p>
        </w:tc>
        <w:tc>
          <w:tcPr>
            <w:tcW w:w="993" w:type="dxa"/>
          </w:tcPr>
          <w:p w14:paraId="559373F2" w14:textId="77777777" w:rsidR="000529EF" w:rsidRPr="005D6C41" w:rsidRDefault="000529EF" w:rsidP="005D6C41">
            <w:pPr>
              <w:rPr>
                <w:ins w:id="3264" w:author="Petra Geels" w:date="2026-02-26T13:17:00Z" w16du:dateUtc="2026-02-26T12:17:00Z"/>
                <w:sz w:val="20"/>
              </w:rPr>
            </w:pPr>
          </w:p>
        </w:tc>
        <w:tc>
          <w:tcPr>
            <w:tcW w:w="2976" w:type="dxa"/>
          </w:tcPr>
          <w:p w14:paraId="14D4014E" w14:textId="77777777" w:rsidR="000529EF" w:rsidRPr="005D6C41" w:rsidRDefault="000529EF" w:rsidP="005D6C41">
            <w:pPr>
              <w:rPr>
                <w:ins w:id="3265" w:author="Petra Geels" w:date="2026-02-26T13:17:00Z" w16du:dateUtc="2026-02-26T12:17:00Z"/>
                <w:sz w:val="20"/>
              </w:rPr>
            </w:pPr>
          </w:p>
        </w:tc>
        <w:tc>
          <w:tcPr>
            <w:tcW w:w="1092" w:type="dxa"/>
          </w:tcPr>
          <w:p w14:paraId="2442C084" w14:textId="77777777" w:rsidR="000529EF" w:rsidRPr="005D6C41" w:rsidRDefault="000529EF" w:rsidP="005D6C41">
            <w:pPr>
              <w:rPr>
                <w:ins w:id="3266" w:author="Petra Geels" w:date="2026-02-26T13:17:00Z" w16du:dateUtc="2026-02-26T12:17:00Z"/>
                <w:sz w:val="20"/>
              </w:rPr>
            </w:pPr>
          </w:p>
        </w:tc>
      </w:tr>
      <w:tr w:rsidR="00953E48" w:rsidRPr="005D6C41" w14:paraId="45A2A6EB" w14:textId="77777777">
        <w:trPr>
          <w:ins w:id="3267" w:author="Petra Geels" w:date="2026-02-26T13:20:00Z"/>
        </w:trPr>
        <w:tc>
          <w:tcPr>
            <w:tcW w:w="3518" w:type="dxa"/>
          </w:tcPr>
          <w:p w14:paraId="4A36C875" w14:textId="1EF004AA" w:rsidR="00953E48" w:rsidRDefault="00765597" w:rsidP="004B3917">
            <w:pPr>
              <w:numPr>
                <w:ilvl w:val="0"/>
                <w:numId w:val="194"/>
              </w:numPr>
              <w:tabs>
                <w:tab w:val="num" w:pos="2160"/>
              </w:tabs>
              <w:rPr>
                <w:ins w:id="3268" w:author="Petra Geels" w:date="2026-02-26T13:20:00Z" w16du:dateUtc="2026-02-26T12:20:00Z"/>
                <w:sz w:val="20"/>
              </w:rPr>
            </w:pPr>
            <w:ins w:id="3269" w:author="Petra Geels" w:date="2026-02-26T13:21:00Z" w16du:dateUtc="2026-02-26T12:21:00Z">
              <w:r>
                <w:rPr>
                  <w:sz w:val="20"/>
                </w:rPr>
                <w:t xml:space="preserve">Risico op </w:t>
              </w:r>
              <w:r w:rsidR="003E2E18">
                <w:rPr>
                  <w:sz w:val="20"/>
                </w:rPr>
                <w:t xml:space="preserve">gemiste wensen voor </w:t>
              </w:r>
            </w:ins>
            <w:ins w:id="3270" w:author="Petra Geels" w:date="2026-02-26T13:20:00Z" w16du:dateUtc="2026-02-26T12:20:00Z">
              <w:r w:rsidR="00824B5A">
                <w:rPr>
                  <w:sz w:val="20"/>
                </w:rPr>
                <w:t xml:space="preserve">ZBC-FIN </w:t>
              </w:r>
              <w:r w:rsidR="00EE7C55">
                <w:rPr>
                  <w:sz w:val="20"/>
                </w:rPr>
                <w:t xml:space="preserve">(wordt niet </w:t>
              </w:r>
            </w:ins>
            <w:ins w:id="3271" w:author="Petra Geels" w:date="2026-02-26T13:21:00Z" w16du:dateUtc="2026-02-26T12:21:00Z">
              <w:r w:rsidR="00C61401">
                <w:rPr>
                  <w:sz w:val="20"/>
                </w:rPr>
                <w:t>allemaal</w:t>
              </w:r>
            </w:ins>
            <w:ins w:id="3272" w:author="Petra Geels" w:date="2026-02-26T13:20:00Z" w16du:dateUtc="2026-02-26T12:20:00Z">
              <w:r w:rsidR="00EE7C55">
                <w:rPr>
                  <w:sz w:val="20"/>
                </w:rPr>
                <w:t xml:space="preserve"> afgevangen in </w:t>
              </w:r>
              <w:proofErr w:type="spellStart"/>
              <w:r w:rsidR="00EE7C55">
                <w:rPr>
                  <w:sz w:val="20"/>
                </w:rPr>
                <w:t>PoS</w:t>
              </w:r>
            </w:ins>
            <w:proofErr w:type="spellEnd"/>
            <w:ins w:id="3273" w:author="Petra Geels" w:date="2026-02-26T13:21:00Z" w16du:dateUtc="2026-02-26T12:21:00Z">
              <w:r w:rsidR="00C61401">
                <w:rPr>
                  <w:sz w:val="20"/>
                </w:rPr>
                <w:t xml:space="preserve"> en nog niet gemigreerd naar 2.</w:t>
              </w:r>
            </w:ins>
            <w:ins w:id="3274" w:author="Petra Geels" w:date="2026-02-26T13:22:00Z" w16du:dateUtc="2026-02-26T12:22:00Z">
              <w:r w:rsidR="00C61401">
                <w:rPr>
                  <w:sz w:val="20"/>
                </w:rPr>
                <w:t>0</w:t>
              </w:r>
            </w:ins>
            <w:ins w:id="3275" w:author="Petra Geels" w:date="2026-02-26T13:20:00Z" w16du:dateUtc="2026-02-26T12:20:00Z">
              <w:r w:rsidR="00EE7C55">
                <w:rPr>
                  <w:sz w:val="20"/>
                </w:rPr>
                <w:t>)</w:t>
              </w:r>
            </w:ins>
          </w:p>
        </w:tc>
        <w:tc>
          <w:tcPr>
            <w:tcW w:w="1013" w:type="dxa"/>
          </w:tcPr>
          <w:p w14:paraId="32B51223" w14:textId="77777777" w:rsidR="00953E48" w:rsidRPr="005D6C41" w:rsidRDefault="00953E48" w:rsidP="005D6C41">
            <w:pPr>
              <w:rPr>
                <w:ins w:id="3276" w:author="Petra Geels" w:date="2026-02-26T13:20:00Z" w16du:dateUtc="2026-02-26T12:20:00Z"/>
                <w:sz w:val="20"/>
              </w:rPr>
            </w:pPr>
          </w:p>
        </w:tc>
        <w:tc>
          <w:tcPr>
            <w:tcW w:w="993" w:type="dxa"/>
          </w:tcPr>
          <w:p w14:paraId="67859630" w14:textId="77777777" w:rsidR="00953E48" w:rsidRPr="005D6C41" w:rsidRDefault="00953E48" w:rsidP="005D6C41">
            <w:pPr>
              <w:rPr>
                <w:ins w:id="3277" w:author="Petra Geels" w:date="2026-02-26T13:20:00Z" w16du:dateUtc="2026-02-26T12:20:00Z"/>
                <w:sz w:val="20"/>
              </w:rPr>
            </w:pPr>
          </w:p>
        </w:tc>
        <w:tc>
          <w:tcPr>
            <w:tcW w:w="2976" w:type="dxa"/>
          </w:tcPr>
          <w:p w14:paraId="0ADFA89A" w14:textId="77777777" w:rsidR="00953E48" w:rsidRPr="005D6C41" w:rsidRDefault="00953E48" w:rsidP="005D6C41">
            <w:pPr>
              <w:rPr>
                <w:ins w:id="3278" w:author="Petra Geels" w:date="2026-02-26T13:20:00Z" w16du:dateUtc="2026-02-26T12:20:00Z"/>
                <w:sz w:val="20"/>
              </w:rPr>
            </w:pPr>
          </w:p>
        </w:tc>
        <w:tc>
          <w:tcPr>
            <w:tcW w:w="1092" w:type="dxa"/>
          </w:tcPr>
          <w:p w14:paraId="4153C468" w14:textId="77777777" w:rsidR="00953E48" w:rsidRPr="005D6C41" w:rsidRDefault="00953E48" w:rsidP="005D6C41">
            <w:pPr>
              <w:rPr>
                <w:ins w:id="3279" w:author="Petra Geels" w:date="2026-02-26T13:20:00Z" w16du:dateUtc="2026-02-26T12:20:00Z"/>
                <w:sz w:val="20"/>
              </w:rPr>
            </w:pPr>
          </w:p>
        </w:tc>
      </w:tr>
      <w:tr w:rsidR="00953E48" w:rsidRPr="005D6C41" w14:paraId="73979B86" w14:textId="77777777">
        <w:trPr>
          <w:ins w:id="3280" w:author="Petra Geels" w:date="2026-02-26T13:20:00Z"/>
        </w:trPr>
        <w:tc>
          <w:tcPr>
            <w:tcW w:w="3518" w:type="dxa"/>
          </w:tcPr>
          <w:p w14:paraId="0895A5A8" w14:textId="014D09CD" w:rsidR="00953E48" w:rsidRDefault="00481030" w:rsidP="004B3917">
            <w:pPr>
              <w:numPr>
                <w:ilvl w:val="0"/>
                <w:numId w:val="194"/>
              </w:numPr>
              <w:tabs>
                <w:tab w:val="num" w:pos="2160"/>
              </w:tabs>
              <w:rPr>
                <w:ins w:id="3281" w:author="Petra Geels" w:date="2026-02-26T13:20:00Z" w16du:dateUtc="2026-02-26T12:20:00Z"/>
                <w:sz w:val="20"/>
              </w:rPr>
            </w:pPr>
            <w:ins w:id="3282" w:author="Petra Geels" w:date="2026-02-26T13:30:00Z" w16du:dateUtc="2026-02-26T12:30:00Z">
              <w:r>
                <w:rPr>
                  <w:sz w:val="20"/>
                </w:rPr>
                <w:t>O</w:t>
              </w:r>
            </w:ins>
            <w:ins w:id="3283" w:author="Petra Geels" w:date="2026-02-26T13:29:00Z">
              <w:r w:rsidRPr="00481030">
                <w:rPr>
                  <w:sz w:val="20"/>
                </w:rPr>
                <w:t xml:space="preserve">mdat </w:t>
              </w:r>
            </w:ins>
            <w:ins w:id="3284" w:author="Petra Geels" w:date="2026-02-26T13:30:00Z" w16du:dateUtc="2026-02-26T12:30:00Z">
              <w:r>
                <w:rPr>
                  <w:sz w:val="20"/>
                </w:rPr>
                <w:t xml:space="preserve">we iets </w:t>
              </w:r>
            </w:ins>
            <w:ins w:id="3285" w:author="Petra Geels" w:date="2026-02-26T13:29:00Z">
              <w:r w:rsidRPr="00481030">
                <w:rPr>
                  <w:sz w:val="20"/>
                </w:rPr>
                <w:t xml:space="preserve">fundamenteel anders </w:t>
              </w:r>
            </w:ins>
            <w:ins w:id="3286" w:author="Petra Geels" w:date="2026-02-26T13:30:00Z" w16du:dateUtc="2026-02-26T12:30:00Z">
              <w:r>
                <w:rPr>
                  <w:sz w:val="20"/>
                </w:rPr>
                <w:t>gaan bouwen</w:t>
              </w:r>
            </w:ins>
            <w:ins w:id="3287" w:author="Petra Geels" w:date="2026-02-26T13:29:00Z">
              <w:r w:rsidRPr="00481030">
                <w:rPr>
                  <w:sz w:val="20"/>
                </w:rPr>
                <w:t xml:space="preserve"> dan wat er nu staat</w:t>
              </w:r>
            </w:ins>
            <w:ins w:id="3288" w:author="Petra Geels" w:date="2026-02-26T13:30:00Z" w16du:dateUtc="2026-02-26T12:30:00Z">
              <w:r>
                <w:rPr>
                  <w:sz w:val="20"/>
                </w:rPr>
                <w:t xml:space="preserve">, is er het </w:t>
              </w:r>
            </w:ins>
            <w:ins w:id="3289" w:author="Petra Geels" w:date="2026-02-26T13:29:00Z">
              <w:r w:rsidRPr="00481030">
                <w:rPr>
                  <w:sz w:val="20"/>
                </w:rPr>
                <w:t xml:space="preserve">risico dat we complexiteit gaan meebrengen uit de huidige staat. Het is belangrijk dat we optimaal gebruik maken van de nieuwe architectuur en die zo </w:t>
              </w:r>
            </w:ins>
            <w:ins w:id="3290" w:author="Petra Geels" w:date="2026-02-26T13:30:00Z" w16du:dateUtc="2026-02-26T12:30:00Z">
              <w:r w:rsidRPr="00481030">
                <w:rPr>
                  <w:sz w:val="20"/>
                </w:rPr>
                <w:t>efficiënt</w:t>
              </w:r>
            </w:ins>
            <w:ins w:id="3291" w:author="Petra Geels" w:date="2026-02-26T13:29:00Z">
              <w:r w:rsidRPr="00481030">
                <w:rPr>
                  <w:sz w:val="20"/>
                </w:rPr>
                <w:t xml:space="preserve"> mogelijk inrichten </w:t>
              </w:r>
            </w:ins>
            <w:ins w:id="3292" w:author="Petra Geels" w:date="2026-02-26T13:30:00Z" w16du:dateUtc="2026-02-26T12:30:00Z">
              <w:r w:rsidRPr="00481030">
                <w:rPr>
                  <w:sz w:val="20"/>
                </w:rPr>
                <w:lastRenderedPageBreak/>
                <w:t>i.p.v.</w:t>
              </w:r>
            </w:ins>
            <w:ins w:id="3293" w:author="Petra Geels" w:date="2026-02-26T13:29:00Z">
              <w:r w:rsidRPr="00481030">
                <w:rPr>
                  <w:sz w:val="20"/>
                </w:rPr>
                <w:t xml:space="preserve"> lijkend op de oude architectuur.</w:t>
              </w:r>
            </w:ins>
          </w:p>
        </w:tc>
        <w:tc>
          <w:tcPr>
            <w:tcW w:w="1013" w:type="dxa"/>
          </w:tcPr>
          <w:p w14:paraId="7000C61E" w14:textId="77777777" w:rsidR="00953E48" w:rsidRPr="005D6C41" w:rsidRDefault="00953E48" w:rsidP="005D6C41">
            <w:pPr>
              <w:rPr>
                <w:ins w:id="3294" w:author="Petra Geels" w:date="2026-02-26T13:20:00Z" w16du:dateUtc="2026-02-26T12:20:00Z"/>
                <w:sz w:val="20"/>
              </w:rPr>
            </w:pPr>
          </w:p>
        </w:tc>
        <w:tc>
          <w:tcPr>
            <w:tcW w:w="993" w:type="dxa"/>
          </w:tcPr>
          <w:p w14:paraId="68BD4D8E" w14:textId="77777777" w:rsidR="00953E48" w:rsidRPr="005D6C41" w:rsidRDefault="00953E48" w:rsidP="005D6C41">
            <w:pPr>
              <w:rPr>
                <w:ins w:id="3295" w:author="Petra Geels" w:date="2026-02-26T13:20:00Z" w16du:dateUtc="2026-02-26T12:20:00Z"/>
                <w:sz w:val="20"/>
              </w:rPr>
            </w:pPr>
          </w:p>
        </w:tc>
        <w:tc>
          <w:tcPr>
            <w:tcW w:w="2976" w:type="dxa"/>
          </w:tcPr>
          <w:p w14:paraId="415526B7" w14:textId="77777777" w:rsidR="00953E48" w:rsidRPr="005D6C41" w:rsidRDefault="00953E48" w:rsidP="005D6C41">
            <w:pPr>
              <w:rPr>
                <w:ins w:id="3296" w:author="Petra Geels" w:date="2026-02-26T13:20:00Z" w16du:dateUtc="2026-02-26T12:20:00Z"/>
                <w:sz w:val="20"/>
              </w:rPr>
            </w:pPr>
          </w:p>
        </w:tc>
        <w:tc>
          <w:tcPr>
            <w:tcW w:w="1092" w:type="dxa"/>
          </w:tcPr>
          <w:p w14:paraId="7ABB040F" w14:textId="77777777" w:rsidR="00953E48" w:rsidRPr="005D6C41" w:rsidRDefault="00953E48" w:rsidP="005D6C41">
            <w:pPr>
              <w:rPr>
                <w:ins w:id="3297" w:author="Petra Geels" w:date="2026-02-26T13:20:00Z" w16du:dateUtc="2026-02-26T12:20:00Z"/>
                <w:sz w:val="20"/>
              </w:rPr>
            </w:pPr>
          </w:p>
        </w:tc>
      </w:tr>
    </w:tbl>
    <w:p w14:paraId="2492907A" w14:textId="4BF6D009" w:rsidR="007560C0" w:rsidRDefault="007560C0" w:rsidP="00CE3C90">
      <w:pPr>
        <w:rPr>
          <w:ins w:id="3298" w:author="Saskia Barth" w:date="2026-02-23T16:51:00Z" w16du:dateUtc="2026-02-23T15:51:00Z"/>
        </w:rPr>
      </w:pPr>
    </w:p>
    <w:p w14:paraId="012FDC3C" w14:textId="13E360B8" w:rsidR="00CE3C90" w:rsidRDefault="00CE3C90">
      <w:pPr>
        <w:pPrChange w:id="3299" w:author="Saskia Barth" w:date="2026-02-23T16:51:00Z" w16du:dateUtc="2026-02-23T15:51:00Z">
          <w:pPr>
            <w:pStyle w:val="Lijstalinea"/>
            <w:numPr>
              <w:numId w:val="110"/>
            </w:numPr>
            <w:ind w:hanging="360"/>
          </w:pPr>
        </w:pPrChange>
      </w:pPr>
    </w:p>
    <w:p w14:paraId="44364E09" w14:textId="77777777" w:rsidR="00FD58AA" w:rsidRDefault="00FD58AA" w:rsidP="00FD58AA"/>
    <w:p w14:paraId="556B5C5C" w14:textId="77777777" w:rsidR="00FD58AA" w:rsidRDefault="00FD58AA" w:rsidP="00FD58AA"/>
    <w:p w14:paraId="7DA314FB" w14:textId="491C07AA" w:rsidR="00A849CB" w:rsidRDefault="00A849CB" w:rsidP="00A849CB">
      <w:commentRangeStart w:id="3300"/>
      <w:r>
        <w:t xml:space="preserve">Huidige </w:t>
      </w:r>
      <w:proofErr w:type="spellStart"/>
      <w:r>
        <w:t>technical</w:t>
      </w:r>
      <w:proofErr w:type="spellEnd"/>
      <w:r>
        <w:t xml:space="preserve"> </w:t>
      </w:r>
      <w:proofErr w:type="spellStart"/>
      <w:r>
        <w:t>debt</w:t>
      </w:r>
      <w:proofErr w:type="spellEnd"/>
      <w:r>
        <w:t xml:space="preserve"> om rekening mee te houden:</w:t>
      </w:r>
      <w:commentRangeEnd w:id="3300"/>
      <w:r w:rsidR="00562C71">
        <w:rPr>
          <w:rStyle w:val="Verwijzingopmerking"/>
          <w:sz w:val="22"/>
          <w:szCs w:val="20"/>
        </w:rPr>
        <w:commentReference w:id="3300"/>
      </w:r>
    </w:p>
    <w:p w14:paraId="4F63A3F4" w14:textId="3616F638" w:rsidR="007108E1" w:rsidRDefault="009C3300" w:rsidP="00BB35D6">
      <w:pPr>
        <w:pStyle w:val="Lijstalinea"/>
        <w:numPr>
          <w:ilvl w:val="0"/>
          <w:numId w:val="110"/>
        </w:numPr>
      </w:pPr>
      <w:r w:rsidRPr="00A849CB">
        <w:t>Indicatoren/</w:t>
      </w:r>
      <w:proofErr w:type="spellStart"/>
      <w:r w:rsidRPr="00A849CB">
        <w:t>validaties</w:t>
      </w:r>
      <w:proofErr w:type="spellEnd"/>
      <w:r w:rsidRPr="00A849CB">
        <w:t xml:space="preserve"> in de huidige </w:t>
      </w:r>
      <w:proofErr w:type="spellStart"/>
      <w:r w:rsidR="00414BFC">
        <w:t>Datahub</w:t>
      </w:r>
      <w:proofErr w:type="spellEnd"/>
      <w:r w:rsidR="00414BFC">
        <w:t xml:space="preserve"> </w:t>
      </w:r>
      <w:proofErr w:type="spellStart"/>
      <w:r w:rsidRPr="00A849CB">
        <w:t>dataontvangststraat</w:t>
      </w:r>
      <w:proofErr w:type="spellEnd"/>
      <w:r w:rsidRPr="00A849CB">
        <w:t xml:space="preserve"> </w:t>
      </w:r>
      <w:r w:rsidR="00A849CB" w:rsidRPr="00A849CB">
        <w:t>bevatten veel herhaling</w:t>
      </w:r>
    </w:p>
    <w:p w14:paraId="7BDBF07C" w14:textId="77925BC9" w:rsidR="001C7D15" w:rsidRDefault="001C7D15" w:rsidP="00BB35D6">
      <w:pPr>
        <w:pStyle w:val="Lijstalinea"/>
        <w:numPr>
          <w:ilvl w:val="0"/>
          <w:numId w:val="110"/>
        </w:numPr>
      </w:pPr>
      <w:r w:rsidRPr="001C7D15">
        <w:t xml:space="preserve">Code review of code </w:t>
      </w:r>
      <w:proofErr w:type="spellStart"/>
      <w:r w:rsidRPr="001C7D15">
        <w:t>guidelines</w:t>
      </w:r>
      <w:proofErr w:type="spellEnd"/>
      <w:r w:rsidRPr="001C7D15">
        <w:t xml:space="preserve"> zijn pas la</w:t>
      </w:r>
      <w:r w:rsidR="00593337">
        <w:t>at</w:t>
      </w:r>
      <w:r w:rsidRPr="001C7D15">
        <w:t xml:space="preserve"> gebrui</w:t>
      </w:r>
      <w:r>
        <w:t xml:space="preserve">kt </w:t>
      </w:r>
      <w:r w:rsidR="001E21B7">
        <w:t xml:space="preserve">bij </w:t>
      </w:r>
      <w:proofErr w:type="spellStart"/>
      <w:r w:rsidR="001E21B7">
        <w:t>Datahub</w:t>
      </w:r>
      <w:proofErr w:type="spellEnd"/>
      <w:r>
        <w:t xml:space="preserve"> &gt; dit vooral gelijk meenemen in huidig project, dat we volgens </w:t>
      </w:r>
      <w:proofErr w:type="spellStart"/>
      <w:r w:rsidR="00036C5D">
        <w:t>guidelines</w:t>
      </w:r>
      <w:proofErr w:type="spellEnd"/>
      <w:r w:rsidR="00036C5D">
        <w:t xml:space="preserve"> coderen</w:t>
      </w:r>
      <w:r w:rsidR="00DF783C">
        <w:t xml:space="preserve"> en met </w:t>
      </w:r>
      <w:r w:rsidR="003B6CB9">
        <w:t>code</w:t>
      </w:r>
      <w:r w:rsidR="00FD58AA">
        <w:t xml:space="preserve"> review/</w:t>
      </w:r>
      <w:r w:rsidR="00DF783C">
        <w:t>pull-</w:t>
      </w:r>
      <w:proofErr w:type="spellStart"/>
      <w:r w:rsidR="00DF783C">
        <w:t>requests</w:t>
      </w:r>
      <w:proofErr w:type="spellEnd"/>
    </w:p>
    <w:p w14:paraId="41708838" w14:textId="67E46B72" w:rsidR="00580E47" w:rsidRDefault="00580E47" w:rsidP="00BB35D6">
      <w:pPr>
        <w:pStyle w:val="Lijstalinea"/>
        <w:numPr>
          <w:ilvl w:val="0"/>
          <w:numId w:val="110"/>
        </w:numPr>
      </w:pPr>
      <w:commentRangeStart w:id="3301"/>
      <w:r>
        <w:t xml:space="preserve">LBZ zal wel een hoop </w:t>
      </w:r>
      <w:proofErr w:type="spellStart"/>
      <w:r>
        <w:t>technical</w:t>
      </w:r>
      <w:proofErr w:type="spellEnd"/>
      <w:r>
        <w:t xml:space="preserve"> </w:t>
      </w:r>
      <w:proofErr w:type="spellStart"/>
      <w:r>
        <w:t>debt</w:t>
      </w:r>
      <w:proofErr w:type="spellEnd"/>
      <w:r>
        <w:t xml:space="preserve"> bevatten gezien ze nooit uren van </w:t>
      </w:r>
      <w:proofErr w:type="spellStart"/>
      <w:r>
        <w:t>Thiru</w:t>
      </w:r>
      <w:proofErr w:type="spellEnd"/>
      <w:r>
        <w:t xml:space="preserve"> krijgen? Zijn dingen nu </w:t>
      </w:r>
      <w:r w:rsidR="00C35CA6">
        <w:t>“maar anders opgelost” bijv.?</w:t>
      </w:r>
      <w:commentRangeEnd w:id="3301"/>
      <w:r w:rsidR="001503F6">
        <w:rPr>
          <w:rStyle w:val="Verwijzingopmerking"/>
          <w:sz w:val="22"/>
          <w:szCs w:val="20"/>
        </w:rPr>
        <w:commentReference w:id="3301"/>
      </w:r>
    </w:p>
    <w:p w14:paraId="3DFF5476" w14:textId="05ADDE46" w:rsidR="000A043D" w:rsidRDefault="000A043D" w:rsidP="00BB35D6">
      <w:pPr>
        <w:pStyle w:val="Lijstalinea"/>
        <w:numPr>
          <w:ilvl w:val="0"/>
          <w:numId w:val="110"/>
        </w:numPr>
      </w:pPr>
      <w:proofErr w:type="spellStart"/>
      <w:r>
        <w:t>Metadatamodellen</w:t>
      </w:r>
      <w:proofErr w:type="spellEnd"/>
      <w:r>
        <w:t xml:space="preserve"> van LBZ en </w:t>
      </w:r>
      <w:proofErr w:type="spellStart"/>
      <w:r>
        <w:t>Datahub</w:t>
      </w:r>
      <w:proofErr w:type="spellEnd"/>
      <w:r>
        <w:t xml:space="preserve"> zijn </w:t>
      </w:r>
      <w:r w:rsidR="00BB2623">
        <w:t>nog niet gelijk (en beide hebben goede dingen)</w:t>
      </w:r>
    </w:p>
    <w:p w14:paraId="5B903A27" w14:textId="77777777" w:rsidR="00DF783C" w:rsidRPr="001C7D15" w:rsidRDefault="00DF783C" w:rsidP="00CB3C9B"/>
    <w:p w14:paraId="725C7285" w14:textId="77777777" w:rsidR="007108E1" w:rsidRPr="001C7D15" w:rsidRDefault="007108E1" w:rsidP="00442198">
      <w:pPr>
        <w:rPr>
          <w:highlight w:val="yellow"/>
        </w:rPr>
      </w:pPr>
    </w:p>
    <w:p w14:paraId="3531AF74" w14:textId="6EA606B6" w:rsidR="00442198" w:rsidRPr="00442198" w:rsidRDefault="00442198" w:rsidP="00442198">
      <w:r w:rsidRPr="00442198">
        <w:rPr>
          <w:highlight w:val="yellow"/>
        </w:rPr>
        <w:t>&lt;nog invullen&gt;</w:t>
      </w:r>
    </w:p>
    <w:p w14:paraId="25895C45" w14:textId="77777777" w:rsidR="00F52758" w:rsidRPr="00BF5845" w:rsidRDefault="00F52758">
      <w:pPr>
        <w:rPr>
          <w:rFonts w:eastAsiaTheme="majorEastAsia" w:cstheme="majorBidi"/>
          <w:b/>
          <w:color w:val="3C4491"/>
          <w:sz w:val="32"/>
          <w:szCs w:val="32"/>
        </w:rPr>
      </w:pPr>
      <w:r w:rsidRPr="00BF5845">
        <w:br w:type="page"/>
      </w:r>
    </w:p>
    <w:p w14:paraId="145D20A4" w14:textId="4A4DCB9E" w:rsidR="00F52758" w:rsidRPr="00BF5845" w:rsidRDefault="69855BD6" w:rsidP="00F52758">
      <w:pPr>
        <w:pStyle w:val="Kop1"/>
      </w:pPr>
      <w:bookmarkStart w:id="3302" w:name="_Toc225262691"/>
      <w:r w:rsidRPr="00BF5845">
        <w:lastRenderedPageBreak/>
        <w:t>Woordenlijst</w:t>
      </w:r>
      <w:bookmarkEnd w:id="3302"/>
    </w:p>
    <w:bookmarkEnd w:id="385"/>
    <w:p w14:paraId="5DDF385B" w14:textId="047A3240" w:rsidR="14DA6FE3" w:rsidRPr="00BF5845" w:rsidRDefault="14DA6FE3" w:rsidP="14DA6FE3"/>
    <w:p w14:paraId="14E2F735" w14:textId="72C68D49" w:rsidR="14DA6FE3" w:rsidRPr="00BF5845" w:rsidRDefault="14DA6FE3" w:rsidP="14DA6FE3"/>
    <w:tbl>
      <w:tblPr>
        <w:tblStyle w:val="Tabelraster"/>
        <w:tblW w:w="0" w:type="auto"/>
        <w:tblBorders>
          <w:top w:val="single" w:sz="8" w:space="0" w:color="D1D1D1"/>
          <w:left w:val="single" w:sz="8" w:space="0" w:color="D1D1D1"/>
          <w:bottom w:val="single" w:sz="8" w:space="0" w:color="D1D1D1"/>
          <w:right w:val="single" w:sz="8" w:space="0" w:color="D1D1D1"/>
          <w:insideH w:val="single" w:sz="8" w:space="0" w:color="F0F0F0"/>
          <w:insideV w:val="nil"/>
        </w:tblBorders>
        <w:tblLook w:val="0420" w:firstRow="1" w:lastRow="0" w:firstColumn="0" w:lastColumn="0" w:noHBand="0" w:noVBand="1"/>
      </w:tblPr>
      <w:tblGrid>
        <w:gridCol w:w="4526"/>
        <w:gridCol w:w="4526"/>
      </w:tblGrid>
      <w:tr w:rsidR="00B3388B" w:rsidRPr="00BF5845" w14:paraId="596C60E1" w14:textId="77777777" w:rsidTr="00CA1756">
        <w:trPr>
          <w:trHeight w:val="300"/>
        </w:trPr>
        <w:tc>
          <w:tcPr>
            <w:tcW w:w="4526" w:type="dxa"/>
            <w:shd w:val="clear" w:color="auto" w:fill="F5F5F5"/>
            <w:tcMar>
              <w:top w:w="60" w:type="dxa"/>
              <w:left w:w="60" w:type="dxa"/>
              <w:bottom w:w="60" w:type="dxa"/>
              <w:right w:w="60" w:type="dxa"/>
            </w:tcMar>
          </w:tcPr>
          <w:p w14:paraId="2FF0F4C7" w14:textId="0D166E56" w:rsidR="14DA6FE3" w:rsidRPr="00BF5845" w:rsidRDefault="14DA6FE3" w:rsidP="14DA6FE3">
            <w:pPr>
              <w:rPr>
                <w:b/>
                <w:bCs/>
                <w:szCs w:val="22"/>
              </w:rPr>
            </w:pPr>
            <w:r w:rsidRPr="00BF5845">
              <w:rPr>
                <w:b/>
                <w:bCs/>
                <w:szCs w:val="22"/>
              </w:rPr>
              <w:t>Term</w:t>
            </w:r>
          </w:p>
        </w:tc>
        <w:tc>
          <w:tcPr>
            <w:tcW w:w="4526" w:type="dxa"/>
            <w:shd w:val="clear" w:color="auto" w:fill="F5F5F5"/>
            <w:tcMar>
              <w:top w:w="60" w:type="dxa"/>
              <w:left w:w="60" w:type="dxa"/>
              <w:bottom w:w="60" w:type="dxa"/>
              <w:right w:w="60" w:type="dxa"/>
            </w:tcMar>
          </w:tcPr>
          <w:p w14:paraId="5A9845E6" w14:textId="67A700B0" w:rsidR="14DA6FE3" w:rsidRPr="00BF5845" w:rsidRDefault="14DA6FE3" w:rsidP="14DA6FE3">
            <w:pPr>
              <w:rPr>
                <w:b/>
                <w:bCs/>
                <w:szCs w:val="22"/>
              </w:rPr>
            </w:pPr>
            <w:r w:rsidRPr="00BF5845">
              <w:rPr>
                <w:b/>
                <w:bCs/>
                <w:szCs w:val="22"/>
              </w:rPr>
              <w:t>Verklaring</w:t>
            </w:r>
          </w:p>
        </w:tc>
      </w:tr>
      <w:tr w:rsidR="00B3388B" w:rsidRPr="00BF5845" w14:paraId="79585206" w14:textId="77777777" w:rsidTr="00CA1756">
        <w:tblPrEx>
          <w:tblLook w:val="0400" w:firstRow="0" w:lastRow="0" w:firstColumn="0" w:lastColumn="0" w:noHBand="0" w:noVBand="1"/>
        </w:tblPrEx>
        <w:trPr>
          <w:trHeight w:val="300"/>
        </w:trPr>
        <w:tc>
          <w:tcPr>
            <w:tcW w:w="4526" w:type="dxa"/>
            <w:shd w:val="clear" w:color="auto" w:fill="FFFFFF" w:themeFill="background1"/>
            <w:tcMar>
              <w:top w:w="60" w:type="dxa"/>
              <w:left w:w="60" w:type="dxa"/>
              <w:bottom w:w="60" w:type="dxa"/>
              <w:right w:w="60" w:type="dxa"/>
            </w:tcMar>
          </w:tcPr>
          <w:p w14:paraId="2DB585F8" w14:textId="7C44D073" w:rsidR="14DA6FE3" w:rsidRPr="00BF5845" w:rsidRDefault="14DA6FE3" w:rsidP="14DA6FE3">
            <w:pPr>
              <w:rPr>
                <w:szCs w:val="22"/>
              </w:rPr>
            </w:pPr>
            <w:r w:rsidRPr="00BF5845">
              <w:rPr>
                <w:szCs w:val="22"/>
              </w:rPr>
              <w:t>AES256</w:t>
            </w:r>
          </w:p>
        </w:tc>
        <w:tc>
          <w:tcPr>
            <w:tcW w:w="4526" w:type="dxa"/>
            <w:shd w:val="clear" w:color="auto" w:fill="FFFFFF" w:themeFill="background1"/>
            <w:tcMar>
              <w:top w:w="60" w:type="dxa"/>
              <w:left w:w="60" w:type="dxa"/>
              <w:bottom w:w="60" w:type="dxa"/>
              <w:right w:w="60" w:type="dxa"/>
            </w:tcMar>
          </w:tcPr>
          <w:p w14:paraId="2DD9C3D2" w14:textId="1D6C8DF1" w:rsidR="14DA6FE3" w:rsidRPr="00BF5845" w:rsidRDefault="14DA6FE3" w:rsidP="14DA6FE3">
            <w:pPr>
              <w:rPr>
                <w:szCs w:val="22"/>
              </w:rPr>
            </w:pPr>
            <w:r w:rsidRPr="00BF5845">
              <w:rPr>
                <w:szCs w:val="22"/>
              </w:rPr>
              <w:t xml:space="preserve">Advanced </w:t>
            </w:r>
            <w:proofErr w:type="spellStart"/>
            <w:r w:rsidRPr="00BF5845">
              <w:rPr>
                <w:szCs w:val="22"/>
              </w:rPr>
              <w:t>Encryption</w:t>
            </w:r>
            <w:proofErr w:type="spellEnd"/>
            <w:r w:rsidRPr="00BF5845">
              <w:rPr>
                <w:szCs w:val="22"/>
              </w:rPr>
              <w:t xml:space="preserve"> Standard met een sleutelgrootte van 256 bits; een krachtige versleutelingsmethode voor data.</w:t>
            </w:r>
          </w:p>
        </w:tc>
      </w:tr>
      <w:tr w:rsidR="00B3388B" w:rsidRPr="00BF5845" w14:paraId="163056C5" w14:textId="77777777" w:rsidTr="00CA1756">
        <w:tblPrEx>
          <w:tblLook w:val="0400" w:firstRow="0" w:lastRow="0" w:firstColumn="0" w:lastColumn="0" w:noHBand="0" w:noVBand="1"/>
        </w:tblPrEx>
        <w:trPr>
          <w:trHeight w:val="300"/>
        </w:trPr>
        <w:tc>
          <w:tcPr>
            <w:tcW w:w="4526" w:type="dxa"/>
            <w:shd w:val="clear" w:color="auto" w:fill="FFFFFF" w:themeFill="background1"/>
            <w:tcMar>
              <w:top w:w="60" w:type="dxa"/>
              <w:left w:w="60" w:type="dxa"/>
              <w:bottom w:w="60" w:type="dxa"/>
              <w:right w:w="60" w:type="dxa"/>
            </w:tcMar>
          </w:tcPr>
          <w:p w14:paraId="282F5DA9" w14:textId="23A3A7AA" w:rsidR="14DA6FE3" w:rsidRPr="00BF5845" w:rsidRDefault="14DA6FE3" w:rsidP="14DA6FE3">
            <w:pPr>
              <w:rPr>
                <w:szCs w:val="22"/>
              </w:rPr>
            </w:pPr>
            <w:r w:rsidRPr="00BF5845">
              <w:rPr>
                <w:szCs w:val="22"/>
              </w:rPr>
              <w:t>API</w:t>
            </w:r>
            <w:r w:rsidR="5208B436" w:rsidRPr="00BF5845">
              <w:rPr>
                <w:szCs w:val="22"/>
              </w:rPr>
              <w:t>-</w:t>
            </w:r>
            <w:r w:rsidRPr="00BF5845">
              <w:rPr>
                <w:szCs w:val="22"/>
              </w:rPr>
              <w:t>push</w:t>
            </w:r>
          </w:p>
        </w:tc>
        <w:tc>
          <w:tcPr>
            <w:tcW w:w="4526" w:type="dxa"/>
            <w:shd w:val="clear" w:color="auto" w:fill="FFFFFF" w:themeFill="background1"/>
            <w:tcMar>
              <w:top w:w="60" w:type="dxa"/>
              <w:left w:w="60" w:type="dxa"/>
              <w:bottom w:w="60" w:type="dxa"/>
              <w:right w:w="60" w:type="dxa"/>
            </w:tcMar>
          </w:tcPr>
          <w:p w14:paraId="423C6A64" w14:textId="120A2607" w:rsidR="14DA6FE3" w:rsidRPr="00BF5845" w:rsidRDefault="14DA6FE3" w:rsidP="14DA6FE3">
            <w:pPr>
              <w:rPr>
                <w:szCs w:val="22"/>
              </w:rPr>
            </w:pPr>
            <w:r w:rsidRPr="00BF5845">
              <w:rPr>
                <w:szCs w:val="22"/>
              </w:rPr>
              <w:t>Automatisch verzenden van data naar een systeem via een Application Programming Interface (API).</w:t>
            </w:r>
          </w:p>
        </w:tc>
      </w:tr>
      <w:tr w:rsidR="00B3388B" w:rsidRPr="00BF5845" w14:paraId="4337EFD2" w14:textId="77777777" w:rsidTr="00CA1756">
        <w:tblPrEx>
          <w:tblLook w:val="0400" w:firstRow="0" w:lastRow="0" w:firstColumn="0" w:lastColumn="0" w:noHBand="0" w:noVBand="1"/>
        </w:tblPrEx>
        <w:trPr>
          <w:trHeight w:val="300"/>
        </w:trPr>
        <w:tc>
          <w:tcPr>
            <w:tcW w:w="4526" w:type="dxa"/>
            <w:shd w:val="clear" w:color="auto" w:fill="FFFFFF" w:themeFill="background1"/>
            <w:tcMar>
              <w:top w:w="60" w:type="dxa"/>
              <w:left w:w="60" w:type="dxa"/>
              <w:bottom w:w="60" w:type="dxa"/>
              <w:right w:w="60" w:type="dxa"/>
            </w:tcMar>
          </w:tcPr>
          <w:p w14:paraId="1A6947F2" w14:textId="3325E825" w:rsidR="14DA6FE3" w:rsidRPr="00BF5845" w:rsidRDefault="14DA6FE3" w:rsidP="14DA6FE3">
            <w:pPr>
              <w:rPr>
                <w:szCs w:val="22"/>
              </w:rPr>
            </w:pPr>
            <w:r w:rsidRPr="00BF5845">
              <w:rPr>
                <w:szCs w:val="22"/>
              </w:rPr>
              <w:t>Autorisatie</w:t>
            </w:r>
          </w:p>
        </w:tc>
        <w:tc>
          <w:tcPr>
            <w:tcW w:w="4526" w:type="dxa"/>
            <w:shd w:val="clear" w:color="auto" w:fill="FFFFFF" w:themeFill="background1"/>
            <w:tcMar>
              <w:top w:w="60" w:type="dxa"/>
              <w:left w:w="60" w:type="dxa"/>
              <w:bottom w:w="60" w:type="dxa"/>
              <w:right w:w="60" w:type="dxa"/>
            </w:tcMar>
          </w:tcPr>
          <w:p w14:paraId="1306EE0F" w14:textId="190733BC" w:rsidR="14DA6FE3" w:rsidRPr="00BF5845" w:rsidRDefault="14DA6FE3" w:rsidP="14DA6FE3">
            <w:pPr>
              <w:rPr>
                <w:szCs w:val="22"/>
              </w:rPr>
            </w:pPr>
            <w:r w:rsidRPr="00BF5845">
              <w:rPr>
                <w:szCs w:val="22"/>
              </w:rPr>
              <w:t>Het proces waarmee wordt bepaald welke gebruikers of rollen toegang hebben tot bepaalde functies of data.</w:t>
            </w:r>
          </w:p>
        </w:tc>
      </w:tr>
      <w:tr w:rsidR="00B3388B" w:rsidRPr="00BF5845" w14:paraId="6162A116" w14:textId="77777777" w:rsidTr="00CA1756">
        <w:tblPrEx>
          <w:tblLook w:val="0400" w:firstRow="0" w:lastRow="0" w:firstColumn="0" w:lastColumn="0" w:noHBand="0" w:noVBand="1"/>
        </w:tblPrEx>
        <w:trPr>
          <w:trHeight w:val="300"/>
        </w:trPr>
        <w:tc>
          <w:tcPr>
            <w:tcW w:w="4526" w:type="dxa"/>
            <w:shd w:val="clear" w:color="auto" w:fill="FFFFFF" w:themeFill="background1"/>
            <w:tcMar>
              <w:top w:w="60" w:type="dxa"/>
              <w:left w:w="60" w:type="dxa"/>
              <w:bottom w:w="60" w:type="dxa"/>
              <w:right w:w="60" w:type="dxa"/>
            </w:tcMar>
          </w:tcPr>
          <w:p w14:paraId="5E72529A" w14:textId="5062CC6F" w:rsidR="14DA6FE3" w:rsidRPr="00BF5845" w:rsidRDefault="14DA6FE3" w:rsidP="14DA6FE3">
            <w:pPr>
              <w:rPr>
                <w:szCs w:val="22"/>
              </w:rPr>
            </w:pPr>
            <w:r w:rsidRPr="00BF5845">
              <w:rPr>
                <w:szCs w:val="22"/>
              </w:rPr>
              <w:t>Brondatastroom</w:t>
            </w:r>
          </w:p>
        </w:tc>
        <w:tc>
          <w:tcPr>
            <w:tcW w:w="4526" w:type="dxa"/>
            <w:shd w:val="clear" w:color="auto" w:fill="FFFFFF" w:themeFill="background1"/>
            <w:tcMar>
              <w:top w:w="60" w:type="dxa"/>
              <w:left w:w="60" w:type="dxa"/>
              <w:bottom w:w="60" w:type="dxa"/>
              <w:right w:w="60" w:type="dxa"/>
            </w:tcMar>
          </w:tcPr>
          <w:p w14:paraId="5C8450FF" w14:textId="7CC6A6EC" w:rsidR="14DA6FE3" w:rsidRPr="00BF5845" w:rsidRDefault="14DA6FE3" w:rsidP="14DA6FE3">
            <w:pPr>
              <w:rPr>
                <w:szCs w:val="22"/>
              </w:rPr>
            </w:pPr>
            <w:r w:rsidRPr="00BF5845">
              <w:rPr>
                <w:szCs w:val="22"/>
              </w:rPr>
              <w:t>Een specifieke aanlevering van data vanuit een bronsysteem naar de dataverwerkingspipeline.</w:t>
            </w:r>
          </w:p>
        </w:tc>
      </w:tr>
      <w:tr w:rsidR="00B3388B" w:rsidRPr="00BF5845" w14:paraId="1533A080" w14:textId="77777777" w:rsidTr="00CA1756">
        <w:tblPrEx>
          <w:tblLook w:val="0400" w:firstRow="0" w:lastRow="0" w:firstColumn="0" w:lastColumn="0" w:noHBand="0" w:noVBand="1"/>
        </w:tblPrEx>
        <w:trPr>
          <w:trHeight w:val="300"/>
        </w:trPr>
        <w:tc>
          <w:tcPr>
            <w:tcW w:w="4526" w:type="dxa"/>
            <w:shd w:val="clear" w:color="auto" w:fill="FFFFFF" w:themeFill="background1"/>
            <w:tcMar>
              <w:top w:w="60" w:type="dxa"/>
              <w:left w:w="60" w:type="dxa"/>
              <w:bottom w:w="60" w:type="dxa"/>
              <w:right w:w="60" w:type="dxa"/>
            </w:tcMar>
          </w:tcPr>
          <w:p w14:paraId="69A14ED9" w14:textId="7AC4ABA3" w:rsidR="14DA6FE3" w:rsidRPr="00BF5845" w:rsidRDefault="14DA6FE3" w:rsidP="14DA6FE3">
            <w:pPr>
              <w:rPr>
                <w:szCs w:val="22"/>
              </w:rPr>
            </w:pPr>
            <w:r w:rsidRPr="00BF5845">
              <w:rPr>
                <w:szCs w:val="22"/>
              </w:rPr>
              <w:t>CI/CD</w:t>
            </w:r>
          </w:p>
        </w:tc>
        <w:tc>
          <w:tcPr>
            <w:tcW w:w="4526" w:type="dxa"/>
            <w:shd w:val="clear" w:color="auto" w:fill="FFFFFF" w:themeFill="background1"/>
            <w:tcMar>
              <w:top w:w="60" w:type="dxa"/>
              <w:left w:w="60" w:type="dxa"/>
              <w:bottom w:w="60" w:type="dxa"/>
              <w:right w:w="60" w:type="dxa"/>
            </w:tcMar>
          </w:tcPr>
          <w:p w14:paraId="4F01C473" w14:textId="42D0EB38" w:rsidR="14DA6FE3" w:rsidRPr="00BF5845" w:rsidRDefault="14DA6FE3" w:rsidP="14DA6FE3">
            <w:pPr>
              <w:rPr>
                <w:szCs w:val="22"/>
              </w:rPr>
            </w:pPr>
            <w:proofErr w:type="spellStart"/>
            <w:r w:rsidRPr="00BF5845">
              <w:rPr>
                <w:szCs w:val="22"/>
              </w:rPr>
              <w:t>Continuous</w:t>
            </w:r>
            <w:proofErr w:type="spellEnd"/>
            <w:r w:rsidRPr="00BF5845">
              <w:rPr>
                <w:szCs w:val="22"/>
              </w:rPr>
              <w:t xml:space="preserve"> Integration/</w:t>
            </w:r>
            <w:proofErr w:type="spellStart"/>
            <w:r w:rsidRPr="00BF5845">
              <w:rPr>
                <w:szCs w:val="22"/>
              </w:rPr>
              <w:t>Continuous</w:t>
            </w:r>
            <w:proofErr w:type="spellEnd"/>
            <w:r w:rsidRPr="00BF5845">
              <w:rPr>
                <w:szCs w:val="22"/>
              </w:rPr>
              <w:t xml:space="preserve"> Deployment; geautomatiseerde processen voor het bouwen, testen en uitrollen van software.</w:t>
            </w:r>
          </w:p>
        </w:tc>
      </w:tr>
      <w:tr w:rsidR="00B3388B" w:rsidRPr="00BF5845" w14:paraId="4C8E72AD" w14:textId="77777777" w:rsidTr="00CA1756">
        <w:tblPrEx>
          <w:tblLook w:val="0400" w:firstRow="0" w:lastRow="0" w:firstColumn="0" w:lastColumn="0" w:noHBand="0" w:noVBand="1"/>
        </w:tblPrEx>
        <w:trPr>
          <w:trHeight w:val="300"/>
        </w:trPr>
        <w:tc>
          <w:tcPr>
            <w:tcW w:w="4526" w:type="dxa"/>
            <w:shd w:val="clear" w:color="auto" w:fill="FFFFFF" w:themeFill="background1"/>
            <w:tcMar>
              <w:top w:w="60" w:type="dxa"/>
              <w:left w:w="60" w:type="dxa"/>
              <w:bottom w:w="60" w:type="dxa"/>
              <w:right w:w="60" w:type="dxa"/>
            </w:tcMar>
          </w:tcPr>
          <w:p w14:paraId="713250D6" w14:textId="7583E446" w:rsidR="14DA6FE3" w:rsidRPr="00BF5845" w:rsidRDefault="14DA6FE3" w:rsidP="14DA6FE3">
            <w:pPr>
              <w:rPr>
                <w:szCs w:val="22"/>
              </w:rPr>
            </w:pPr>
            <w:r w:rsidRPr="00BF5845">
              <w:rPr>
                <w:szCs w:val="22"/>
              </w:rPr>
              <w:t>CI/CD-pijplijn</w:t>
            </w:r>
          </w:p>
        </w:tc>
        <w:tc>
          <w:tcPr>
            <w:tcW w:w="4526" w:type="dxa"/>
            <w:shd w:val="clear" w:color="auto" w:fill="FFFFFF" w:themeFill="background1"/>
            <w:tcMar>
              <w:top w:w="60" w:type="dxa"/>
              <w:left w:w="60" w:type="dxa"/>
              <w:bottom w:w="60" w:type="dxa"/>
              <w:right w:w="60" w:type="dxa"/>
            </w:tcMar>
          </w:tcPr>
          <w:p w14:paraId="67EECEEB" w14:textId="7FB44E23" w:rsidR="14DA6FE3" w:rsidRPr="00BF5845" w:rsidRDefault="14DA6FE3" w:rsidP="14DA6FE3">
            <w:pPr>
              <w:rPr>
                <w:szCs w:val="22"/>
              </w:rPr>
            </w:pPr>
            <w:r w:rsidRPr="00BF5845">
              <w:rPr>
                <w:szCs w:val="22"/>
              </w:rPr>
              <w:t>Geautomatiseerde workflow voor het bouwen, testen en uitrollen van softwarecomponenten, waardoor wijzigingen snel en betrouwbaar in productie genomen kunnen worden.</w:t>
            </w:r>
          </w:p>
        </w:tc>
      </w:tr>
      <w:tr w:rsidR="00B3388B" w:rsidRPr="00BF5845" w14:paraId="2002E019" w14:textId="77777777" w:rsidTr="00CA1756">
        <w:tblPrEx>
          <w:tblLook w:val="0400" w:firstRow="0" w:lastRow="0" w:firstColumn="0" w:lastColumn="0" w:noHBand="0" w:noVBand="1"/>
        </w:tblPrEx>
        <w:trPr>
          <w:trHeight w:val="300"/>
        </w:trPr>
        <w:tc>
          <w:tcPr>
            <w:tcW w:w="4526" w:type="dxa"/>
            <w:shd w:val="clear" w:color="auto" w:fill="FFFFFF" w:themeFill="background1"/>
            <w:tcMar>
              <w:top w:w="60" w:type="dxa"/>
              <w:left w:w="60" w:type="dxa"/>
              <w:bottom w:w="60" w:type="dxa"/>
              <w:right w:w="60" w:type="dxa"/>
            </w:tcMar>
          </w:tcPr>
          <w:p w14:paraId="653ABD79" w14:textId="6E37CEC4" w:rsidR="14DA6FE3" w:rsidRPr="00BF5845" w:rsidRDefault="14DA6FE3" w:rsidP="14DA6FE3">
            <w:pPr>
              <w:rPr>
                <w:szCs w:val="22"/>
              </w:rPr>
            </w:pPr>
            <w:proofErr w:type="spellStart"/>
            <w:r w:rsidRPr="00BF5845">
              <w:rPr>
                <w:szCs w:val="22"/>
              </w:rPr>
              <w:t>Checkpointing</w:t>
            </w:r>
            <w:proofErr w:type="spellEnd"/>
          </w:p>
        </w:tc>
        <w:tc>
          <w:tcPr>
            <w:tcW w:w="4526" w:type="dxa"/>
            <w:shd w:val="clear" w:color="auto" w:fill="FFFFFF" w:themeFill="background1"/>
            <w:tcMar>
              <w:top w:w="60" w:type="dxa"/>
              <w:left w:w="60" w:type="dxa"/>
              <w:bottom w:w="60" w:type="dxa"/>
              <w:right w:w="60" w:type="dxa"/>
            </w:tcMar>
          </w:tcPr>
          <w:p w14:paraId="428BC394" w14:textId="2E0D481B" w:rsidR="14DA6FE3" w:rsidRPr="00BF5845" w:rsidRDefault="14DA6FE3" w:rsidP="14DA6FE3">
            <w:pPr>
              <w:rPr>
                <w:szCs w:val="22"/>
              </w:rPr>
            </w:pPr>
            <w:r w:rsidRPr="00BF5845">
              <w:rPr>
                <w:szCs w:val="22"/>
              </w:rPr>
              <w:t>Het opslaan van een tussenstand van een proces, zodat bij een fout het proces vanaf dat punt opnieuw kan worden gestart.</w:t>
            </w:r>
          </w:p>
        </w:tc>
      </w:tr>
      <w:tr w:rsidR="00B3388B" w:rsidRPr="00BF5845" w14:paraId="5DD00A44" w14:textId="77777777" w:rsidTr="00CA1756">
        <w:tblPrEx>
          <w:tblLook w:val="0400" w:firstRow="0" w:lastRow="0" w:firstColumn="0" w:lastColumn="0" w:noHBand="0" w:noVBand="1"/>
        </w:tblPrEx>
        <w:trPr>
          <w:trHeight w:val="300"/>
        </w:trPr>
        <w:tc>
          <w:tcPr>
            <w:tcW w:w="4526" w:type="dxa"/>
            <w:shd w:val="clear" w:color="auto" w:fill="FFFFFF" w:themeFill="background1"/>
            <w:tcMar>
              <w:top w:w="60" w:type="dxa"/>
              <w:left w:w="60" w:type="dxa"/>
              <w:bottom w:w="60" w:type="dxa"/>
              <w:right w:w="60" w:type="dxa"/>
            </w:tcMar>
          </w:tcPr>
          <w:p w14:paraId="50599167" w14:textId="609E78E5" w:rsidR="14DA6FE3" w:rsidRPr="00BF5845" w:rsidRDefault="14DA6FE3" w:rsidP="14DA6FE3">
            <w:pPr>
              <w:rPr>
                <w:szCs w:val="22"/>
              </w:rPr>
            </w:pPr>
            <w:proofErr w:type="spellStart"/>
            <w:r w:rsidRPr="00BF5845">
              <w:rPr>
                <w:szCs w:val="22"/>
              </w:rPr>
              <w:t>CorrelatieID</w:t>
            </w:r>
            <w:proofErr w:type="spellEnd"/>
          </w:p>
        </w:tc>
        <w:tc>
          <w:tcPr>
            <w:tcW w:w="4526" w:type="dxa"/>
            <w:shd w:val="clear" w:color="auto" w:fill="FFFFFF" w:themeFill="background1"/>
            <w:tcMar>
              <w:top w:w="60" w:type="dxa"/>
              <w:left w:w="60" w:type="dxa"/>
              <w:bottom w:w="60" w:type="dxa"/>
              <w:right w:w="60" w:type="dxa"/>
            </w:tcMar>
          </w:tcPr>
          <w:p w14:paraId="6331EFD9" w14:textId="42B2D39F" w:rsidR="14DA6FE3" w:rsidRPr="00BF5845" w:rsidRDefault="14DA6FE3" w:rsidP="14DA6FE3">
            <w:pPr>
              <w:rPr>
                <w:szCs w:val="22"/>
              </w:rPr>
            </w:pPr>
            <w:r w:rsidRPr="00BF5845">
              <w:rPr>
                <w:szCs w:val="22"/>
              </w:rPr>
              <w:t>Unieke identificatiecode die wordt gebruikt om gerelateerde gebeurtenissen of foutmeldingen te koppelen binnen systemen.</w:t>
            </w:r>
          </w:p>
        </w:tc>
      </w:tr>
      <w:tr w:rsidR="00B3388B" w:rsidRPr="00BF5845" w14:paraId="507AAF41" w14:textId="77777777" w:rsidTr="00CA1756">
        <w:tblPrEx>
          <w:tblLook w:val="0400" w:firstRow="0" w:lastRow="0" w:firstColumn="0" w:lastColumn="0" w:noHBand="0" w:noVBand="1"/>
        </w:tblPrEx>
        <w:trPr>
          <w:trHeight w:val="300"/>
        </w:trPr>
        <w:tc>
          <w:tcPr>
            <w:tcW w:w="4526" w:type="dxa"/>
            <w:shd w:val="clear" w:color="auto" w:fill="FFFFFF" w:themeFill="background1"/>
            <w:tcMar>
              <w:top w:w="60" w:type="dxa"/>
              <w:left w:w="60" w:type="dxa"/>
              <w:bottom w:w="60" w:type="dxa"/>
              <w:right w:w="60" w:type="dxa"/>
            </w:tcMar>
          </w:tcPr>
          <w:p w14:paraId="3D40D58B" w14:textId="2D240EC4" w:rsidR="14DA6FE3" w:rsidRPr="00BF5845" w:rsidRDefault="14DA6FE3" w:rsidP="14DA6FE3">
            <w:pPr>
              <w:rPr>
                <w:szCs w:val="22"/>
              </w:rPr>
            </w:pPr>
            <w:r w:rsidRPr="00BF5845">
              <w:rPr>
                <w:szCs w:val="22"/>
              </w:rPr>
              <w:t>CSV</w:t>
            </w:r>
          </w:p>
        </w:tc>
        <w:tc>
          <w:tcPr>
            <w:tcW w:w="4526" w:type="dxa"/>
            <w:shd w:val="clear" w:color="auto" w:fill="FFFFFF" w:themeFill="background1"/>
            <w:tcMar>
              <w:top w:w="60" w:type="dxa"/>
              <w:left w:w="60" w:type="dxa"/>
              <w:bottom w:w="60" w:type="dxa"/>
              <w:right w:w="60" w:type="dxa"/>
            </w:tcMar>
          </w:tcPr>
          <w:p w14:paraId="303DD654" w14:textId="33AE35D9" w:rsidR="14DA6FE3" w:rsidRPr="00BF5845" w:rsidRDefault="14DA6FE3" w:rsidP="14DA6FE3">
            <w:pPr>
              <w:rPr>
                <w:szCs w:val="22"/>
              </w:rPr>
            </w:pPr>
            <w:proofErr w:type="spellStart"/>
            <w:r w:rsidRPr="00BF5845">
              <w:rPr>
                <w:szCs w:val="22"/>
              </w:rPr>
              <w:t>Comma</w:t>
            </w:r>
            <w:proofErr w:type="spellEnd"/>
            <w:r w:rsidRPr="00BF5845">
              <w:rPr>
                <w:szCs w:val="22"/>
              </w:rPr>
              <w:t xml:space="preserve"> </w:t>
            </w:r>
            <w:proofErr w:type="spellStart"/>
            <w:r w:rsidRPr="00BF5845">
              <w:rPr>
                <w:szCs w:val="22"/>
              </w:rPr>
              <w:t>Separated</w:t>
            </w:r>
            <w:proofErr w:type="spellEnd"/>
            <w:r w:rsidRPr="00BF5845">
              <w:rPr>
                <w:szCs w:val="22"/>
              </w:rPr>
              <w:t xml:space="preserve"> </w:t>
            </w:r>
            <w:proofErr w:type="spellStart"/>
            <w:r w:rsidRPr="00BF5845">
              <w:rPr>
                <w:szCs w:val="22"/>
              </w:rPr>
              <w:t>Values</w:t>
            </w:r>
            <w:proofErr w:type="spellEnd"/>
            <w:r w:rsidRPr="00BF5845">
              <w:rPr>
                <w:szCs w:val="22"/>
              </w:rPr>
              <w:t>; een bestandsformaat voor gestructureerde data, waarbij waarden gescheiden zijn door komma's.</w:t>
            </w:r>
          </w:p>
        </w:tc>
      </w:tr>
      <w:tr w:rsidR="00B3388B" w:rsidRPr="00BF5845" w14:paraId="5D2D773E" w14:textId="77777777" w:rsidTr="00CA1756">
        <w:tblPrEx>
          <w:tblLook w:val="0400" w:firstRow="0" w:lastRow="0" w:firstColumn="0" w:lastColumn="0" w:noHBand="0" w:noVBand="1"/>
        </w:tblPrEx>
        <w:trPr>
          <w:trHeight w:val="300"/>
        </w:trPr>
        <w:tc>
          <w:tcPr>
            <w:tcW w:w="4526" w:type="dxa"/>
            <w:shd w:val="clear" w:color="auto" w:fill="FFFFFF" w:themeFill="background1"/>
            <w:tcMar>
              <w:top w:w="60" w:type="dxa"/>
              <w:left w:w="60" w:type="dxa"/>
              <w:bottom w:w="60" w:type="dxa"/>
              <w:right w:w="60" w:type="dxa"/>
            </w:tcMar>
          </w:tcPr>
          <w:p w14:paraId="52AFF876" w14:textId="4216A2A4" w:rsidR="14DA6FE3" w:rsidRPr="00BF5845" w:rsidRDefault="14DA6FE3" w:rsidP="14DA6FE3">
            <w:pPr>
              <w:rPr>
                <w:szCs w:val="22"/>
              </w:rPr>
            </w:pPr>
            <w:r w:rsidRPr="00BF5845">
              <w:rPr>
                <w:szCs w:val="22"/>
              </w:rPr>
              <w:t>Dashboard</w:t>
            </w:r>
          </w:p>
        </w:tc>
        <w:tc>
          <w:tcPr>
            <w:tcW w:w="4526" w:type="dxa"/>
            <w:shd w:val="clear" w:color="auto" w:fill="FFFFFF" w:themeFill="background1"/>
            <w:tcMar>
              <w:top w:w="60" w:type="dxa"/>
              <w:left w:w="60" w:type="dxa"/>
              <w:bottom w:w="60" w:type="dxa"/>
              <w:right w:w="60" w:type="dxa"/>
            </w:tcMar>
          </w:tcPr>
          <w:p w14:paraId="51B6B6DD" w14:textId="706C0628" w:rsidR="14DA6FE3" w:rsidRPr="00BF5845" w:rsidRDefault="14DA6FE3" w:rsidP="14DA6FE3">
            <w:pPr>
              <w:rPr>
                <w:szCs w:val="22"/>
              </w:rPr>
            </w:pPr>
            <w:r w:rsidRPr="00BF5845">
              <w:rPr>
                <w:szCs w:val="22"/>
              </w:rPr>
              <w:t>Visueel overzicht van belangrijke data en statistieken, vaak gebruikt voor monitoring en analyse.</w:t>
            </w:r>
          </w:p>
        </w:tc>
      </w:tr>
      <w:tr w:rsidR="00B3388B" w:rsidRPr="00BF5845" w14:paraId="52CB1382" w14:textId="77777777" w:rsidTr="00CA1756">
        <w:tblPrEx>
          <w:tblLook w:val="0400" w:firstRow="0" w:lastRow="0" w:firstColumn="0" w:lastColumn="0" w:noHBand="0" w:noVBand="1"/>
        </w:tblPrEx>
        <w:trPr>
          <w:trHeight w:val="300"/>
        </w:trPr>
        <w:tc>
          <w:tcPr>
            <w:tcW w:w="4526" w:type="dxa"/>
            <w:shd w:val="clear" w:color="auto" w:fill="FFFFFF" w:themeFill="background1"/>
            <w:tcMar>
              <w:top w:w="60" w:type="dxa"/>
              <w:left w:w="60" w:type="dxa"/>
              <w:bottom w:w="60" w:type="dxa"/>
              <w:right w:w="60" w:type="dxa"/>
            </w:tcMar>
          </w:tcPr>
          <w:p w14:paraId="571336E1" w14:textId="5C8DDDFF" w:rsidR="14DA6FE3" w:rsidRPr="00BF5845" w:rsidRDefault="14DA6FE3" w:rsidP="14DA6FE3">
            <w:pPr>
              <w:rPr>
                <w:szCs w:val="22"/>
              </w:rPr>
            </w:pPr>
            <w:r w:rsidRPr="00BF5845">
              <w:rPr>
                <w:szCs w:val="22"/>
              </w:rPr>
              <w:t>Dataengineer</w:t>
            </w:r>
          </w:p>
        </w:tc>
        <w:tc>
          <w:tcPr>
            <w:tcW w:w="4526" w:type="dxa"/>
            <w:shd w:val="clear" w:color="auto" w:fill="FFFFFF" w:themeFill="background1"/>
            <w:tcMar>
              <w:top w:w="60" w:type="dxa"/>
              <w:left w:w="60" w:type="dxa"/>
              <w:bottom w:w="60" w:type="dxa"/>
              <w:right w:w="60" w:type="dxa"/>
            </w:tcMar>
          </w:tcPr>
          <w:p w14:paraId="249A7B69" w14:textId="57E38FE3" w:rsidR="14DA6FE3" w:rsidRPr="00BF5845" w:rsidRDefault="14DA6FE3" w:rsidP="14DA6FE3">
            <w:pPr>
              <w:rPr>
                <w:szCs w:val="22"/>
              </w:rPr>
            </w:pPr>
            <w:r w:rsidRPr="00BF5845">
              <w:rPr>
                <w:szCs w:val="22"/>
              </w:rPr>
              <w:t>IT-professional die verantwoordelijk is voor het ontwerpen, bouwen en onderhouden van data-infrastructuren en -processen.</w:t>
            </w:r>
          </w:p>
        </w:tc>
      </w:tr>
      <w:tr w:rsidR="00B3388B" w:rsidRPr="00BF5845" w14:paraId="5595D43D" w14:textId="77777777" w:rsidTr="00CA1756">
        <w:tblPrEx>
          <w:tblLook w:val="0400" w:firstRow="0" w:lastRow="0" w:firstColumn="0" w:lastColumn="0" w:noHBand="0" w:noVBand="1"/>
        </w:tblPrEx>
        <w:trPr>
          <w:trHeight w:val="300"/>
        </w:trPr>
        <w:tc>
          <w:tcPr>
            <w:tcW w:w="4526" w:type="dxa"/>
            <w:shd w:val="clear" w:color="auto" w:fill="FFFFFF" w:themeFill="background1"/>
            <w:tcMar>
              <w:top w:w="60" w:type="dxa"/>
              <w:left w:w="60" w:type="dxa"/>
              <w:bottom w:w="60" w:type="dxa"/>
              <w:right w:w="60" w:type="dxa"/>
            </w:tcMar>
          </w:tcPr>
          <w:p w14:paraId="6FAB6C91" w14:textId="12F4FBE7" w:rsidR="14DA6FE3" w:rsidRPr="00BF5845" w:rsidRDefault="14DA6FE3" w:rsidP="14DA6FE3">
            <w:pPr>
              <w:rPr>
                <w:szCs w:val="22"/>
              </w:rPr>
            </w:pPr>
            <w:proofErr w:type="spellStart"/>
            <w:r w:rsidRPr="00BF5845">
              <w:rPr>
                <w:szCs w:val="22"/>
              </w:rPr>
              <w:t>DataOps</w:t>
            </w:r>
            <w:proofErr w:type="spellEnd"/>
          </w:p>
        </w:tc>
        <w:tc>
          <w:tcPr>
            <w:tcW w:w="4526" w:type="dxa"/>
            <w:shd w:val="clear" w:color="auto" w:fill="FFFFFF" w:themeFill="background1"/>
            <w:tcMar>
              <w:top w:w="60" w:type="dxa"/>
              <w:left w:w="60" w:type="dxa"/>
              <w:bottom w:w="60" w:type="dxa"/>
              <w:right w:w="60" w:type="dxa"/>
            </w:tcMar>
          </w:tcPr>
          <w:p w14:paraId="0148EDFC" w14:textId="499F5E1A" w:rsidR="14DA6FE3" w:rsidRPr="00BF5845" w:rsidRDefault="14DA6FE3" w:rsidP="14DA6FE3">
            <w:pPr>
              <w:rPr>
                <w:szCs w:val="22"/>
              </w:rPr>
            </w:pPr>
            <w:r w:rsidRPr="00BF5845">
              <w:rPr>
                <w:szCs w:val="22"/>
              </w:rPr>
              <w:t>Een rol of team dat zich bezighoudt met het operationeel beheren van dataprocessen en data-infrastructuur.</w:t>
            </w:r>
          </w:p>
        </w:tc>
      </w:tr>
      <w:tr w:rsidR="00B3388B" w:rsidRPr="00BF5845" w14:paraId="1246F78A" w14:textId="77777777" w:rsidTr="00CA1756">
        <w:tblPrEx>
          <w:tblLook w:val="0400" w:firstRow="0" w:lastRow="0" w:firstColumn="0" w:lastColumn="0" w:noHBand="0" w:noVBand="1"/>
        </w:tblPrEx>
        <w:trPr>
          <w:trHeight w:val="300"/>
        </w:trPr>
        <w:tc>
          <w:tcPr>
            <w:tcW w:w="4526" w:type="dxa"/>
            <w:shd w:val="clear" w:color="auto" w:fill="FFFFFF" w:themeFill="background1"/>
            <w:tcMar>
              <w:top w:w="60" w:type="dxa"/>
              <w:left w:w="60" w:type="dxa"/>
              <w:bottom w:w="60" w:type="dxa"/>
              <w:right w:w="60" w:type="dxa"/>
            </w:tcMar>
          </w:tcPr>
          <w:p w14:paraId="68BAA3F9" w14:textId="116DA4BB" w:rsidR="14DA6FE3" w:rsidRPr="00BF5845" w:rsidRDefault="14DA6FE3" w:rsidP="14DA6FE3">
            <w:pPr>
              <w:rPr>
                <w:szCs w:val="22"/>
              </w:rPr>
            </w:pPr>
            <w:proofErr w:type="spellStart"/>
            <w:r w:rsidRPr="00BF5845">
              <w:rPr>
                <w:szCs w:val="22"/>
              </w:rPr>
              <w:lastRenderedPageBreak/>
              <w:t>Deployen</w:t>
            </w:r>
            <w:proofErr w:type="spellEnd"/>
          </w:p>
        </w:tc>
        <w:tc>
          <w:tcPr>
            <w:tcW w:w="4526" w:type="dxa"/>
            <w:shd w:val="clear" w:color="auto" w:fill="FFFFFF" w:themeFill="background1"/>
            <w:tcMar>
              <w:top w:w="60" w:type="dxa"/>
              <w:left w:w="60" w:type="dxa"/>
              <w:bottom w:w="60" w:type="dxa"/>
              <w:right w:w="60" w:type="dxa"/>
            </w:tcMar>
          </w:tcPr>
          <w:p w14:paraId="4D5BC3FE" w14:textId="285FE7F7" w:rsidR="14DA6FE3" w:rsidRPr="00BF5845" w:rsidRDefault="14DA6FE3" w:rsidP="14DA6FE3">
            <w:pPr>
              <w:rPr>
                <w:szCs w:val="22"/>
              </w:rPr>
            </w:pPr>
            <w:r w:rsidRPr="00BF5845">
              <w:rPr>
                <w:szCs w:val="22"/>
              </w:rPr>
              <w:t>Het uitrollen of installeren van software of componenten naar een productie- of testomgeving.</w:t>
            </w:r>
          </w:p>
        </w:tc>
      </w:tr>
      <w:tr w:rsidR="00B3388B" w:rsidRPr="00BF5845" w14:paraId="430A96D1" w14:textId="77777777" w:rsidTr="00CA1756">
        <w:tblPrEx>
          <w:tblLook w:val="0400" w:firstRow="0" w:lastRow="0" w:firstColumn="0" w:lastColumn="0" w:noHBand="0" w:noVBand="1"/>
        </w:tblPrEx>
        <w:trPr>
          <w:trHeight w:val="300"/>
        </w:trPr>
        <w:tc>
          <w:tcPr>
            <w:tcW w:w="4526" w:type="dxa"/>
            <w:shd w:val="clear" w:color="auto" w:fill="FFFFFF" w:themeFill="background1"/>
            <w:tcMar>
              <w:top w:w="60" w:type="dxa"/>
              <w:left w:w="60" w:type="dxa"/>
              <w:bottom w:w="60" w:type="dxa"/>
              <w:right w:w="60" w:type="dxa"/>
            </w:tcMar>
          </w:tcPr>
          <w:p w14:paraId="619E4219" w14:textId="7A9A0FD9" w:rsidR="14DA6FE3" w:rsidRPr="00BF5845" w:rsidRDefault="14DA6FE3" w:rsidP="14DA6FE3">
            <w:pPr>
              <w:rPr>
                <w:szCs w:val="22"/>
              </w:rPr>
            </w:pPr>
            <w:r w:rsidRPr="00BF5845">
              <w:rPr>
                <w:szCs w:val="22"/>
              </w:rPr>
              <w:t>ETL</w:t>
            </w:r>
          </w:p>
        </w:tc>
        <w:tc>
          <w:tcPr>
            <w:tcW w:w="4526" w:type="dxa"/>
            <w:shd w:val="clear" w:color="auto" w:fill="FFFFFF" w:themeFill="background1"/>
            <w:tcMar>
              <w:top w:w="60" w:type="dxa"/>
              <w:left w:w="60" w:type="dxa"/>
              <w:bottom w:w="60" w:type="dxa"/>
              <w:right w:w="60" w:type="dxa"/>
            </w:tcMar>
          </w:tcPr>
          <w:p w14:paraId="168C5941" w14:textId="58A1D02E" w:rsidR="14DA6FE3" w:rsidRPr="00BF5845" w:rsidRDefault="14DA6FE3" w:rsidP="14DA6FE3">
            <w:pPr>
              <w:rPr>
                <w:szCs w:val="22"/>
              </w:rPr>
            </w:pPr>
            <w:r w:rsidRPr="00BF5845">
              <w:rPr>
                <w:szCs w:val="22"/>
              </w:rPr>
              <w:t xml:space="preserve">Extract, </w:t>
            </w:r>
            <w:proofErr w:type="spellStart"/>
            <w:r w:rsidRPr="00BF5845">
              <w:rPr>
                <w:szCs w:val="22"/>
              </w:rPr>
              <w:t>Transform</w:t>
            </w:r>
            <w:proofErr w:type="spellEnd"/>
            <w:r w:rsidRPr="00BF5845">
              <w:rPr>
                <w:szCs w:val="22"/>
              </w:rPr>
              <w:t>, Load; proces waarbij data uit verschillende bronnen wordt gehaald, getransformeerd en ingeladen in een doelsysteem.</w:t>
            </w:r>
          </w:p>
        </w:tc>
      </w:tr>
      <w:tr w:rsidR="00B3388B" w:rsidRPr="00BF5845" w14:paraId="64EEF803" w14:textId="77777777" w:rsidTr="00CA1756">
        <w:tblPrEx>
          <w:tblLook w:val="0400" w:firstRow="0" w:lastRow="0" w:firstColumn="0" w:lastColumn="0" w:noHBand="0" w:noVBand="1"/>
        </w:tblPrEx>
        <w:trPr>
          <w:trHeight w:val="300"/>
        </w:trPr>
        <w:tc>
          <w:tcPr>
            <w:tcW w:w="4526" w:type="dxa"/>
            <w:shd w:val="clear" w:color="auto" w:fill="FFFFFF" w:themeFill="background1"/>
            <w:tcMar>
              <w:top w:w="60" w:type="dxa"/>
              <w:left w:w="60" w:type="dxa"/>
              <w:bottom w:w="60" w:type="dxa"/>
              <w:right w:w="60" w:type="dxa"/>
            </w:tcMar>
          </w:tcPr>
          <w:p w14:paraId="747E453F" w14:textId="1BDC2A1C" w:rsidR="14DA6FE3" w:rsidRPr="00BF5845" w:rsidRDefault="14DA6FE3" w:rsidP="14DA6FE3">
            <w:pPr>
              <w:rPr>
                <w:szCs w:val="22"/>
              </w:rPr>
            </w:pPr>
            <w:r w:rsidRPr="00BF5845">
              <w:rPr>
                <w:szCs w:val="22"/>
              </w:rPr>
              <w:t>ET-straat</w:t>
            </w:r>
          </w:p>
        </w:tc>
        <w:tc>
          <w:tcPr>
            <w:tcW w:w="4526" w:type="dxa"/>
            <w:shd w:val="clear" w:color="auto" w:fill="FFFFFF" w:themeFill="background1"/>
            <w:tcMar>
              <w:top w:w="60" w:type="dxa"/>
              <w:left w:w="60" w:type="dxa"/>
              <w:bottom w:w="60" w:type="dxa"/>
              <w:right w:w="60" w:type="dxa"/>
            </w:tcMar>
          </w:tcPr>
          <w:p w14:paraId="1D5DCC1E" w14:textId="703FA6F1" w:rsidR="14DA6FE3" w:rsidRPr="00BF5845" w:rsidRDefault="14DA6FE3" w:rsidP="14DA6FE3">
            <w:pPr>
              <w:rPr>
                <w:szCs w:val="22"/>
              </w:rPr>
            </w:pPr>
            <w:r w:rsidRPr="00BF5845">
              <w:rPr>
                <w:szCs w:val="22"/>
              </w:rPr>
              <w:t xml:space="preserve">Oude data-intakeproces of pipeline voor Extract en </w:t>
            </w:r>
            <w:proofErr w:type="spellStart"/>
            <w:r w:rsidRPr="00BF5845">
              <w:rPr>
                <w:szCs w:val="22"/>
              </w:rPr>
              <w:t>Transform</w:t>
            </w:r>
            <w:proofErr w:type="spellEnd"/>
            <w:r w:rsidRPr="00BF5845">
              <w:rPr>
                <w:szCs w:val="22"/>
              </w:rPr>
              <w:t xml:space="preserve"> taken.</w:t>
            </w:r>
          </w:p>
        </w:tc>
      </w:tr>
      <w:tr w:rsidR="00B3388B" w:rsidRPr="00BF5845" w14:paraId="0235C6DB" w14:textId="77777777" w:rsidTr="00CA1756">
        <w:tblPrEx>
          <w:tblLook w:val="0400" w:firstRow="0" w:lastRow="0" w:firstColumn="0" w:lastColumn="0" w:noHBand="0" w:noVBand="1"/>
        </w:tblPrEx>
        <w:trPr>
          <w:trHeight w:val="300"/>
        </w:trPr>
        <w:tc>
          <w:tcPr>
            <w:tcW w:w="4526" w:type="dxa"/>
            <w:shd w:val="clear" w:color="auto" w:fill="FFFFFF" w:themeFill="background1"/>
            <w:tcMar>
              <w:top w:w="60" w:type="dxa"/>
              <w:left w:w="60" w:type="dxa"/>
              <w:bottom w:w="60" w:type="dxa"/>
              <w:right w:w="60" w:type="dxa"/>
            </w:tcMar>
          </w:tcPr>
          <w:p w14:paraId="3ADCCA0B" w14:textId="6964DD84" w:rsidR="14DA6FE3" w:rsidRPr="00BF5845" w:rsidRDefault="14DA6FE3" w:rsidP="14DA6FE3">
            <w:pPr>
              <w:rPr>
                <w:szCs w:val="22"/>
              </w:rPr>
            </w:pPr>
            <w:proofErr w:type="spellStart"/>
            <w:r w:rsidRPr="00BF5845">
              <w:rPr>
                <w:szCs w:val="22"/>
              </w:rPr>
              <w:t>Hashing</w:t>
            </w:r>
            <w:proofErr w:type="spellEnd"/>
            <w:r w:rsidRPr="00BF5845">
              <w:rPr>
                <w:szCs w:val="22"/>
              </w:rPr>
              <w:t xml:space="preserve"> (SHA256)</w:t>
            </w:r>
          </w:p>
        </w:tc>
        <w:tc>
          <w:tcPr>
            <w:tcW w:w="4526" w:type="dxa"/>
            <w:shd w:val="clear" w:color="auto" w:fill="FFFFFF" w:themeFill="background1"/>
            <w:tcMar>
              <w:top w:w="60" w:type="dxa"/>
              <w:left w:w="60" w:type="dxa"/>
              <w:bottom w:w="60" w:type="dxa"/>
              <w:right w:w="60" w:type="dxa"/>
            </w:tcMar>
          </w:tcPr>
          <w:p w14:paraId="44684252" w14:textId="7BDAFD9A" w:rsidR="14DA6FE3" w:rsidRPr="00BF5845" w:rsidRDefault="14DA6FE3" w:rsidP="14DA6FE3">
            <w:pPr>
              <w:rPr>
                <w:szCs w:val="22"/>
              </w:rPr>
            </w:pPr>
            <w:r w:rsidRPr="00BF5845">
              <w:rPr>
                <w:szCs w:val="22"/>
              </w:rPr>
              <w:t>Het berekenen van een unieke code (</w:t>
            </w:r>
            <w:proofErr w:type="spellStart"/>
            <w:r w:rsidRPr="00BF5845">
              <w:rPr>
                <w:szCs w:val="22"/>
              </w:rPr>
              <w:t>hash</w:t>
            </w:r>
            <w:proofErr w:type="spellEnd"/>
            <w:r w:rsidRPr="00BF5845">
              <w:rPr>
                <w:szCs w:val="22"/>
              </w:rPr>
              <w:t>) voor data met de SHA256-algoritme, gebruikt om datamutaties te detecteren.</w:t>
            </w:r>
          </w:p>
        </w:tc>
      </w:tr>
      <w:tr w:rsidR="00B3388B" w:rsidRPr="00BF5845" w14:paraId="7A6B30EB" w14:textId="77777777" w:rsidTr="00CA1756">
        <w:tblPrEx>
          <w:tblLook w:val="0400" w:firstRow="0" w:lastRow="0" w:firstColumn="0" w:lastColumn="0" w:noHBand="0" w:noVBand="1"/>
        </w:tblPrEx>
        <w:trPr>
          <w:trHeight w:val="300"/>
        </w:trPr>
        <w:tc>
          <w:tcPr>
            <w:tcW w:w="4526" w:type="dxa"/>
            <w:shd w:val="clear" w:color="auto" w:fill="FFFFFF" w:themeFill="background1"/>
            <w:tcMar>
              <w:top w:w="60" w:type="dxa"/>
              <w:left w:w="60" w:type="dxa"/>
              <w:bottom w:w="60" w:type="dxa"/>
              <w:right w:w="60" w:type="dxa"/>
            </w:tcMar>
          </w:tcPr>
          <w:p w14:paraId="78629135" w14:textId="1F325715" w:rsidR="14DA6FE3" w:rsidRPr="00BF5845" w:rsidRDefault="14DA6FE3" w:rsidP="14DA6FE3">
            <w:pPr>
              <w:rPr>
                <w:szCs w:val="22"/>
              </w:rPr>
            </w:pPr>
            <w:r w:rsidRPr="00BF5845">
              <w:rPr>
                <w:szCs w:val="22"/>
              </w:rPr>
              <w:t>Incidentmelding</w:t>
            </w:r>
          </w:p>
        </w:tc>
        <w:tc>
          <w:tcPr>
            <w:tcW w:w="4526" w:type="dxa"/>
            <w:shd w:val="clear" w:color="auto" w:fill="FFFFFF" w:themeFill="background1"/>
            <w:tcMar>
              <w:top w:w="60" w:type="dxa"/>
              <w:left w:w="60" w:type="dxa"/>
              <w:bottom w:w="60" w:type="dxa"/>
              <w:right w:w="60" w:type="dxa"/>
            </w:tcMar>
          </w:tcPr>
          <w:p w14:paraId="157A8F8C" w14:textId="6DB2757F" w:rsidR="14DA6FE3" w:rsidRPr="00BF5845" w:rsidRDefault="14DA6FE3" w:rsidP="14DA6FE3">
            <w:pPr>
              <w:rPr>
                <w:szCs w:val="22"/>
              </w:rPr>
            </w:pPr>
            <w:r w:rsidRPr="00BF5845">
              <w:rPr>
                <w:szCs w:val="22"/>
              </w:rPr>
              <w:t>Automatisch of handmatig verstuurde notificatie bij het optreden van een fout of verstoring, bedoeld voor snelle opvolging door het Operations-team.</w:t>
            </w:r>
          </w:p>
        </w:tc>
      </w:tr>
      <w:tr w:rsidR="00B3388B" w:rsidRPr="00BF5845" w14:paraId="60B972E0" w14:textId="77777777" w:rsidTr="00CA1756">
        <w:tblPrEx>
          <w:tblLook w:val="0400" w:firstRow="0" w:lastRow="0" w:firstColumn="0" w:lastColumn="0" w:noHBand="0" w:noVBand="1"/>
        </w:tblPrEx>
        <w:trPr>
          <w:trHeight w:val="300"/>
        </w:trPr>
        <w:tc>
          <w:tcPr>
            <w:tcW w:w="4526" w:type="dxa"/>
            <w:shd w:val="clear" w:color="auto" w:fill="FFFFFF" w:themeFill="background1"/>
            <w:tcMar>
              <w:top w:w="60" w:type="dxa"/>
              <w:left w:w="60" w:type="dxa"/>
              <w:bottom w:w="60" w:type="dxa"/>
              <w:right w:w="60" w:type="dxa"/>
            </w:tcMar>
          </w:tcPr>
          <w:p w14:paraId="3A14ACA1" w14:textId="5FDDE3B7" w:rsidR="14DA6FE3" w:rsidRPr="00BF5845" w:rsidRDefault="14DA6FE3" w:rsidP="14DA6FE3">
            <w:pPr>
              <w:rPr>
                <w:szCs w:val="22"/>
              </w:rPr>
            </w:pPr>
            <w:proofErr w:type="spellStart"/>
            <w:r w:rsidRPr="00BF5845">
              <w:rPr>
                <w:szCs w:val="22"/>
              </w:rPr>
              <w:t>Ingest</w:t>
            </w:r>
            <w:proofErr w:type="spellEnd"/>
          </w:p>
        </w:tc>
        <w:tc>
          <w:tcPr>
            <w:tcW w:w="4526" w:type="dxa"/>
            <w:shd w:val="clear" w:color="auto" w:fill="FFFFFF" w:themeFill="background1"/>
            <w:tcMar>
              <w:top w:w="60" w:type="dxa"/>
              <w:left w:w="60" w:type="dxa"/>
              <w:bottom w:w="60" w:type="dxa"/>
              <w:right w:w="60" w:type="dxa"/>
            </w:tcMar>
          </w:tcPr>
          <w:p w14:paraId="5ABDFE5E" w14:textId="03070594" w:rsidR="14DA6FE3" w:rsidRPr="00BF5845" w:rsidRDefault="14DA6FE3" w:rsidP="14DA6FE3">
            <w:pPr>
              <w:rPr>
                <w:szCs w:val="22"/>
              </w:rPr>
            </w:pPr>
            <w:r w:rsidRPr="00BF5845">
              <w:rPr>
                <w:szCs w:val="22"/>
              </w:rPr>
              <w:t>Het proces van het opnemen of verwerken van brondata in een systeem.</w:t>
            </w:r>
          </w:p>
        </w:tc>
      </w:tr>
      <w:tr w:rsidR="00B3388B" w:rsidRPr="00BF5845" w14:paraId="224FFAC6" w14:textId="77777777" w:rsidTr="00CA1756">
        <w:tblPrEx>
          <w:tblLook w:val="0400" w:firstRow="0" w:lastRow="0" w:firstColumn="0" w:lastColumn="0" w:noHBand="0" w:noVBand="1"/>
        </w:tblPrEx>
        <w:trPr>
          <w:trHeight w:val="300"/>
        </w:trPr>
        <w:tc>
          <w:tcPr>
            <w:tcW w:w="4526" w:type="dxa"/>
            <w:shd w:val="clear" w:color="auto" w:fill="FFFFFF" w:themeFill="background1"/>
            <w:tcMar>
              <w:top w:w="60" w:type="dxa"/>
              <w:left w:w="60" w:type="dxa"/>
              <w:bottom w:w="60" w:type="dxa"/>
              <w:right w:w="60" w:type="dxa"/>
            </w:tcMar>
          </w:tcPr>
          <w:p w14:paraId="781375BB" w14:textId="752F067E" w:rsidR="14DA6FE3" w:rsidRPr="00BF5845" w:rsidRDefault="14DA6FE3" w:rsidP="14DA6FE3">
            <w:pPr>
              <w:rPr>
                <w:szCs w:val="22"/>
              </w:rPr>
            </w:pPr>
            <w:r w:rsidRPr="00BF5845">
              <w:rPr>
                <w:szCs w:val="22"/>
              </w:rPr>
              <w:t>Intakemodule</w:t>
            </w:r>
          </w:p>
        </w:tc>
        <w:tc>
          <w:tcPr>
            <w:tcW w:w="4526" w:type="dxa"/>
            <w:shd w:val="clear" w:color="auto" w:fill="FFFFFF" w:themeFill="background1"/>
            <w:tcMar>
              <w:top w:w="60" w:type="dxa"/>
              <w:left w:w="60" w:type="dxa"/>
              <w:bottom w:w="60" w:type="dxa"/>
              <w:right w:w="60" w:type="dxa"/>
            </w:tcMar>
          </w:tcPr>
          <w:p w14:paraId="10B3D18D" w14:textId="66573148" w:rsidR="14DA6FE3" w:rsidRPr="00BF5845" w:rsidRDefault="14DA6FE3" w:rsidP="14DA6FE3">
            <w:pPr>
              <w:rPr>
                <w:szCs w:val="22"/>
              </w:rPr>
            </w:pPr>
            <w:r w:rsidRPr="00BF5845">
              <w:rPr>
                <w:szCs w:val="22"/>
              </w:rPr>
              <w:t>Component die verantwoordelijk is voor het ontvangen en verwerken van inkomende data.</w:t>
            </w:r>
          </w:p>
        </w:tc>
      </w:tr>
      <w:tr w:rsidR="00B3388B" w:rsidRPr="00BF5845" w14:paraId="09FFEA32" w14:textId="77777777" w:rsidTr="00CA1756">
        <w:tblPrEx>
          <w:tblLook w:val="0400" w:firstRow="0" w:lastRow="0" w:firstColumn="0" w:lastColumn="0" w:noHBand="0" w:noVBand="1"/>
        </w:tblPrEx>
        <w:trPr>
          <w:trHeight w:val="300"/>
        </w:trPr>
        <w:tc>
          <w:tcPr>
            <w:tcW w:w="4526" w:type="dxa"/>
            <w:shd w:val="clear" w:color="auto" w:fill="FFFFFF" w:themeFill="background1"/>
            <w:tcMar>
              <w:top w:w="60" w:type="dxa"/>
              <w:left w:w="60" w:type="dxa"/>
              <w:bottom w:w="60" w:type="dxa"/>
              <w:right w:w="60" w:type="dxa"/>
            </w:tcMar>
          </w:tcPr>
          <w:p w14:paraId="5EE2AA1C" w14:textId="29A18B6C" w:rsidR="14DA6FE3" w:rsidRPr="00BF5845" w:rsidRDefault="14DA6FE3" w:rsidP="14DA6FE3">
            <w:pPr>
              <w:rPr>
                <w:szCs w:val="22"/>
              </w:rPr>
            </w:pPr>
            <w:proofErr w:type="spellStart"/>
            <w:r w:rsidRPr="00BF5845">
              <w:rPr>
                <w:szCs w:val="22"/>
              </w:rPr>
              <w:t>Logging</w:t>
            </w:r>
            <w:proofErr w:type="spellEnd"/>
            <w:r w:rsidRPr="00BF5845">
              <w:rPr>
                <w:szCs w:val="22"/>
              </w:rPr>
              <w:t xml:space="preserve"> (gestructureerd)</w:t>
            </w:r>
          </w:p>
        </w:tc>
        <w:tc>
          <w:tcPr>
            <w:tcW w:w="4526" w:type="dxa"/>
            <w:shd w:val="clear" w:color="auto" w:fill="FFFFFF" w:themeFill="background1"/>
            <w:tcMar>
              <w:top w:w="60" w:type="dxa"/>
              <w:left w:w="60" w:type="dxa"/>
              <w:bottom w:w="60" w:type="dxa"/>
              <w:right w:w="60" w:type="dxa"/>
            </w:tcMar>
          </w:tcPr>
          <w:p w14:paraId="7AC97443" w14:textId="50A99937" w:rsidR="14DA6FE3" w:rsidRPr="00BF5845" w:rsidRDefault="14DA6FE3" w:rsidP="14DA6FE3">
            <w:pPr>
              <w:rPr>
                <w:szCs w:val="22"/>
              </w:rPr>
            </w:pPr>
            <w:r w:rsidRPr="00BF5845">
              <w:rPr>
                <w:szCs w:val="22"/>
              </w:rPr>
              <w:t>Systematisch vastleggen van gebeurtenissen in een systeem, waarbij logberichten zodanig zijn opgebouwd dat ze eenvoudig te doorzoeken en te analyseren zijn.</w:t>
            </w:r>
          </w:p>
        </w:tc>
      </w:tr>
      <w:tr w:rsidR="00B3388B" w:rsidRPr="00BF5845" w14:paraId="3434B8DF" w14:textId="77777777" w:rsidTr="00CA1756">
        <w:tblPrEx>
          <w:tblLook w:val="0400" w:firstRow="0" w:lastRow="0" w:firstColumn="0" w:lastColumn="0" w:noHBand="0" w:noVBand="1"/>
        </w:tblPrEx>
        <w:trPr>
          <w:trHeight w:val="300"/>
        </w:trPr>
        <w:tc>
          <w:tcPr>
            <w:tcW w:w="4526" w:type="dxa"/>
            <w:shd w:val="clear" w:color="auto" w:fill="FFFFFF" w:themeFill="background1"/>
            <w:tcMar>
              <w:top w:w="60" w:type="dxa"/>
              <w:left w:w="60" w:type="dxa"/>
              <w:bottom w:w="60" w:type="dxa"/>
              <w:right w:w="60" w:type="dxa"/>
            </w:tcMar>
          </w:tcPr>
          <w:p w14:paraId="61E9948E" w14:textId="2482485E" w:rsidR="14DA6FE3" w:rsidRPr="00BF5845" w:rsidRDefault="14DA6FE3" w:rsidP="14DA6FE3">
            <w:pPr>
              <w:rPr>
                <w:szCs w:val="22"/>
              </w:rPr>
            </w:pPr>
            <w:r w:rsidRPr="00BF5845">
              <w:rPr>
                <w:szCs w:val="22"/>
              </w:rPr>
              <w:t>Mutatie</w:t>
            </w:r>
          </w:p>
        </w:tc>
        <w:tc>
          <w:tcPr>
            <w:tcW w:w="4526" w:type="dxa"/>
            <w:shd w:val="clear" w:color="auto" w:fill="FFFFFF" w:themeFill="background1"/>
            <w:tcMar>
              <w:top w:w="60" w:type="dxa"/>
              <w:left w:w="60" w:type="dxa"/>
              <w:bottom w:w="60" w:type="dxa"/>
              <w:right w:w="60" w:type="dxa"/>
            </w:tcMar>
          </w:tcPr>
          <w:p w14:paraId="7BC5AD93" w14:textId="10AD81C7" w:rsidR="14DA6FE3" w:rsidRPr="00BF5845" w:rsidRDefault="14DA6FE3" w:rsidP="14DA6FE3">
            <w:pPr>
              <w:rPr>
                <w:szCs w:val="22"/>
              </w:rPr>
            </w:pPr>
            <w:r w:rsidRPr="00BF5845">
              <w:rPr>
                <w:szCs w:val="22"/>
              </w:rPr>
              <w:t>Elke wijziging of aanpassing in data tijdens opslag of transport.</w:t>
            </w:r>
          </w:p>
        </w:tc>
      </w:tr>
      <w:tr w:rsidR="00B3388B" w:rsidRPr="00BF5845" w14:paraId="6BF5BCF4" w14:textId="77777777" w:rsidTr="00CA1756">
        <w:tblPrEx>
          <w:tblLook w:val="0400" w:firstRow="0" w:lastRow="0" w:firstColumn="0" w:lastColumn="0" w:noHBand="0" w:noVBand="1"/>
        </w:tblPrEx>
        <w:trPr>
          <w:trHeight w:val="300"/>
        </w:trPr>
        <w:tc>
          <w:tcPr>
            <w:tcW w:w="4526" w:type="dxa"/>
            <w:shd w:val="clear" w:color="auto" w:fill="FFFFFF" w:themeFill="background1"/>
            <w:tcMar>
              <w:top w:w="60" w:type="dxa"/>
              <w:left w:w="60" w:type="dxa"/>
              <w:bottom w:w="60" w:type="dxa"/>
              <w:right w:w="60" w:type="dxa"/>
            </w:tcMar>
          </w:tcPr>
          <w:p w14:paraId="2A768455" w14:textId="2A914575" w:rsidR="14DA6FE3" w:rsidRPr="00BF5845" w:rsidRDefault="14DA6FE3" w:rsidP="14DA6FE3">
            <w:pPr>
              <w:rPr>
                <w:szCs w:val="22"/>
              </w:rPr>
            </w:pPr>
            <w:proofErr w:type="spellStart"/>
            <w:r w:rsidRPr="00BF5845">
              <w:rPr>
                <w:szCs w:val="22"/>
              </w:rPr>
              <w:t>Observability</w:t>
            </w:r>
            <w:proofErr w:type="spellEnd"/>
          </w:p>
        </w:tc>
        <w:tc>
          <w:tcPr>
            <w:tcW w:w="4526" w:type="dxa"/>
            <w:shd w:val="clear" w:color="auto" w:fill="FFFFFF" w:themeFill="background1"/>
            <w:tcMar>
              <w:top w:w="60" w:type="dxa"/>
              <w:left w:w="60" w:type="dxa"/>
              <w:bottom w:w="60" w:type="dxa"/>
              <w:right w:w="60" w:type="dxa"/>
            </w:tcMar>
          </w:tcPr>
          <w:p w14:paraId="572A38C2" w14:textId="7275064D" w:rsidR="14DA6FE3" w:rsidRPr="00BF5845" w:rsidRDefault="14DA6FE3" w:rsidP="14DA6FE3">
            <w:pPr>
              <w:rPr>
                <w:szCs w:val="22"/>
              </w:rPr>
            </w:pPr>
            <w:r w:rsidRPr="00BF5845">
              <w:rPr>
                <w:szCs w:val="22"/>
              </w:rPr>
              <w:t xml:space="preserve">Het vermogen om op gestructureerde wijze inzicht te krijgen in de status en werking van een systeem, bijvoorbeeld door middel van </w:t>
            </w:r>
            <w:proofErr w:type="spellStart"/>
            <w:r w:rsidRPr="00BF5845">
              <w:rPr>
                <w:szCs w:val="22"/>
              </w:rPr>
              <w:t>logging</w:t>
            </w:r>
            <w:proofErr w:type="spellEnd"/>
            <w:r w:rsidRPr="00BF5845">
              <w:rPr>
                <w:szCs w:val="22"/>
              </w:rPr>
              <w:t xml:space="preserve">, </w:t>
            </w:r>
            <w:proofErr w:type="spellStart"/>
            <w:r w:rsidRPr="00BF5845">
              <w:rPr>
                <w:szCs w:val="22"/>
              </w:rPr>
              <w:t>metrics</w:t>
            </w:r>
            <w:proofErr w:type="spellEnd"/>
            <w:r w:rsidRPr="00BF5845">
              <w:rPr>
                <w:szCs w:val="22"/>
              </w:rPr>
              <w:t xml:space="preserve"> en monitoring.</w:t>
            </w:r>
          </w:p>
        </w:tc>
      </w:tr>
      <w:tr w:rsidR="00B3388B" w:rsidRPr="00BF5845" w14:paraId="52C9677D" w14:textId="77777777" w:rsidTr="00CA1756">
        <w:tblPrEx>
          <w:tblLook w:val="0400" w:firstRow="0" w:lastRow="0" w:firstColumn="0" w:lastColumn="0" w:noHBand="0" w:noVBand="1"/>
        </w:tblPrEx>
        <w:trPr>
          <w:trHeight w:val="300"/>
        </w:trPr>
        <w:tc>
          <w:tcPr>
            <w:tcW w:w="4526" w:type="dxa"/>
            <w:shd w:val="clear" w:color="auto" w:fill="FFFFFF" w:themeFill="background1"/>
            <w:tcMar>
              <w:top w:w="60" w:type="dxa"/>
              <w:left w:w="60" w:type="dxa"/>
              <w:bottom w:w="60" w:type="dxa"/>
              <w:right w:w="60" w:type="dxa"/>
            </w:tcMar>
          </w:tcPr>
          <w:p w14:paraId="41877CE2" w14:textId="0B39A757" w:rsidR="14DA6FE3" w:rsidRPr="00BF5845" w:rsidRDefault="14DA6FE3" w:rsidP="14DA6FE3">
            <w:pPr>
              <w:rPr>
                <w:szCs w:val="22"/>
              </w:rPr>
            </w:pPr>
            <w:r w:rsidRPr="00BF5845">
              <w:rPr>
                <w:szCs w:val="22"/>
              </w:rPr>
              <w:t>Operations</w:t>
            </w:r>
          </w:p>
        </w:tc>
        <w:tc>
          <w:tcPr>
            <w:tcW w:w="4526" w:type="dxa"/>
            <w:shd w:val="clear" w:color="auto" w:fill="FFFFFF" w:themeFill="background1"/>
            <w:tcMar>
              <w:top w:w="60" w:type="dxa"/>
              <w:left w:w="60" w:type="dxa"/>
              <w:bottom w:w="60" w:type="dxa"/>
              <w:right w:w="60" w:type="dxa"/>
            </w:tcMar>
          </w:tcPr>
          <w:p w14:paraId="39350E4A" w14:textId="2679565B" w:rsidR="14DA6FE3" w:rsidRPr="00BF5845" w:rsidRDefault="14DA6FE3" w:rsidP="14DA6FE3">
            <w:pPr>
              <w:rPr>
                <w:szCs w:val="22"/>
              </w:rPr>
            </w:pPr>
            <w:r w:rsidRPr="00BF5845">
              <w:rPr>
                <w:szCs w:val="22"/>
              </w:rPr>
              <w:t>Het team dat verantwoordelijk is voor het operationeel beheer en de continuïteit van systemen en processen.</w:t>
            </w:r>
          </w:p>
        </w:tc>
      </w:tr>
      <w:tr w:rsidR="002A3BFC" w:rsidRPr="00BF5845" w14:paraId="21AEA62C" w14:textId="77777777" w:rsidTr="00CA1756">
        <w:tblPrEx>
          <w:tblLook w:val="0400" w:firstRow="0" w:lastRow="0" w:firstColumn="0" w:lastColumn="0" w:noHBand="0" w:noVBand="1"/>
        </w:tblPrEx>
        <w:trPr>
          <w:trHeight w:val="300"/>
        </w:trPr>
        <w:tc>
          <w:tcPr>
            <w:tcW w:w="4526" w:type="dxa"/>
            <w:shd w:val="clear" w:color="auto" w:fill="FFFFFF" w:themeFill="background1"/>
            <w:tcMar>
              <w:top w:w="60" w:type="dxa"/>
              <w:left w:w="60" w:type="dxa"/>
              <w:bottom w:w="60" w:type="dxa"/>
              <w:right w:w="60" w:type="dxa"/>
            </w:tcMar>
          </w:tcPr>
          <w:p w14:paraId="4B592E6E" w14:textId="0089B4E0" w:rsidR="002A3BFC" w:rsidRPr="00BF5845" w:rsidRDefault="002A3BFC" w:rsidP="14DA6FE3">
            <w:pPr>
              <w:rPr>
                <w:szCs w:val="22"/>
              </w:rPr>
            </w:pPr>
            <w:r w:rsidRPr="002A3BFC">
              <w:rPr>
                <w:szCs w:val="22"/>
              </w:rPr>
              <w:t>Pipeline (CI/CD)</w:t>
            </w:r>
          </w:p>
        </w:tc>
        <w:tc>
          <w:tcPr>
            <w:tcW w:w="4526" w:type="dxa"/>
            <w:shd w:val="clear" w:color="auto" w:fill="FFFFFF" w:themeFill="background1"/>
            <w:tcMar>
              <w:top w:w="60" w:type="dxa"/>
              <w:left w:w="60" w:type="dxa"/>
              <w:bottom w:w="60" w:type="dxa"/>
              <w:right w:w="60" w:type="dxa"/>
            </w:tcMar>
          </w:tcPr>
          <w:p w14:paraId="37570D86" w14:textId="1470B4AE" w:rsidR="002A3BFC" w:rsidRPr="00BF5845" w:rsidRDefault="002A3BFC" w:rsidP="14DA6FE3">
            <w:pPr>
              <w:rPr>
                <w:szCs w:val="22"/>
              </w:rPr>
            </w:pPr>
            <w:r w:rsidRPr="002A3BFC">
              <w:rPr>
                <w:szCs w:val="22"/>
              </w:rPr>
              <w:t xml:space="preserve">Geautomatiseerde reeks van stappen (processen) voor het bouwen, testen en uitrollen van softwarecomponenten.                                                         </w:t>
            </w:r>
          </w:p>
        </w:tc>
      </w:tr>
      <w:tr w:rsidR="00B3388B" w:rsidRPr="00BF5845" w14:paraId="473C6BAD" w14:textId="77777777" w:rsidTr="00CA1756">
        <w:tblPrEx>
          <w:tblLook w:val="0400" w:firstRow="0" w:lastRow="0" w:firstColumn="0" w:lastColumn="0" w:noHBand="0" w:noVBand="1"/>
        </w:tblPrEx>
        <w:trPr>
          <w:trHeight w:val="300"/>
        </w:trPr>
        <w:tc>
          <w:tcPr>
            <w:tcW w:w="4526" w:type="dxa"/>
            <w:shd w:val="clear" w:color="auto" w:fill="FFFFFF" w:themeFill="background1"/>
            <w:tcMar>
              <w:top w:w="60" w:type="dxa"/>
              <w:left w:w="60" w:type="dxa"/>
              <w:bottom w:w="60" w:type="dxa"/>
              <w:right w:w="60" w:type="dxa"/>
            </w:tcMar>
          </w:tcPr>
          <w:p w14:paraId="44CCF01E" w14:textId="22E97C7F" w:rsidR="14DA6FE3" w:rsidRPr="00BF5845" w:rsidRDefault="14DA6FE3" w:rsidP="14DA6FE3">
            <w:pPr>
              <w:rPr>
                <w:szCs w:val="22"/>
              </w:rPr>
            </w:pPr>
            <w:r w:rsidRPr="00BF5845">
              <w:rPr>
                <w:szCs w:val="22"/>
              </w:rPr>
              <w:t>Pipeline</w:t>
            </w:r>
            <w:r w:rsidR="00EA3923">
              <w:rPr>
                <w:szCs w:val="22"/>
              </w:rPr>
              <w:t xml:space="preserve"> (data)</w:t>
            </w:r>
          </w:p>
        </w:tc>
        <w:tc>
          <w:tcPr>
            <w:tcW w:w="4526" w:type="dxa"/>
            <w:shd w:val="clear" w:color="auto" w:fill="FFFFFF" w:themeFill="background1"/>
            <w:tcMar>
              <w:top w:w="60" w:type="dxa"/>
              <w:left w:w="60" w:type="dxa"/>
              <w:bottom w:w="60" w:type="dxa"/>
              <w:right w:w="60" w:type="dxa"/>
            </w:tcMar>
          </w:tcPr>
          <w:p w14:paraId="61611BF8" w14:textId="7E246CC5" w:rsidR="14DA6FE3" w:rsidRPr="00BF5845" w:rsidRDefault="14DA6FE3" w:rsidP="14DA6FE3">
            <w:pPr>
              <w:rPr>
                <w:szCs w:val="22"/>
              </w:rPr>
            </w:pPr>
            <w:r w:rsidRPr="00BF5845">
              <w:rPr>
                <w:szCs w:val="22"/>
              </w:rPr>
              <w:t>Geautomatiseerde reeks van stappen (processen) voor het verwerken van data.</w:t>
            </w:r>
          </w:p>
        </w:tc>
      </w:tr>
      <w:tr w:rsidR="00B3388B" w:rsidRPr="00BF5845" w14:paraId="04415946" w14:textId="77777777" w:rsidTr="00CA1756">
        <w:tblPrEx>
          <w:tblLook w:val="0400" w:firstRow="0" w:lastRow="0" w:firstColumn="0" w:lastColumn="0" w:noHBand="0" w:noVBand="1"/>
        </w:tblPrEx>
        <w:trPr>
          <w:trHeight w:val="300"/>
        </w:trPr>
        <w:tc>
          <w:tcPr>
            <w:tcW w:w="4526" w:type="dxa"/>
            <w:shd w:val="clear" w:color="auto" w:fill="FFFFFF" w:themeFill="background1"/>
            <w:tcMar>
              <w:top w:w="60" w:type="dxa"/>
              <w:left w:w="60" w:type="dxa"/>
              <w:bottom w:w="60" w:type="dxa"/>
              <w:right w:w="60" w:type="dxa"/>
            </w:tcMar>
          </w:tcPr>
          <w:p w14:paraId="0ACABA0E" w14:textId="32108928" w:rsidR="14DA6FE3" w:rsidRPr="00BF5845" w:rsidRDefault="14DA6FE3" w:rsidP="14DA6FE3">
            <w:pPr>
              <w:rPr>
                <w:szCs w:val="22"/>
              </w:rPr>
            </w:pPr>
            <w:r w:rsidRPr="00BF5845">
              <w:rPr>
                <w:szCs w:val="22"/>
              </w:rPr>
              <w:t>SHA256</w:t>
            </w:r>
          </w:p>
        </w:tc>
        <w:tc>
          <w:tcPr>
            <w:tcW w:w="4526" w:type="dxa"/>
            <w:shd w:val="clear" w:color="auto" w:fill="FFFFFF" w:themeFill="background1"/>
            <w:tcMar>
              <w:top w:w="60" w:type="dxa"/>
              <w:left w:w="60" w:type="dxa"/>
              <w:bottom w:w="60" w:type="dxa"/>
              <w:right w:w="60" w:type="dxa"/>
            </w:tcMar>
          </w:tcPr>
          <w:p w14:paraId="127CC598" w14:textId="60E62122" w:rsidR="14DA6FE3" w:rsidRPr="00BF5845" w:rsidRDefault="14DA6FE3" w:rsidP="14DA6FE3">
            <w:pPr>
              <w:rPr>
                <w:szCs w:val="22"/>
              </w:rPr>
            </w:pPr>
            <w:r w:rsidRPr="00BF5845">
              <w:rPr>
                <w:szCs w:val="22"/>
              </w:rPr>
              <w:t xml:space="preserve">Secure </w:t>
            </w:r>
            <w:proofErr w:type="spellStart"/>
            <w:r w:rsidRPr="00BF5845">
              <w:rPr>
                <w:szCs w:val="22"/>
              </w:rPr>
              <w:t>Hash</w:t>
            </w:r>
            <w:proofErr w:type="spellEnd"/>
            <w:r w:rsidRPr="00BF5845">
              <w:rPr>
                <w:szCs w:val="22"/>
              </w:rPr>
              <w:t xml:space="preserve"> </w:t>
            </w:r>
            <w:proofErr w:type="spellStart"/>
            <w:r w:rsidRPr="00BF5845">
              <w:rPr>
                <w:szCs w:val="22"/>
              </w:rPr>
              <w:t>Algorithm</w:t>
            </w:r>
            <w:proofErr w:type="spellEnd"/>
            <w:r w:rsidRPr="00BF5845">
              <w:rPr>
                <w:szCs w:val="22"/>
              </w:rPr>
              <w:t xml:space="preserve"> 256; </w:t>
            </w:r>
            <w:proofErr w:type="spellStart"/>
            <w:r w:rsidRPr="00BF5845">
              <w:rPr>
                <w:szCs w:val="22"/>
              </w:rPr>
              <w:t>cryptografische</w:t>
            </w:r>
            <w:proofErr w:type="spellEnd"/>
            <w:r w:rsidRPr="00BF5845">
              <w:rPr>
                <w:szCs w:val="22"/>
              </w:rPr>
              <w:t xml:space="preserve"> </w:t>
            </w:r>
            <w:proofErr w:type="spellStart"/>
            <w:r w:rsidRPr="00BF5845">
              <w:rPr>
                <w:szCs w:val="22"/>
              </w:rPr>
              <w:t>hashfunctie</w:t>
            </w:r>
            <w:proofErr w:type="spellEnd"/>
            <w:r w:rsidRPr="00BF5845">
              <w:rPr>
                <w:szCs w:val="22"/>
              </w:rPr>
              <w:t xml:space="preserve"> die een unieke 256-bits code genereert voor data.</w:t>
            </w:r>
          </w:p>
        </w:tc>
      </w:tr>
      <w:tr w:rsidR="00B3388B" w:rsidRPr="00BF5845" w14:paraId="3C9C94BB" w14:textId="77777777" w:rsidTr="00CA1756">
        <w:tblPrEx>
          <w:tblLook w:val="0400" w:firstRow="0" w:lastRow="0" w:firstColumn="0" w:lastColumn="0" w:noHBand="0" w:noVBand="1"/>
        </w:tblPrEx>
        <w:trPr>
          <w:trHeight w:val="300"/>
        </w:trPr>
        <w:tc>
          <w:tcPr>
            <w:tcW w:w="4526" w:type="dxa"/>
            <w:shd w:val="clear" w:color="auto" w:fill="FFFFFF" w:themeFill="background1"/>
            <w:tcMar>
              <w:top w:w="60" w:type="dxa"/>
              <w:left w:w="60" w:type="dxa"/>
              <w:bottom w:w="60" w:type="dxa"/>
              <w:right w:w="60" w:type="dxa"/>
            </w:tcMar>
          </w:tcPr>
          <w:p w14:paraId="3B27D771" w14:textId="146C5FDB" w:rsidR="14DA6FE3" w:rsidRPr="00BF5845" w:rsidRDefault="14DA6FE3" w:rsidP="14DA6FE3">
            <w:pPr>
              <w:rPr>
                <w:szCs w:val="22"/>
              </w:rPr>
            </w:pPr>
            <w:r w:rsidRPr="00BF5845">
              <w:rPr>
                <w:szCs w:val="22"/>
              </w:rPr>
              <w:lastRenderedPageBreak/>
              <w:t>Sprint</w:t>
            </w:r>
          </w:p>
        </w:tc>
        <w:tc>
          <w:tcPr>
            <w:tcW w:w="4526" w:type="dxa"/>
            <w:shd w:val="clear" w:color="auto" w:fill="FFFFFF" w:themeFill="background1"/>
            <w:tcMar>
              <w:top w:w="60" w:type="dxa"/>
              <w:left w:w="60" w:type="dxa"/>
              <w:bottom w:w="60" w:type="dxa"/>
              <w:right w:w="60" w:type="dxa"/>
            </w:tcMar>
          </w:tcPr>
          <w:p w14:paraId="635062CE" w14:textId="5F6B4A6F" w:rsidR="14DA6FE3" w:rsidRPr="00BF5845" w:rsidRDefault="14DA6FE3" w:rsidP="14DA6FE3">
            <w:pPr>
              <w:rPr>
                <w:szCs w:val="22"/>
              </w:rPr>
            </w:pPr>
            <w:r w:rsidRPr="00BF5845">
              <w:rPr>
                <w:szCs w:val="22"/>
              </w:rPr>
              <w:t>Een korte, vooraf bepaalde periode (meestal 1-4 weken) waarin een scrumteam een afgebakende hoeveelheid werk uitvoert en oplevert.</w:t>
            </w:r>
          </w:p>
        </w:tc>
      </w:tr>
      <w:tr w:rsidR="00B3388B" w:rsidRPr="00BF5845" w14:paraId="6F76B4C1" w14:textId="77777777" w:rsidTr="00CA1756">
        <w:tblPrEx>
          <w:tblLook w:val="0400" w:firstRow="0" w:lastRow="0" w:firstColumn="0" w:lastColumn="0" w:noHBand="0" w:noVBand="1"/>
        </w:tblPrEx>
        <w:trPr>
          <w:trHeight w:val="300"/>
        </w:trPr>
        <w:tc>
          <w:tcPr>
            <w:tcW w:w="4526" w:type="dxa"/>
            <w:shd w:val="clear" w:color="auto" w:fill="FFFFFF" w:themeFill="background1"/>
            <w:tcMar>
              <w:top w:w="60" w:type="dxa"/>
              <w:left w:w="60" w:type="dxa"/>
              <w:bottom w:w="60" w:type="dxa"/>
              <w:right w:w="60" w:type="dxa"/>
            </w:tcMar>
          </w:tcPr>
          <w:p w14:paraId="22571D8C" w14:textId="70208C15" w:rsidR="14DA6FE3" w:rsidRPr="00BF5845" w:rsidRDefault="14DA6FE3" w:rsidP="14DA6FE3">
            <w:pPr>
              <w:rPr>
                <w:szCs w:val="22"/>
              </w:rPr>
            </w:pPr>
            <w:proofErr w:type="spellStart"/>
            <w:r w:rsidRPr="00BF5845">
              <w:rPr>
                <w:szCs w:val="22"/>
              </w:rPr>
              <w:t>Transformatieengine</w:t>
            </w:r>
            <w:proofErr w:type="spellEnd"/>
          </w:p>
        </w:tc>
        <w:tc>
          <w:tcPr>
            <w:tcW w:w="4526" w:type="dxa"/>
            <w:shd w:val="clear" w:color="auto" w:fill="FFFFFF" w:themeFill="background1"/>
            <w:tcMar>
              <w:top w:w="60" w:type="dxa"/>
              <w:left w:w="60" w:type="dxa"/>
              <w:bottom w:w="60" w:type="dxa"/>
              <w:right w:w="60" w:type="dxa"/>
            </w:tcMar>
          </w:tcPr>
          <w:p w14:paraId="35E68457" w14:textId="38F7835B" w:rsidR="14DA6FE3" w:rsidRPr="00BF5845" w:rsidRDefault="14DA6FE3" w:rsidP="14DA6FE3">
            <w:pPr>
              <w:rPr>
                <w:szCs w:val="22"/>
              </w:rPr>
            </w:pPr>
            <w:r w:rsidRPr="00BF5845">
              <w:rPr>
                <w:szCs w:val="22"/>
              </w:rPr>
              <w:t>De technische component die ruwe data omzet naar het gewenste formaat of de gewenste structuur, volgens vastgelegde logica.</w:t>
            </w:r>
          </w:p>
        </w:tc>
      </w:tr>
      <w:tr w:rsidR="00B3388B" w:rsidRPr="00BF5845" w14:paraId="7094157F" w14:textId="77777777" w:rsidTr="00CA1756">
        <w:tblPrEx>
          <w:tblLook w:val="0400" w:firstRow="0" w:lastRow="0" w:firstColumn="0" w:lastColumn="0" w:noHBand="0" w:noVBand="1"/>
        </w:tblPrEx>
        <w:trPr>
          <w:trHeight w:val="300"/>
        </w:trPr>
        <w:tc>
          <w:tcPr>
            <w:tcW w:w="4526" w:type="dxa"/>
            <w:shd w:val="clear" w:color="auto" w:fill="FFFFFF" w:themeFill="background1"/>
            <w:tcMar>
              <w:top w:w="60" w:type="dxa"/>
              <w:left w:w="60" w:type="dxa"/>
              <w:bottom w:w="60" w:type="dxa"/>
              <w:right w:w="60" w:type="dxa"/>
            </w:tcMar>
          </w:tcPr>
          <w:p w14:paraId="055348DB" w14:textId="72D28AB5" w:rsidR="14DA6FE3" w:rsidRPr="00BF5845" w:rsidRDefault="14DA6FE3" w:rsidP="14DA6FE3">
            <w:pPr>
              <w:rPr>
                <w:szCs w:val="22"/>
              </w:rPr>
            </w:pPr>
            <w:r w:rsidRPr="00BF5845">
              <w:rPr>
                <w:szCs w:val="22"/>
              </w:rPr>
              <w:t>Validatiestap</w:t>
            </w:r>
          </w:p>
        </w:tc>
        <w:tc>
          <w:tcPr>
            <w:tcW w:w="4526" w:type="dxa"/>
            <w:shd w:val="clear" w:color="auto" w:fill="FFFFFF" w:themeFill="background1"/>
            <w:tcMar>
              <w:top w:w="60" w:type="dxa"/>
              <w:left w:w="60" w:type="dxa"/>
              <w:bottom w:w="60" w:type="dxa"/>
              <w:right w:w="60" w:type="dxa"/>
            </w:tcMar>
          </w:tcPr>
          <w:p w14:paraId="62FBF678" w14:textId="6903FD75" w:rsidR="14DA6FE3" w:rsidRPr="00BF5845" w:rsidRDefault="14DA6FE3" w:rsidP="14DA6FE3">
            <w:pPr>
              <w:rPr>
                <w:szCs w:val="22"/>
              </w:rPr>
            </w:pPr>
            <w:r w:rsidRPr="00BF5845">
              <w:rPr>
                <w:szCs w:val="22"/>
              </w:rPr>
              <w:t>Een fase in de dataverwerking waarin gecontroleerd wordt of de data voldoet aan vooraf gestelde regels en kwaliteitseisen.</w:t>
            </w:r>
          </w:p>
        </w:tc>
      </w:tr>
      <w:tr w:rsidR="00B3388B" w:rsidRPr="00BF5845" w14:paraId="28C92E7B" w14:textId="77777777" w:rsidTr="00CA1756">
        <w:tblPrEx>
          <w:tblLook w:val="0400" w:firstRow="0" w:lastRow="0" w:firstColumn="0" w:lastColumn="0" w:noHBand="0" w:noVBand="1"/>
        </w:tblPrEx>
        <w:trPr>
          <w:trHeight w:val="300"/>
        </w:trPr>
        <w:tc>
          <w:tcPr>
            <w:tcW w:w="4526" w:type="dxa"/>
            <w:shd w:val="clear" w:color="auto" w:fill="FFFFFF" w:themeFill="background1"/>
            <w:tcMar>
              <w:top w:w="60" w:type="dxa"/>
              <w:left w:w="60" w:type="dxa"/>
              <w:bottom w:w="60" w:type="dxa"/>
              <w:right w:w="60" w:type="dxa"/>
            </w:tcMar>
          </w:tcPr>
          <w:p w14:paraId="3DF53833" w14:textId="3D6E3080" w:rsidR="14DA6FE3" w:rsidRPr="00BF5845" w:rsidRDefault="14DA6FE3" w:rsidP="14DA6FE3">
            <w:pPr>
              <w:rPr>
                <w:szCs w:val="22"/>
              </w:rPr>
            </w:pPr>
            <w:proofErr w:type="spellStart"/>
            <w:r w:rsidRPr="00BF5845">
              <w:rPr>
                <w:szCs w:val="22"/>
              </w:rPr>
              <w:t>Worker</w:t>
            </w:r>
            <w:proofErr w:type="spellEnd"/>
          </w:p>
        </w:tc>
        <w:tc>
          <w:tcPr>
            <w:tcW w:w="4526" w:type="dxa"/>
            <w:shd w:val="clear" w:color="auto" w:fill="FFFFFF" w:themeFill="background1"/>
            <w:tcMar>
              <w:top w:w="60" w:type="dxa"/>
              <w:left w:w="60" w:type="dxa"/>
              <w:bottom w:w="60" w:type="dxa"/>
              <w:right w:w="60" w:type="dxa"/>
            </w:tcMar>
          </w:tcPr>
          <w:p w14:paraId="13A93337" w14:textId="679C16AB" w:rsidR="14DA6FE3" w:rsidRPr="00BF5845" w:rsidRDefault="14DA6FE3" w:rsidP="14DA6FE3">
            <w:pPr>
              <w:rPr>
                <w:szCs w:val="22"/>
              </w:rPr>
            </w:pPr>
            <w:r w:rsidRPr="00BF5845">
              <w:rPr>
                <w:szCs w:val="22"/>
              </w:rPr>
              <w:t>Individuele verwerkingsunit binnen een systeem die taken uitvoert, bijvoorbeeld het verwerken van een deel van de data.</w:t>
            </w:r>
          </w:p>
        </w:tc>
      </w:tr>
      <w:tr w:rsidR="00B3388B" w:rsidRPr="00BF5845" w14:paraId="16E93401" w14:textId="77777777" w:rsidTr="00CA1756">
        <w:tblPrEx>
          <w:tblLook w:val="0400" w:firstRow="0" w:lastRow="0" w:firstColumn="0" w:lastColumn="0" w:noHBand="0" w:noVBand="1"/>
        </w:tblPrEx>
        <w:trPr>
          <w:trHeight w:val="300"/>
        </w:trPr>
        <w:tc>
          <w:tcPr>
            <w:tcW w:w="4526" w:type="dxa"/>
            <w:shd w:val="clear" w:color="auto" w:fill="FFFFFF" w:themeFill="background1"/>
            <w:tcMar>
              <w:top w:w="60" w:type="dxa"/>
              <w:left w:w="60" w:type="dxa"/>
              <w:bottom w:w="60" w:type="dxa"/>
              <w:right w:w="60" w:type="dxa"/>
            </w:tcMar>
          </w:tcPr>
          <w:p w14:paraId="68A00472" w14:textId="04429FAB" w:rsidR="14DA6FE3" w:rsidRPr="00BF5845" w:rsidRDefault="14DA6FE3" w:rsidP="14DA6FE3">
            <w:pPr>
              <w:rPr>
                <w:szCs w:val="22"/>
              </w:rPr>
            </w:pPr>
            <w:r w:rsidRPr="00BF5845">
              <w:rPr>
                <w:szCs w:val="22"/>
              </w:rPr>
              <w:t>XML</w:t>
            </w:r>
          </w:p>
        </w:tc>
        <w:tc>
          <w:tcPr>
            <w:tcW w:w="4526" w:type="dxa"/>
            <w:shd w:val="clear" w:color="auto" w:fill="FFFFFF" w:themeFill="background1"/>
            <w:tcMar>
              <w:top w:w="60" w:type="dxa"/>
              <w:left w:w="60" w:type="dxa"/>
              <w:bottom w:w="60" w:type="dxa"/>
              <w:right w:w="60" w:type="dxa"/>
            </w:tcMar>
          </w:tcPr>
          <w:p w14:paraId="19A132B9" w14:textId="4059D30F" w:rsidR="14DA6FE3" w:rsidRPr="00BF5845" w:rsidRDefault="14DA6FE3" w:rsidP="14DA6FE3">
            <w:pPr>
              <w:rPr>
                <w:szCs w:val="22"/>
              </w:rPr>
            </w:pPr>
            <w:proofErr w:type="spellStart"/>
            <w:r w:rsidRPr="00BF5845">
              <w:rPr>
                <w:szCs w:val="22"/>
              </w:rPr>
              <w:t>Extensible</w:t>
            </w:r>
            <w:proofErr w:type="spellEnd"/>
            <w:r w:rsidRPr="00BF5845">
              <w:rPr>
                <w:szCs w:val="22"/>
              </w:rPr>
              <w:t xml:space="preserve"> </w:t>
            </w:r>
            <w:proofErr w:type="spellStart"/>
            <w:r w:rsidRPr="00BF5845">
              <w:rPr>
                <w:szCs w:val="22"/>
              </w:rPr>
              <w:t>Markup</w:t>
            </w:r>
            <w:proofErr w:type="spellEnd"/>
            <w:r w:rsidRPr="00BF5845">
              <w:rPr>
                <w:szCs w:val="22"/>
              </w:rPr>
              <w:t xml:space="preserve"> Language; gestructureerd bestandsformaat voor het uitwisselen van data tussen systemen.</w:t>
            </w:r>
          </w:p>
        </w:tc>
      </w:tr>
    </w:tbl>
    <w:p w14:paraId="4E569555" w14:textId="561789DB" w:rsidR="14DA6FE3" w:rsidRPr="00BF5845" w:rsidRDefault="14DA6FE3"/>
    <w:p w14:paraId="231D21CE" w14:textId="0CA4F2FA" w:rsidR="14DA6FE3" w:rsidRPr="00BF5845" w:rsidRDefault="14DA6FE3"/>
    <w:p w14:paraId="2DB53BDB" w14:textId="3DF1BD75" w:rsidR="00F52758" w:rsidRDefault="00F52758">
      <w:pPr>
        <w:rPr>
          <w:rFonts w:eastAsiaTheme="majorEastAsia" w:cstheme="majorBidi"/>
          <w:b/>
          <w:color w:val="3C4491"/>
          <w:sz w:val="32"/>
          <w:szCs w:val="32"/>
        </w:rPr>
      </w:pPr>
    </w:p>
    <w:sectPr w:rsidR="00F52758" w:rsidSect="00BA2968">
      <w:headerReference w:type="default" r:id="rId56"/>
      <w:footerReference w:type="default" r:id="rId57"/>
      <w:headerReference w:type="first" r:id="rId58"/>
      <w:pgSz w:w="11906" w:h="16838"/>
      <w:pgMar w:top="1985" w:right="1417" w:bottom="1417" w:left="1417" w:header="708" w:footer="310"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Petra Geels" w:date="2026-02-10T11:20:00Z" w:initials="PG">
    <w:p w14:paraId="760CD233" w14:textId="0EA05CCB" w:rsidR="00CD523A" w:rsidRDefault="00CD523A" w:rsidP="00CD523A">
      <w:pPr>
        <w:pStyle w:val="CommentText1"/>
      </w:pPr>
      <w:r>
        <w:rPr>
          <w:rStyle w:val="CommentReference1"/>
        </w:rPr>
        <w:annotationRef/>
      </w:r>
      <w:r>
        <w:t>/SQL (als dat er bij de LBZ bij staat, dan vind ik hem ook logisch bij de Datahub)</w:t>
      </w:r>
    </w:p>
  </w:comment>
  <w:comment w:id="16" w:author="Ronald Vollebregt" w:date="2026-02-19T12:57:00Z" w:initials="RV">
    <w:p w14:paraId="2471EA5C" w14:textId="77777777" w:rsidR="003C1A72" w:rsidRDefault="003C1A72" w:rsidP="003C1A72">
      <w:pPr>
        <w:pStyle w:val="CommentText1"/>
      </w:pPr>
      <w:r>
        <w:rPr>
          <w:rStyle w:val="CommentReference1"/>
        </w:rPr>
        <w:annotationRef/>
      </w:r>
      <w:r>
        <w:t>Mm.”uitstekend” kan wel scherper: zoiets als “alleen interne medewerkers hebben toegang obv need-to-know”?</w:t>
      </w:r>
    </w:p>
  </w:comment>
  <w:comment w:id="17" w:author="Yannick Vinkesteijn" w:date="2026-02-17T14:54:00Z" w:initials="YV">
    <w:p w14:paraId="4860461A" w14:textId="6F6754D9" w:rsidR="00D5172C" w:rsidRDefault="00D5172C">
      <w:pPr>
        <w:pStyle w:val="CommentText1"/>
      </w:pPr>
      <w:r>
        <w:rPr>
          <w:rStyle w:val="CommentReference1"/>
        </w:rPr>
        <w:annotationRef/>
      </w:r>
      <w:r w:rsidRPr="5F1C912E">
        <w:t>dit is erg met elkaar verbonden dus misschien dit samen voegen</w:t>
      </w:r>
    </w:p>
  </w:comment>
  <w:comment w:id="18" w:author="Petra Geels" w:date="2026-02-13T14:57:00Z" w:initials="PG">
    <w:p w14:paraId="3559D97A" w14:textId="12C53AB3" w:rsidR="00242814" w:rsidRDefault="00242814" w:rsidP="00242814">
      <w:pPr>
        <w:pStyle w:val="CommentText1"/>
      </w:pPr>
      <w:r>
        <w:rPr>
          <w:rStyle w:val="CommentReference1"/>
        </w:rPr>
        <w:annotationRef/>
      </w:r>
      <w:r>
        <w:t>We zouden wel kunnen zeggen dat tijdelijk personeel vooral kan helpen met nieuwe registraties opzetten (incl. validaties) en dat ingewikkeldere/custom wijzigingen/validaties een iets langere inwerktijd mogen hebben (? Als must vs should)</w:t>
      </w:r>
    </w:p>
  </w:comment>
  <w:comment w:id="20" w:author="Petra Geels" w:date="2026-02-13T17:14:00Z" w:initials="PG">
    <w:p w14:paraId="668C9DA7" w14:textId="77777777" w:rsidR="00242814" w:rsidRDefault="00242814" w:rsidP="00242814">
      <w:pPr>
        <w:pStyle w:val="CommentText1"/>
      </w:pPr>
      <w:r>
        <w:rPr>
          <w:rStyle w:val="CommentReference1"/>
        </w:rPr>
        <w:annotationRef/>
      </w:r>
      <w:r>
        <w:t>Deze wilde ik ook hier neerzetten</w:t>
      </w:r>
    </w:p>
  </w:comment>
  <w:comment w:id="33" w:author="Yannick Vinkesteijn" w:date="2026-02-17T14:57:00Z" w:initials="YV">
    <w:p w14:paraId="32EE43E0" w14:textId="76D74FF7" w:rsidR="00E12289" w:rsidRDefault="00E12289">
      <w:pPr>
        <w:pStyle w:val="CommentText1"/>
      </w:pPr>
      <w:r>
        <w:rPr>
          <w:rStyle w:val="CommentReference1"/>
        </w:rPr>
        <w:annotationRef/>
      </w:r>
      <w:r w:rsidRPr="4D94CD63">
        <w:t>misschien splitten in twee losse hoofddoelen:</w:t>
      </w:r>
    </w:p>
    <w:p w14:paraId="7A4E4B28" w14:textId="07C31AFE" w:rsidR="00E12289" w:rsidRDefault="00E12289">
      <w:pPr>
        <w:pStyle w:val="CommentText1"/>
      </w:pPr>
      <w:r w:rsidRPr="55A19261">
        <w:t>- ontwikkeling loopt volgens git standaarden: tracebility en authZ/authC zit daarin verwerkt</w:t>
      </w:r>
    </w:p>
    <w:p w14:paraId="48886011" w14:textId="3362AC44" w:rsidR="00E12289" w:rsidRDefault="00E12289">
      <w:pPr>
        <w:pStyle w:val="CommentText1"/>
      </w:pPr>
      <w:r w:rsidRPr="1AEA87CC">
        <w:t>- autorisatie en authenticatie voor platform gebruikers (dit is beheer maar ook mogelijk klanten)</w:t>
      </w:r>
    </w:p>
  </w:comment>
  <w:comment w:id="34" w:author="Ronald Vollebregt" w:date="2026-02-19T13:50:00Z" w:initials="RV">
    <w:p w14:paraId="6EFB5223" w14:textId="77777777" w:rsidR="00B95A9F" w:rsidRDefault="00F64890" w:rsidP="00B95A9F">
      <w:pPr>
        <w:pStyle w:val="CommentText1"/>
      </w:pPr>
      <w:r>
        <w:rPr>
          <w:rStyle w:val="CommentReference1"/>
        </w:rPr>
        <w:annotationRef/>
      </w:r>
      <w:r w:rsidR="00B95A9F">
        <w:t>Data aanleveren valt wat mij betreft buiten de scope, wordt iha door Web geregeld, of door configuratie van de sFTP server, etc (en daar is dat al geregeld)</w:t>
      </w:r>
    </w:p>
  </w:comment>
  <w:comment w:id="35" w:author="Ronald Vollebregt" w:date="2026-02-19T13:54:00Z" w:initials="RV">
    <w:p w14:paraId="073EFCBD" w14:textId="77777777" w:rsidR="00876064" w:rsidRDefault="00876064" w:rsidP="00876064">
      <w:pPr>
        <w:pStyle w:val="CommentText1"/>
      </w:pPr>
      <w:r>
        <w:rPr>
          <w:rStyle w:val="CommentReference1"/>
        </w:rPr>
        <w:annotationRef/>
      </w:r>
      <w:r>
        <w:t>Wat bedoelen we precies met “data aanpassen”(parameters wjizigen door FB? Data correctie zoals in Cataract? Of een engineer die een update query draait?</w:t>
      </w:r>
    </w:p>
  </w:comment>
  <w:comment w:id="75" w:author="Yannick Vinkesteijn" w:date="2026-02-17T15:01:00Z" w:initials="YV">
    <w:p w14:paraId="66817DA8" w14:textId="34DF819A" w:rsidR="00201E95" w:rsidRDefault="00201E95">
      <w:pPr>
        <w:pStyle w:val="CommentText1"/>
      </w:pPr>
      <w:r>
        <w:rPr>
          <w:rStyle w:val="CommentReference1"/>
        </w:rPr>
        <w:annotationRef/>
      </w:r>
      <w:r w:rsidRPr="33632820">
        <w:t>Je kan ook een fallback mechanisme als eis neerzetten waarbij processen automatisch weer opgepakt worden of indien issues direct een alert systeem dit terugkoppeld naar de juiste personen/systemen. Ook belangrijk om toe tevoegen dat bij hardware fouten (bijv azure storing) wil je dat het systeem het daarna weer kan oppakken zodra dit probleem verholpen is.</w:t>
      </w:r>
    </w:p>
    <w:p w14:paraId="19668200" w14:textId="1B4DBCED" w:rsidR="00201E95" w:rsidRDefault="00201E95">
      <w:pPr>
        <w:pStyle w:val="CommentText1"/>
      </w:pPr>
      <w:r w:rsidRPr="0C9BD33C">
        <w:t>Bij fouten in de straat zelf wil je waarschijnlijk dat de orchestrator het opnieuw probeert.</w:t>
      </w:r>
    </w:p>
  </w:comment>
  <w:comment w:id="76" w:author="Ronald Vollebregt" w:date="2026-02-19T13:49:00Z" w:initials="RV">
    <w:p w14:paraId="6384C7D2" w14:textId="77777777" w:rsidR="001E2E72" w:rsidRDefault="001E2E72" w:rsidP="001E2E72">
      <w:pPr>
        <w:pStyle w:val="CommentText1"/>
      </w:pPr>
      <w:r>
        <w:rPr>
          <w:rStyle w:val="CommentReference1"/>
        </w:rPr>
        <w:annotationRef/>
      </w:r>
      <w:r>
        <w:t>Ik zou stellen dat vastlopen obv een bestand er juist niet toe mag leiden dat de hele straat vastloopt</w:t>
      </w:r>
    </w:p>
  </w:comment>
  <w:comment w:id="96" w:author="Ronald Vollebregt" w:date="2026-02-19T13:57:00Z" w:initials="RV">
    <w:p w14:paraId="018771F8" w14:textId="0DEFE9FF" w:rsidR="00526503" w:rsidRDefault="00142465" w:rsidP="00526503">
      <w:pPr>
        <w:pStyle w:val="CommentText1"/>
      </w:pPr>
      <w:r>
        <w:rPr>
          <w:rStyle w:val="CommentReference1"/>
        </w:rPr>
        <w:annotationRef/>
      </w:r>
      <w:r w:rsidR="00526503">
        <w:t>Ik zou onderscheid maken tussen “logging” = data over het gedrag van een applicatie tbv beheer en “validatie resultaten” die je terug koppelt aan de aanleveraar. Dat laatste is gewenste functionaliteit (plus een interface naar de bestaande kanalen om die informatie te delen)</w:t>
      </w:r>
      <w:r w:rsidR="00A944C4">
        <w:t>r</w:t>
      </w:r>
    </w:p>
  </w:comment>
  <w:comment w:id="97" w:author="Iain de Jong" w:date="2026-02-24T16:06:00Z" w:initials="IJ">
    <w:p w14:paraId="6BB4322F" w14:textId="421D2997" w:rsidR="004C72A0" w:rsidRDefault="004C72A0">
      <w:pPr>
        <w:pStyle w:val="CommentText1"/>
      </w:pPr>
      <w:r>
        <w:rPr>
          <w:rStyle w:val="CommentReference1"/>
        </w:rPr>
        <w:annotationRef/>
      </w:r>
      <w:r w:rsidRPr="18C64760">
        <w:t>Ja, belangrijk onderscheid. Het eerste (goede technische logging) is ook gewenst gedrag. Kan in een apart bulletpoint.</w:t>
      </w:r>
    </w:p>
  </w:comment>
  <w:comment w:id="115" w:author="Iain de Jong" w:date="2026-02-24T16:09:00Z" w:initials="IJ">
    <w:p w14:paraId="74F87D14" w14:textId="37099873" w:rsidR="003D0AD7" w:rsidRDefault="003D0AD7">
      <w:pPr>
        <w:pStyle w:val="CommentText1"/>
      </w:pPr>
      <w:r>
        <w:rPr>
          <w:rStyle w:val="CommentReference1"/>
        </w:rPr>
        <w:annotationRef/>
      </w:r>
      <w:r w:rsidRPr="36194044">
        <w:t>Dit kan misschien als nog een extra bulletpoint (data lineage + observabiliteit) Dan heb je eigenlijk 3 vormen van logging (1: foutlogging voor klant, 2: errorlogging intern, 3: logging tbv datalineage/observabiliteit)</w:t>
      </w:r>
    </w:p>
  </w:comment>
  <w:comment w:id="22" w:author="Petra Geels" w:date="2026-02-13T17:21:00Z" w:initials="PG">
    <w:p w14:paraId="74F363AB" w14:textId="36B45DC2" w:rsidR="003A60C1" w:rsidRDefault="003A60C1" w:rsidP="003A60C1">
      <w:pPr>
        <w:pStyle w:val="CommentText1"/>
      </w:pPr>
      <w:r>
        <w:rPr>
          <w:rStyle w:val="CommentReference1"/>
        </w:rPr>
        <w:annotationRef/>
      </w:r>
      <w:r>
        <w:t>Mijn oorspronkelijke input</w:t>
      </w:r>
    </w:p>
  </w:comment>
  <w:comment w:id="23" w:author="Petra Geels" w:date="2026-02-13T17:27:00Z" w:initials="PG">
    <w:p w14:paraId="082C9DFD" w14:textId="77777777" w:rsidR="004B230E" w:rsidRDefault="004B230E" w:rsidP="004B230E">
      <w:pPr>
        <w:pStyle w:val="CommentText1"/>
      </w:pPr>
      <w:r>
        <w:rPr>
          <w:rStyle w:val="CommentReference1"/>
        </w:rPr>
        <w:annotationRef/>
      </w:r>
      <w:r>
        <w:t>Misschien nog leuk voor hoofdstuk 10?</w:t>
      </w:r>
    </w:p>
  </w:comment>
  <w:comment w:id="187" w:author="Saskia Barth" w:date="2026-02-24T12:49:00Z" w:initials="SB">
    <w:p w14:paraId="122DEB67" w14:textId="77777777" w:rsidR="00552029" w:rsidRDefault="00552029" w:rsidP="00552029">
      <w:pPr>
        <w:pStyle w:val="CommentText1"/>
      </w:pPr>
      <w:r>
        <w:rPr>
          <w:rStyle w:val="CommentReference1"/>
        </w:rPr>
        <w:annotationRef/>
      </w:r>
      <w:r>
        <w:t>Producteigenaren (net een andere rol dan een productowner vanuit de scrummethodiek)</w:t>
      </w:r>
    </w:p>
  </w:comment>
  <w:comment w:id="192" w:author="Yannick Vinkesteijn" w:date="2026-02-17T15:05:00Z" w:initials="YV">
    <w:p w14:paraId="12A80132" w14:textId="15AAE9D3" w:rsidR="00A6049E" w:rsidRDefault="00A6049E">
      <w:pPr>
        <w:pStyle w:val="CommentText1"/>
      </w:pPr>
      <w:r>
        <w:rPr>
          <w:rStyle w:val="CommentReference1"/>
        </w:rPr>
        <w:annotationRef/>
      </w:r>
      <w:r w:rsidRPr="3F7AFA3B">
        <w:t>bijvoorbeeld door het hanteren van een modulaire opzet en generiek/(aanlevering onafhankelijk) inzetbare modules</w:t>
      </w:r>
    </w:p>
  </w:comment>
  <w:comment w:id="220" w:author="Ronald Vollebregt" w:date="2026-02-10T13:23:00Z" w:initials="RV">
    <w:p w14:paraId="71727EC7" w14:textId="77777777" w:rsidR="00C67CC5" w:rsidRDefault="00C67CC5" w:rsidP="00C67CC5">
      <w:pPr>
        <w:pStyle w:val="CommentText1"/>
      </w:pPr>
      <w:r>
        <w:rPr>
          <w:rStyle w:val="CommentReference1"/>
        </w:rPr>
        <w:annotationRef/>
      </w:r>
      <w:r>
        <w:t>Is eigenlijk nog onder voorbehoud: als de PoS negatief zou uitvallen en DHD toch voor iets anders kiest, zou dit misschien niet een harde eis zijn...</w:t>
      </w:r>
    </w:p>
  </w:comment>
  <w:comment w:id="221" w:author="Petra Geels" w:date="2026-02-13T13:01:00Z" w:initials="PG">
    <w:p w14:paraId="26F2F62E" w14:textId="77777777" w:rsidR="00CB0894" w:rsidRDefault="00CB0894" w:rsidP="00CB0894">
      <w:pPr>
        <w:pStyle w:val="CommentText1"/>
      </w:pPr>
      <w:r>
        <w:rPr>
          <w:rStyle w:val="CommentReference1"/>
        </w:rPr>
        <w:annotationRef/>
      </w:r>
      <w:r>
        <w:t>Nee? Want dan moeten we mogelijk weer iets nieuws bij plugin bouwen om data van daar toch te kunnen binnenhalen (is dat ook plugin-hub?) en moeten we dat willen als DHD?</w:t>
      </w:r>
    </w:p>
  </w:comment>
  <w:comment w:id="222" w:author="Yannick Vinkesteijn" w:date="2026-02-17T15:12:00Z" w:initials="YV">
    <w:p w14:paraId="7A5CFCF9" w14:textId="722C4961" w:rsidR="00832AEE" w:rsidRDefault="00832AEE">
      <w:pPr>
        <w:pStyle w:val="CommentText1"/>
      </w:pPr>
      <w:r>
        <w:rPr>
          <w:rStyle w:val="CommentReference1"/>
        </w:rPr>
        <w:annotationRef/>
      </w:r>
      <w:r w:rsidRPr="7BFF4449">
        <w:t>Het moet kunnen communiceren met plugin dus opzich is het dan niet een functionaliteit van het data platform zelf toch?</w:t>
      </w:r>
    </w:p>
  </w:comment>
  <w:comment w:id="223" w:author="Ronald Vollebregt" w:date="2026-02-17T15:25:00Z" w:initials="RV">
    <w:p w14:paraId="32B1692F" w14:textId="0B8FFA72" w:rsidR="0062004E" w:rsidRDefault="0062004E">
      <w:pPr>
        <w:pStyle w:val="CommentText1"/>
      </w:pPr>
      <w:r>
        <w:rPr>
          <w:rStyle w:val="CommentReference1"/>
        </w:rPr>
        <w:annotationRef/>
      </w:r>
      <w:r w:rsidRPr="1227A284">
        <w:t>Mmm, moet het misschien anders formuleren. Ik zie het gebruik van dagster/python in Azure eigenlijk niet bijdragen aan dit architectuur principe (data wordt aangeleverd, dus producten die daarop gebouwd worden zijn per definitie niet rechtstreeks op de bron gebaseerd). Ook data via PLUGIN centraal halen en dan verder verwerken tot een product is niet rechtstreeks op de bron. Alleen als je decentraal (plugin datastation) via api's rechtstreeks op  bijv epd queried zou je wat mij betreft rechtstreeks op een bronverzameling gebaseerd zijn. Zal ook eens in de architectuurboard vragen wat men hier eigenlijk mee wil zeggen.</w:t>
      </w:r>
    </w:p>
  </w:comment>
  <w:comment w:id="230" w:author="Petra Geels" w:date="2026-02-13T13:05:00Z" w:initials="PG">
    <w:p w14:paraId="618DB6B5" w14:textId="77777777" w:rsidR="006B3A4B" w:rsidRDefault="006B3A4B" w:rsidP="006B3A4B">
      <w:pPr>
        <w:pStyle w:val="CommentText1"/>
      </w:pPr>
      <w:r>
        <w:rPr>
          <w:rStyle w:val="CommentReference1"/>
        </w:rPr>
        <w:annotationRef/>
      </w:r>
      <w:r>
        <w:t>En bijv. loggingmodule heel ergens anders nog een keer gebruiken? Of is dat impliciet dat we later zoveel mogelijk van deze implementatie nog opnieuw willen kunnen gebruiken?</w:t>
      </w:r>
    </w:p>
  </w:comment>
  <w:comment w:id="231" w:author="Peter Jansen" w:date="2026-02-26T08:29:00Z" w:initials="PJ">
    <w:p w14:paraId="2261991E" w14:textId="77777777" w:rsidR="00525B63" w:rsidRDefault="00525B63" w:rsidP="00525B63">
      <w:pPr>
        <w:pStyle w:val="CommentText1"/>
      </w:pPr>
      <w:r>
        <w:rPr>
          <w:rStyle w:val="CommentReference1"/>
        </w:rPr>
        <w:annotationRef/>
      </w:r>
      <w:r>
        <w:t>Zonder exact alle toekomstige requirements te kennen is het moeilijk nu al dit de eisen, ik denk vooral dat je moet kunnen voortbouwen op.</w:t>
      </w:r>
    </w:p>
  </w:comment>
  <w:comment w:id="240" w:author="Ronald Vollebregt" w:date="2026-02-10T14:51:00Z" w:initials="RV">
    <w:p w14:paraId="2D5C6F05" w14:textId="003D5284" w:rsidR="00BA4A37" w:rsidRDefault="00BA4A37" w:rsidP="00BA4A37">
      <w:pPr>
        <w:pStyle w:val="CommentText1"/>
      </w:pPr>
      <w:r>
        <w:rPr>
          <w:rStyle w:val="CommentReference1"/>
        </w:rPr>
        <w:annotationRef/>
      </w:r>
      <w:r>
        <w:t>Ik noem hem hier maar (of wordt dat al ergens anders gedaan?), lijkt me geen probleem, maar introduceren van AKS levert kosten op, daartegenover staan iiig Talend licentie, Talend servers, LBZ applicatie servers,...</w:t>
      </w:r>
    </w:p>
  </w:comment>
  <w:comment w:id="241" w:author="Peter Jansen" w:date="2026-02-10T14:59:00Z" w:initials="PJ">
    <w:p w14:paraId="270C611A" w14:textId="77777777" w:rsidR="00A658C8" w:rsidRDefault="00A658C8" w:rsidP="00A658C8">
      <w:pPr>
        <w:pStyle w:val="CommentText1"/>
      </w:pPr>
      <w:r>
        <w:rPr>
          <w:rStyle w:val="CommentReference1"/>
        </w:rPr>
        <w:annotationRef/>
      </w:r>
      <w:r>
        <w:t>Vraag is ook of de inspanning gratis Dagster (OSS) compliant te krijgen aan de technische eisen opweegt tegen de kosten van Dagster+</w:t>
      </w:r>
    </w:p>
  </w:comment>
  <w:comment w:id="242" w:author="Saskia Barth" w:date="2026-02-24T12:55:00Z" w:initials="SB">
    <w:p w14:paraId="12DD7610" w14:textId="77777777" w:rsidR="00130DF1" w:rsidRDefault="00130DF1" w:rsidP="00130DF1">
      <w:pPr>
        <w:pStyle w:val="CommentText1"/>
      </w:pPr>
      <w:r>
        <w:rPr>
          <w:rStyle w:val="CommentReference1"/>
        </w:rPr>
        <w:annotationRef/>
      </w:r>
      <w:r>
        <w:t xml:space="preserve">Er is vanuit het project een Business Case opgesteld, deze zal bijgewerkt moeten worden zodra we weten welke kosten hiermee gemoeid zijn of welke keuzes gemaakt moeten worden. </w:t>
      </w:r>
    </w:p>
  </w:comment>
  <w:comment w:id="243" w:author="Ronald Vollebregt" w:date="2026-02-10T15:05:00Z" w:initials="RV">
    <w:p w14:paraId="1D355A05" w14:textId="7223D12A" w:rsidR="0078332A" w:rsidRDefault="0078332A" w:rsidP="0078332A">
      <w:pPr>
        <w:pStyle w:val="CommentText1"/>
      </w:pPr>
      <w:r>
        <w:rPr>
          <w:rStyle w:val="CommentReference1"/>
        </w:rPr>
        <w:annotationRef/>
      </w:r>
      <w:r>
        <w:t>Extra aandachtspunt is wellicht storage (is de hoogste Azure kostenpost voor DHD): als we allerlei extra kopieen van bestanden gaan maken en alles willen bewaren kan het met name voor LDZ en StzFin wel eens duur gaan worden</w:t>
      </w:r>
    </w:p>
  </w:comment>
  <w:comment w:id="245" w:author="Ronald Vollebregt" w:date="2026-02-10T14:54:00Z" w:initials="RV">
    <w:p w14:paraId="7EF9DB97" w14:textId="474AACAB" w:rsidR="00357BA7" w:rsidRDefault="00357BA7" w:rsidP="00357BA7">
      <w:pPr>
        <w:pStyle w:val="CommentText1"/>
      </w:pPr>
      <w:r>
        <w:rPr>
          <w:rStyle w:val="CommentReference1"/>
        </w:rPr>
        <w:annotationRef/>
      </w:r>
      <w:r>
        <w:t>Al een goede invulling van arc principe 1</w:t>
      </w:r>
    </w:p>
  </w:comment>
  <w:comment w:id="246" w:author="Petra Geels" w:date="2026-02-24T11:17:00Z" w:initials="PG">
    <w:p w14:paraId="74E80CEB" w14:textId="77777777" w:rsidR="00A34211" w:rsidRDefault="00A34211" w:rsidP="00A34211">
      <w:pPr>
        <w:pStyle w:val="CommentText1"/>
      </w:pPr>
      <w:r>
        <w:rPr>
          <w:rStyle w:val="CommentReference1"/>
        </w:rPr>
        <w:annotationRef/>
      </w:r>
      <w:r>
        <w:t>Is dit getoetst met de werkelijkheid van DHD en tot op welke hoogte is dit inderdaad nodig. Vragen aan Jan</w:t>
      </w:r>
    </w:p>
  </w:comment>
  <w:comment w:id="248" w:author="Petra Geels" w:date="2026-02-24T11:30:00Z" w:initials="PG">
    <w:p w14:paraId="7EC80CC5" w14:textId="77777777" w:rsidR="005A06F1" w:rsidRDefault="005A06F1" w:rsidP="005A06F1">
      <w:pPr>
        <w:pStyle w:val="CommentText1"/>
      </w:pPr>
      <w:r>
        <w:rPr>
          <w:rStyle w:val="CommentReference1"/>
        </w:rPr>
        <w:annotationRef/>
      </w:r>
      <w:r>
        <w:t>Voor auditlogging van de database (nu in productie voor LTR) staat hier nog niks, Saskia vraagt de precieze wens uit bij Mirja</w:t>
      </w:r>
    </w:p>
  </w:comment>
  <w:comment w:id="249" w:author="Saskia Barth" w:date="2026-03-02T13:31:00Z" w:initials="SB">
    <w:p w14:paraId="332905BC" w14:textId="77777777" w:rsidR="007D31D8" w:rsidRDefault="007D31D8" w:rsidP="007D31D8">
      <w:pPr>
        <w:pStyle w:val="CommentText1"/>
      </w:pPr>
      <w:r>
        <w:rPr>
          <w:rStyle w:val="CommentReference1"/>
        </w:rPr>
        <w:annotationRef/>
      </w:r>
      <w:r>
        <w:t>Hier zijn inderdaad afspraken over gemaakt met de klant, wijzigingen worden gelogd, inclusief voor data die via de batch aangeleverd wordt. Ik zal de specificaties in de map erbij zetten.</w:t>
      </w:r>
    </w:p>
  </w:comment>
  <w:comment w:id="250" w:author="Petra Geels" w:date="2026-02-13T13:07:00Z" w:initials="PG">
    <w:p w14:paraId="21313F63" w14:textId="07243AE8" w:rsidR="00A04DCD" w:rsidRDefault="00A04DCD" w:rsidP="00A04DCD">
      <w:pPr>
        <w:pStyle w:val="CommentText1"/>
      </w:pPr>
      <w:r>
        <w:rPr>
          <w:rStyle w:val="CommentReference1"/>
        </w:rPr>
        <w:annotationRef/>
      </w:r>
      <w:r>
        <w:t>Welke logging gaat dit dan over?</w:t>
      </w:r>
    </w:p>
  </w:comment>
  <w:comment w:id="251" w:author="Peter Jansen" w:date="2026-02-15T23:05:00Z" w:initials="PJ">
    <w:p w14:paraId="7CDCEDEF" w14:textId="77777777" w:rsidR="008D4775" w:rsidRDefault="008D4775" w:rsidP="008D4775">
      <w:pPr>
        <w:pStyle w:val="CommentText1"/>
      </w:pPr>
      <w:r>
        <w:rPr>
          <w:rStyle w:val="CommentReference1"/>
        </w:rPr>
        <w:annotationRef/>
      </w:r>
      <w:r>
        <w:t>Komt uit oorspronkelijk pakket van eisen. Maar als ik een educated guess mag doen, verwerkingsrapportage en foutlogging.</w:t>
      </w:r>
    </w:p>
  </w:comment>
  <w:comment w:id="252" w:author="Petra Geels" w:date="2026-02-16T10:02:00Z" w:initials="PG">
    <w:p w14:paraId="746BE232" w14:textId="44226826" w:rsidR="007E06ED" w:rsidRDefault="00ED1809">
      <w:pPr>
        <w:pStyle w:val="CommentText1"/>
      </w:pPr>
      <w:r>
        <w:rPr>
          <w:rStyle w:val="CommentReference1"/>
        </w:rPr>
        <w:annotationRef/>
      </w:r>
      <w:r w:rsidRPr="7E44E2C9">
        <w:t>In de verwerkingsverslagen (meldingen van validaties in SQL) staat namelijk zeker wel vertrouwelijke informatie, dus misschien goed om dit zeker te weten en duidelijker op te schrijven welke logging dan</w:t>
      </w:r>
    </w:p>
  </w:comment>
  <w:comment w:id="255" w:author="Ronald Vollebregt" w:date="2026-02-10T14:53:00Z" w:initials="RV">
    <w:p w14:paraId="79E34D59" w14:textId="1E3722E6" w:rsidR="00435913" w:rsidRDefault="00435913" w:rsidP="00435913">
      <w:pPr>
        <w:pStyle w:val="CommentText1"/>
      </w:pPr>
      <w:r>
        <w:rPr>
          <w:rStyle w:val="CommentReference1"/>
        </w:rPr>
        <w:annotationRef/>
      </w:r>
      <w:r>
        <w:t>Zie boven: Azure is sowieso goed, alternatief moet goed onderbouwd worden</w:t>
      </w:r>
    </w:p>
  </w:comment>
  <w:comment w:id="257" w:author="Ronald Vollebregt" w:date="2026-02-10T14:57:00Z" w:initials="RV">
    <w:p w14:paraId="00362160" w14:textId="77777777" w:rsidR="00704E88" w:rsidRDefault="00704E88" w:rsidP="00704E88">
      <w:pPr>
        <w:pStyle w:val="CommentText1"/>
      </w:pPr>
      <w:r>
        <w:rPr>
          <w:rStyle w:val="CommentReference1"/>
        </w:rPr>
        <w:annotationRef/>
      </w:r>
      <w:r>
        <w:t>Is geen architectuur kader wat mij betreft, hooguit een requirement (maar daar heb ik al de vraag over het waarom gesteld)</w:t>
      </w:r>
    </w:p>
  </w:comment>
  <w:comment w:id="371" w:author="Ronald Vollebregt" w:date="2026-02-10T15:00:00Z" w:initials="RV">
    <w:p w14:paraId="61529CB8" w14:textId="77777777" w:rsidR="001F67DC" w:rsidRDefault="001F67DC" w:rsidP="001F67DC">
      <w:pPr>
        <w:pStyle w:val="CommentText1"/>
      </w:pPr>
      <w:r>
        <w:rPr>
          <w:rStyle w:val="CommentReference1"/>
        </w:rPr>
        <w:annotationRef/>
      </w:r>
      <w:r>
        <w:t>Tenzij dit van belang is voor het ontwerp mag je wat mij betreft hier ook verwijzen naar de referentie architectuur waar dit is vastgelegd (Op mijn todo lijst staat om na te gaan hoe compleet dat is)</w:t>
      </w:r>
    </w:p>
  </w:comment>
  <w:comment w:id="388" w:author="Ronald Vollebregt" w:date="2026-02-10T15:03:00Z" w:initials="RV">
    <w:p w14:paraId="6273B264" w14:textId="77777777" w:rsidR="000912D7" w:rsidRDefault="000912D7" w:rsidP="000912D7">
      <w:pPr>
        <w:pStyle w:val="CommentText1"/>
      </w:pPr>
      <w:r>
        <w:rPr>
          <w:rStyle w:val="CommentReference1"/>
        </w:rPr>
        <w:annotationRef/>
      </w:r>
      <w:r>
        <w:t>Vraag het me af: voor Datahub en LBZ zijn er al views in Archi, StzFin is nog in ontwikkeling.</w:t>
      </w:r>
    </w:p>
    <w:p w14:paraId="0B8F8C4F" w14:textId="77777777" w:rsidR="000912D7" w:rsidRDefault="000912D7" w:rsidP="000912D7">
      <w:pPr>
        <w:pStyle w:val="CommentText1"/>
      </w:pPr>
    </w:p>
    <w:p w14:paraId="50EE2534" w14:textId="77777777" w:rsidR="000912D7" w:rsidRDefault="000912D7" w:rsidP="000912D7">
      <w:pPr>
        <w:pStyle w:val="CommentText1"/>
      </w:pPr>
      <w:r>
        <w:t>Vwb CRDB is dat niet meer dan een idee dat nog moet worden uitgewerkt? Is misschien wel onderdeel van de scope van Saskia, maar ik zou daar een separaat ontwerp voor maken</w:t>
      </w:r>
    </w:p>
  </w:comment>
  <w:comment w:id="389" w:author="Saskia Barth" w:date="2026-02-24T13:01:00Z" w:initials="SB">
    <w:p w14:paraId="3822CF11" w14:textId="77777777" w:rsidR="00CA06CE" w:rsidRDefault="00CA06CE" w:rsidP="00CA06CE">
      <w:pPr>
        <w:pStyle w:val="CommentText1"/>
      </w:pPr>
      <w:r>
        <w:rPr>
          <w:rStyle w:val="CommentReference1"/>
        </w:rPr>
        <w:annotationRef/>
      </w:r>
      <w:r>
        <w:t>Er zijn plannen/projectplan en een testcase opgesteld. Helaas is dit vanwege capaciteit stil komen te liggen. Een link naar het project heb ik in onze projectmap opgenomen. Hier komt dan bij de eisen vanuit de EHDS en HDAP bij. Link:  "F:\Projecten en producten\Project Referentietabellen"</w:t>
      </w:r>
    </w:p>
    <w:p w14:paraId="4B550832" w14:textId="77777777" w:rsidR="00CA06CE" w:rsidRDefault="00CA06CE" w:rsidP="00CA06CE">
      <w:pPr>
        <w:pStyle w:val="CommentText1"/>
      </w:pPr>
      <w:r>
        <w:t xml:space="preserve"> </w:t>
      </w:r>
    </w:p>
  </w:comment>
  <w:comment w:id="397" w:author="Saskia Barth" w:date="2026-02-24T13:17:00Z" w:initials="SB">
    <w:p w14:paraId="24C7A64A" w14:textId="387C6464" w:rsidR="00BA41F1" w:rsidRDefault="00BA41F1" w:rsidP="00BA41F1">
      <w:pPr>
        <w:pStyle w:val="CommentText1"/>
      </w:pPr>
      <w:r>
        <w:rPr>
          <w:rStyle w:val="CommentReference1"/>
        </w:rPr>
        <w:annotationRef/>
      </w:r>
      <w:r>
        <w:fldChar w:fldCharType="begin"/>
      </w:r>
      <w:r>
        <w:instrText>HYPERLINK "mailto:geels@dhd.nl"</w:instrText>
      </w:r>
      <w:bookmarkStart w:id="399" w:name="_@_20B88F0DA96F455D8AC6B5D00226F579Z"/>
      <w:r>
        <w:fldChar w:fldCharType="separate"/>
      </w:r>
      <w:bookmarkEnd w:id="399"/>
      <w:r w:rsidRPr="00BA41F1">
        <w:rPr>
          <w:rStyle w:val="Vermelding"/>
          <w:noProof/>
        </w:rPr>
        <w:t>@Petra Geels</w:t>
      </w:r>
      <w:r>
        <w:fldChar w:fldCharType="end"/>
      </w:r>
      <w:r>
        <w:t xml:space="preserve"> , welke referentietabellen zijn nu in gebruik binnen de datahub?</w:t>
      </w:r>
    </w:p>
  </w:comment>
  <w:comment w:id="409" w:author="Petra Geels" w:date="2026-02-13T13:25:00Z" w:initials="PG">
    <w:p w14:paraId="2C44F21A" w14:textId="6C8167B2" w:rsidR="008C5054" w:rsidRDefault="008C5054" w:rsidP="008C5054">
      <w:pPr>
        <w:pStyle w:val="CommentText1"/>
      </w:pPr>
      <w:r>
        <w:rPr>
          <w:rStyle w:val="CommentReference1"/>
        </w:rPr>
        <w:annotationRef/>
      </w:r>
      <w:r>
        <w:t>?</w:t>
      </w:r>
    </w:p>
  </w:comment>
  <w:comment w:id="414" w:author="Petra Geels" w:date="2026-02-13T13:24:00Z" w:initials="PG">
    <w:p w14:paraId="4E16E26F" w14:textId="521B9E96" w:rsidR="00810484" w:rsidRDefault="00810484" w:rsidP="00810484">
      <w:pPr>
        <w:pStyle w:val="CommentText1"/>
      </w:pPr>
      <w:r>
        <w:rPr>
          <w:rStyle w:val="CommentReference1"/>
        </w:rPr>
        <w:annotationRef/>
      </w:r>
      <w:r>
        <w:t>Is dit wat we zoeken of anders?</w:t>
      </w:r>
    </w:p>
  </w:comment>
  <w:comment w:id="416" w:author="Petra Geels" w:date="2026-02-24T10:58:00Z" w:initials="PG">
    <w:p w14:paraId="27878F0A" w14:textId="21B6F5F9" w:rsidR="00667B26" w:rsidRDefault="00667B26" w:rsidP="00667B26">
      <w:pPr>
        <w:pStyle w:val="CommentText1"/>
      </w:pPr>
      <w:r>
        <w:rPr>
          <w:rStyle w:val="CommentReference1"/>
        </w:rPr>
        <w:annotationRef/>
      </w:r>
      <w:r>
        <w:fldChar w:fldCharType="begin"/>
      </w:r>
      <w:r>
        <w:instrText>HYPERLINK "mailto:dejong@dhd.nl"</w:instrText>
      </w:r>
      <w:bookmarkStart w:id="419" w:name="_@_DA8BE999C23F439AAD7F5A658D01CB49Z"/>
      <w:r>
        <w:fldChar w:fldCharType="separate"/>
      </w:r>
      <w:bookmarkEnd w:id="419"/>
      <w:r w:rsidRPr="00667B26">
        <w:rPr>
          <w:rStyle w:val="Vermelding"/>
          <w:noProof/>
        </w:rPr>
        <w:t>@Iain de Jong</w:t>
      </w:r>
      <w:r>
        <w:fldChar w:fldCharType="end"/>
      </w:r>
      <w:r>
        <w:t xml:space="preserve"> wil jij Eurequo aanvullen in deze tabel?</w:t>
      </w:r>
    </w:p>
  </w:comment>
  <w:comment w:id="417" w:author="Iain de Jong" w:date="2026-02-24T16:00:00Z" w:initials="IJ">
    <w:p w14:paraId="3C98175D" w14:textId="327F4D96" w:rsidR="00CC5AEF" w:rsidRDefault="00CC5AEF">
      <w:pPr>
        <w:pStyle w:val="CommentText1"/>
      </w:pPr>
      <w:r>
        <w:rPr>
          <w:rStyle w:val="CommentReference1"/>
        </w:rPr>
        <w:annotationRef/>
      </w:r>
      <w:r w:rsidRPr="09B77BFB">
        <w:t>Bij dezen gedaan. Moet bij referentietabel een lijst van alle reftabellen komen? Of is dat te veel?</w:t>
      </w:r>
    </w:p>
  </w:comment>
  <w:comment w:id="418" w:author="Petra Geels" w:date="2026-02-24T16:15:00Z" w:initials="PG">
    <w:p w14:paraId="79931A42" w14:textId="1D9936ED" w:rsidR="003D0AD7" w:rsidRDefault="003D0AD7">
      <w:pPr>
        <w:pStyle w:val="CommentText1"/>
      </w:pPr>
      <w:r>
        <w:rPr>
          <w:rStyle w:val="CommentReference1"/>
        </w:rPr>
        <w:annotationRef/>
      </w:r>
      <w:r w:rsidRPr="3FFB84ED">
        <w:t>Hmmm misschien teveel, en dan alleen bij normtijden houden denk ik</w:t>
      </w:r>
    </w:p>
  </w:comment>
  <w:comment w:id="420" w:author="Nicole Huyser" w:date="2026-02-24T11:15:00Z" w:initials="NH">
    <w:p w14:paraId="1D2ED91B" w14:textId="22700FFA" w:rsidR="001B49A7" w:rsidRDefault="001B49A7">
      <w:pPr>
        <w:pStyle w:val="CommentText1"/>
      </w:pPr>
      <w:r>
        <w:rPr>
          <w:rStyle w:val="CommentReference1"/>
        </w:rPr>
        <w:annotationRef/>
      </w:r>
      <w:r w:rsidRPr="3425DC0B">
        <w:t>Wordt de CBS uitlevering gezien als vallend binnen LBZ of als aparte uitlevering? Die gaat namelijk niet via DWH maar wordt met SSIS package uit de database gehaald.</w:t>
      </w:r>
    </w:p>
  </w:comment>
  <w:comment w:id="421" w:author="Petra Geels" w:date="2026-03-03T10:52:00Z" w:initials="PG">
    <w:p w14:paraId="0907AD82" w14:textId="77777777" w:rsidR="00BE5E95" w:rsidRDefault="00BE5E95" w:rsidP="00BE5E95">
      <w:pPr>
        <w:pStyle w:val="CommentText1"/>
      </w:pPr>
      <w:r>
        <w:rPr>
          <w:rStyle w:val="CommentReference1"/>
        </w:rPr>
        <w:annotationRef/>
      </w:r>
      <w:r>
        <w:t>Dingen zijn hier gewoon los “wat heb je en moet je overzetten”. Dus dit is net als Eurequo van cataract (gaat vanuit datahub maar is gewoon een uitlevering)</w:t>
      </w:r>
    </w:p>
  </w:comment>
  <w:comment w:id="422" w:author="Petra Geels" w:date="2026-03-05T09:59:00Z" w:initials="PG">
    <w:p w14:paraId="44924A03" w14:textId="37CCF058" w:rsidR="0022522C" w:rsidRDefault="0022522C" w:rsidP="0022522C">
      <w:pPr>
        <w:pStyle w:val="CommentText1"/>
      </w:pPr>
      <w:r>
        <w:rPr>
          <w:rStyle w:val="CommentReference1"/>
        </w:rPr>
        <w:annotationRef/>
      </w:r>
      <w:r>
        <w:fldChar w:fldCharType="begin"/>
      </w:r>
      <w:r>
        <w:instrText>HYPERLINK "mailto:huyser@dhd.nl"</w:instrText>
      </w:r>
      <w:bookmarkStart w:id="424" w:name="_@_B0BEDD65AAE043C49B1445B3D62576B8Z"/>
      <w:r>
        <w:fldChar w:fldCharType="separate"/>
      </w:r>
      <w:bookmarkEnd w:id="424"/>
      <w:r w:rsidRPr="0022522C">
        <w:rPr>
          <w:rStyle w:val="Vermelding"/>
          <w:noProof/>
        </w:rPr>
        <w:t>@Nicole Huyser</w:t>
      </w:r>
      <w:r>
        <w:fldChar w:fldCharType="end"/>
      </w:r>
      <w:r>
        <w:t xml:space="preserve"> hebben jullie ook reftabellen uit het DWH? </w:t>
      </w:r>
    </w:p>
  </w:comment>
  <w:comment w:id="423" w:author="Nicole Huyser" w:date="2026-03-17T08:38:00Z" w:initials="NH">
    <w:p w14:paraId="535DA338" w14:textId="681A6F12" w:rsidR="00662111" w:rsidRDefault="00A766F5">
      <w:pPr>
        <w:pStyle w:val="CommentText1"/>
      </w:pPr>
      <w:r>
        <w:rPr>
          <w:rStyle w:val="CommentReference1"/>
        </w:rPr>
        <w:annotationRef/>
      </w:r>
      <w:r w:rsidR="00662111" w:rsidRPr="3F48C3CC">
        <w:t>Ja, G-standaard/Z-Index en Snomed</w:t>
      </w:r>
    </w:p>
  </w:comment>
  <w:comment w:id="425" w:author="Petra Geels" w:date="2026-03-05T09:58:00Z" w:initials="PG">
    <w:p w14:paraId="5F0032F2" w14:textId="0CA9DCC8" w:rsidR="0022522C" w:rsidRDefault="0005644C" w:rsidP="0022522C">
      <w:pPr>
        <w:pStyle w:val="CommentText1"/>
      </w:pPr>
      <w:r>
        <w:rPr>
          <w:rStyle w:val="CommentReference1"/>
        </w:rPr>
        <w:annotationRef/>
      </w:r>
      <w:r w:rsidR="0022522C">
        <w:fldChar w:fldCharType="begin"/>
      </w:r>
      <w:r w:rsidR="0022522C">
        <w:instrText>HYPERLINK "mailto:huyser@dhd.nl"</w:instrText>
      </w:r>
      <w:bookmarkStart w:id="428" w:name="_@_4AC9D7C4C034489F9ABBDC63D7162BC6Z"/>
      <w:r w:rsidR="0022522C">
        <w:fldChar w:fldCharType="separate"/>
      </w:r>
      <w:bookmarkEnd w:id="428"/>
      <w:r w:rsidR="0022522C" w:rsidRPr="0022522C">
        <w:rPr>
          <w:rStyle w:val="Vermelding"/>
          <w:noProof/>
        </w:rPr>
        <w:t>@Nicole Huyser</w:t>
      </w:r>
      <w:r w:rsidR="0022522C">
        <w:fldChar w:fldCharType="end"/>
      </w:r>
      <w:r w:rsidR="0022522C">
        <w:t xml:space="preserve"> nog 1 vraagje. We willen de reftabellen een beetje samenvatten, wil jij aanvullen hoe jullie de reftabellen binnenkrijgen/inlezen?</w:t>
      </w:r>
    </w:p>
  </w:comment>
  <w:comment w:id="426" w:author="Nicole Huyser" w:date="2026-03-17T08:46:00Z" w:initials="NH">
    <w:p w14:paraId="6CB5BB34" w14:textId="730C7258" w:rsidR="0085296C" w:rsidRDefault="0085296C">
      <w:pPr>
        <w:pStyle w:val="CommentText1"/>
      </w:pPr>
      <w:r>
        <w:rPr>
          <w:rStyle w:val="CommentReference1"/>
        </w:rPr>
        <w:annotationRef/>
      </w:r>
      <w:r w:rsidRPr="4A5B76B1">
        <w:t xml:space="preserve">Oke ik weet niet hoe dit er in moet gaan passen maar we hebben interne bronnen (zoals DT,VT, CBV) en die worden of direct uit de database gehaald of via linked server over gehaald (van Bi-pro2). We hebben bestanden die we handmatig ophalen bij de bron (zoals RZ, ICD-10).  We halen tabellen binnen via een API van Vektis. </w:t>
      </w:r>
    </w:p>
  </w:comment>
  <w:comment w:id="432" w:author="Saskia Barth" w:date="2026-02-24T13:07:00Z" w:initials="SB">
    <w:p w14:paraId="0064647B" w14:textId="7D5DB083" w:rsidR="00944935" w:rsidRDefault="007E437C" w:rsidP="00944935">
      <w:pPr>
        <w:pStyle w:val="CommentText1"/>
      </w:pPr>
      <w:r>
        <w:rPr>
          <w:rStyle w:val="CommentReference1"/>
        </w:rPr>
        <w:annotationRef/>
      </w:r>
      <w:r w:rsidR="00944935">
        <w:fldChar w:fldCharType="begin"/>
      </w:r>
      <w:r w:rsidR="00944935">
        <w:instrText>HYPERLINK "mailto:huyser@dhd.nl"</w:instrText>
      </w:r>
      <w:bookmarkStart w:id="433" w:name="_@_50ED68E816A94A1285C8BBDAC7F4F3F3Z"/>
      <w:r w:rsidR="00944935">
        <w:fldChar w:fldCharType="separate"/>
      </w:r>
      <w:bookmarkEnd w:id="433"/>
      <w:r w:rsidR="00944935" w:rsidRPr="00944935">
        <w:rPr>
          <w:rStyle w:val="Vermelding"/>
          <w:noProof/>
        </w:rPr>
        <w:t>@Nicole Huyser</w:t>
      </w:r>
      <w:r w:rsidR="00944935">
        <w:fldChar w:fldCharType="end"/>
      </w:r>
      <w:r w:rsidR="00944935">
        <w:t xml:space="preserve"> kan jij aanvullen?</w:t>
      </w:r>
    </w:p>
  </w:comment>
  <w:comment w:id="438" w:author="Petra Geels" w:date="2026-02-13T13:25:00Z" w:initials="PG">
    <w:p w14:paraId="4DF34723" w14:textId="0EB3C4FE" w:rsidR="00947B73" w:rsidRDefault="00947B73" w:rsidP="008C5054">
      <w:pPr>
        <w:pStyle w:val="CommentText1"/>
      </w:pPr>
      <w:r>
        <w:rPr>
          <w:rStyle w:val="CommentReference1"/>
        </w:rPr>
        <w:annotationRef/>
      </w:r>
      <w:r>
        <w:t>?</w:t>
      </w:r>
    </w:p>
  </w:comment>
  <w:comment w:id="504" w:author="Yannick Vinkesteijn" w:date="2026-02-17T15:22:00Z" w:initials="YV">
    <w:p w14:paraId="02CE8BB9" w14:textId="6CB2FA2D" w:rsidR="002C443C" w:rsidRDefault="002C443C">
      <w:pPr>
        <w:pStyle w:val="CommentText1"/>
      </w:pPr>
      <w:r>
        <w:rPr>
          <w:rStyle w:val="CommentReference1"/>
        </w:rPr>
        <w:annotationRef/>
      </w:r>
      <w:r w:rsidRPr="4DC72838">
        <w:t>Dit gaat voornamelijk over de storage laag en hoe de compute omgaat met data. Ik mis hier nog het deel over een scheiding tussen orchestration, compute en storage. Met die scheiding zijn we namelijk vrij om de beste technieken te kiezen voor specifieke onderdelen van de architectuur</w:t>
      </w:r>
    </w:p>
  </w:comment>
  <w:comment w:id="505" w:author="Peter Jansen" w:date="2026-02-17T16:11:00Z" w:initials="PJ">
    <w:p w14:paraId="46467C8B" w14:textId="77777777" w:rsidR="00586804" w:rsidRDefault="00586804" w:rsidP="00586804">
      <w:pPr>
        <w:pStyle w:val="CommentText1"/>
      </w:pPr>
      <w:r>
        <w:rPr>
          <w:rStyle w:val="CommentReference1"/>
        </w:rPr>
        <w:annotationRef/>
      </w:r>
      <w:r>
        <w:t>Yups, die ontbrak nog.</w:t>
      </w:r>
    </w:p>
  </w:comment>
  <w:comment w:id="524" w:author="Petra Geels" w:date="2026-02-13T15:13:00Z" w:initials="PG">
    <w:p w14:paraId="0D1B857B" w14:textId="77777777" w:rsidR="001136A9" w:rsidRDefault="001136A9" w:rsidP="001136A9">
      <w:pPr>
        <w:pStyle w:val="CommentText1"/>
      </w:pPr>
      <w:r>
        <w:rPr>
          <w:rStyle w:val="CommentReference1"/>
        </w:rPr>
        <w:annotationRef/>
      </w:r>
      <w:r>
        <w:t>Wat is het verschil hier tussen de business rules en functionele validaties?</w:t>
      </w:r>
    </w:p>
  </w:comment>
  <w:comment w:id="526" w:author="Petra Geels" w:date="2026-02-13T15:16:00Z" w:initials="PG">
    <w:p w14:paraId="6A4BF7C5" w14:textId="77777777" w:rsidR="00060862" w:rsidRDefault="00060862" w:rsidP="00060862">
      <w:pPr>
        <w:pStyle w:val="CommentText1"/>
      </w:pPr>
      <w:r>
        <w:rPr>
          <w:rStyle w:val="CommentReference1"/>
        </w:rPr>
        <w:annotationRef/>
      </w:r>
      <w:r>
        <w:t>Sommige (de meeste) verrijkingen gebeuren nu door het BI-team in het DWH, is dat iets wat dan op de lange termijn wel naar 1 plek gaat, of dat 2 teams in 1 module gaan werken maar de verrijkingen wel maar 1 plek hebben? En nu is dat dan buiten scope?</w:t>
      </w:r>
    </w:p>
  </w:comment>
  <w:comment w:id="527" w:author="Peter Jansen" w:date="2026-02-17T16:20:00Z" w:initials="PJ">
    <w:p w14:paraId="6D05227D" w14:textId="77777777" w:rsidR="00FC4A87" w:rsidRDefault="00FC4A87" w:rsidP="00FC4A87">
      <w:pPr>
        <w:pStyle w:val="CommentText1"/>
      </w:pPr>
      <w:r>
        <w:rPr>
          <w:rStyle w:val="CommentReference1"/>
        </w:rPr>
        <w:annotationRef/>
      </w:r>
      <w:r>
        <w:t>Wat is de plek, waar dit nu echt thuis hoort? Het kiezen van een nieuwe architectuur kan impliceren dat verantwoordelijkheden kunnen gaan verschuiven. 2 teams in één module lijkt me niet wenselijk. Wat zijn voorbeelden van verrijkingen die typisch bij zilver of typisch bij goud horen.</w:t>
      </w:r>
    </w:p>
  </w:comment>
  <w:comment w:id="528" w:author="Nicole Huyser" w:date="2026-02-24T12:30:00Z" w:initials="NH">
    <w:p w14:paraId="7FDD690D" w14:textId="4C6FBB0D" w:rsidR="00100EFC" w:rsidRDefault="00100EFC">
      <w:pPr>
        <w:pStyle w:val="CommentText1"/>
      </w:pPr>
      <w:r>
        <w:rPr>
          <w:rStyle w:val="CommentReference1"/>
        </w:rPr>
        <w:annotationRef/>
      </w:r>
      <w:r w:rsidRPr="0C3F1041">
        <w:t>Verrijking bij de LBZ gebeurt niet aan DWH kant. Binnen de huidige werkwijze is dat noodzakelijk.</w:t>
      </w:r>
    </w:p>
  </w:comment>
  <w:comment w:id="529" w:author="Peter Jansen" w:date="2026-02-24T13:10:00Z" w:initials="PJ">
    <w:p w14:paraId="04AA80FF" w14:textId="77777777" w:rsidR="00E209A7" w:rsidRDefault="00E209A7" w:rsidP="00E209A7">
      <w:pPr>
        <w:pStyle w:val="CommentText1"/>
      </w:pPr>
      <w:r>
        <w:rPr>
          <w:rStyle w:val="CommentReference1"/>
        </w:rPr>
        <w:annotationRef/>
      </w:r>
      <w:r>
        <w:t>Dan staat het hier dus juist vermeld.</w:t>
      </w:r>
    </w:p>
  </w:comment>
  <w:comment w:id="536" w:author="Petra Geels" w:date="2026-02-13T15:17:00Z" w:initials="PG">
    <w:p w14:paraId="07560A7C" w14:textId="77777777" w:rsidR="001E16FF" w:rsidRDefault="001E16FF" w:rsidP="001E16FF">
      <w:pPr>
        <w:pStyle w:val="CommentText1"/>
      </w:pPr>
      <w:r>
        <w:rPr>
          <w:rStyle w:val="CommentReference1"/>
        </w:rPr>
        <w:annotationRef/>
      </w:r>
      <w:r>
        <w:t>Hier raakt mijn vraag van de verrijkingen aan. Het zelfde geldt voor uitleveringen. Betekent dat wat hier staat dat alle uitleveringen naar 1 plek+team moeten? Of wat wordt hier precies bedoelt?</w:t>
      </w:r>
    </w:p>
  </w:comment>
  <w:comment w:id="537" w:author="Ronald Vollebregt" w:date="2026-02-19T14:05:00Z" w:initials="RV">
    <w:p w14:paraId="12D686A9" w14:textId="77777777" w:rsidR="00180C9C" w:rsidRDefault="00180C9C" w:rsidP="00180C9C">
      <w:pPr>
        <w:pStyle w:val="CommentText1"/>
      </w:pPr>
      <w:r>
        <w:rPr>
          <w:rStyle w:val="CommentReference1"/>
        </w:rPr>
        <w:annotationRef/>
      </w:r>
      <w:r>
        <w:t>Mijn beeld: “uitlevering” mag zowel op zilver als op goud gebeuren (met een voorkeur voor goud, voor nieuwe ontwikkelingen. Of zijn er goede redenen voor zilver?). Als we als DHD afspreken dat uitleveren op zilver door de data engineers gebeurd en op goud door BI engineers vindt je dus eigenlijk 2 applicatie functies als je op detailniveau kijkt</w:t>
      </w:r>
    </w:p>
  </w:comment>
  <w:comment w:id="546" w:author="Petra Geels" w:date="2026-02-13T15:18:00Z" w:initials="PG">
    <w:p w14:paraId="7584737E" w14:textId="77777777" w:rsidR="00B40C53" w:rsidRDefault="00B40C53" w:rsidP="00B40C53">
      <w:pPr>
        <w:pStyle w:val="CommentText1"/>
      </w:pPr>
      <w:r>
        <w:rPr>
          <w:rStyle w:val="CommentReference1"/>
        </w:rPr>
        <w:annotationRef/>
      </w:r>
      <w:r>
        <w:t>Deze snap ik niet helemaal</w:t>
      </w:r>
    </w:p>
  </w:comment>
  <w:comment w:id="547" w:author="Peter Jansen" w:date="2026-02-24T13:17:00Z" w:initials="PJ">
    <w:p w14:paraId="513CD413" w14:textId="77777777" w:rsidR="009F5137" w:rsidRDefault="009F5137" w:rsidP="009F5137">
      <w:pPr>
        <w:pStyle w:val="CommentText1"/>
      </w:pPr>
      <w:r>
        <w:rPr>
          <w:rStyle w:val="CommentReference1"/>
        </w:rPr>
        <w:annotationRef/>
      </w:r>
      <w:r>
        <w:t>aangevuld</w:t>
      </w:r>
    </w:p>
  </w:comment>
  <w:comment w:id="557" w:author="Petra Geels" w:date="2026-02-13T15:30:00Z" w:initials="PG">
    <w:p w14:paraId="0D306A65" w14:textId="77777777" w:rsidR="00296C28" w:rsidRDefault="00296C28" w:rsidP="00296C28">
      <w:pPr>
        <w:pStyle w:val="CommentText1"/>
      </w:pPr>
      <w:r>
        <w:rPr>
          <w:rStyle w:val="CommentReference1"/>
        </w:rPr>
        <w:annotationRef/>
      </w:r>
      <w:r>
        <w:t>Ik weet niet zo goed waar dit hoort maar ik denk eraan bij het lezen van dit stuk:</w:t>
      </w:r>
    </w:p>
    <w:p w14:paraId="156E4DE8" w14:textId="77777777" w:rsidR="00296C28" w:rsidRDefault="00296C28" w:rsidP="00296C28">
      <w:pPr>
        <w:pStyle w:val="CommentText1"/>
      </w:pPr>
      <w:r>
        <w:t>Ik als PE wil al een tijdje best wel graag dat alle aanpassingen aan een data-aanlevering in versiebeheer staan (en daarmee makkelijk terug te draaien zijn). Dit betekent ook dat de metadata in versiebeheer moet staan en het liefst in pipeline.</w:t>
      </w:r>
    </w:p>
    <w:p w14:paraId="43AF6D03" w14:textId="77777777" w:rsidR="00296C28" w:rsidRDefault="00296C28" w:rsidP="00296C28">
      <w:pPr>
        <w:pStyle w:val="CommentText1"/>
      </w:pPr>
    </w:p>
    <w:p w14:paraId="3BF5DA9E" w14:textId="77777777" w:rsidR="00296C28" w:rsidRDefault="00296C28" w:rsidP="00296C28">
      <w:pPr>
        <w:pStyle w:val="CommentText1"/>
      </w:pPr>
      <w:r>
        <w:t>Ik heb bij kwaliteitseisen iig opgenomen dat een release naar prod snel ge-un-do-t moet kunnen worden en alle functionele eisen die nu raken aan de metadatagedreven opzet staan in 8.1</w:t>
      </w:r>
    </w:p>
  </w:comment>
  <w:comment w:id="558" w:author="Yannick Vinkesteijn" w:date="2026-02-17T15:27:00Z" w:initials="YV">
    <w:p w14:paraId="61D0A0A9" w14:textId="77777777" w:rsidR="00296C28" w:rsidRDefault="00296C28">
      <w:pPr>
        <w:pStyle w:val="CommentText1"/>
      </w:pPr>
      <w:r>
        <w:rPr>
          <w:rStyle w:val="CommentReference1"/>
        </w:rPr>
        <w:annotationRef/>
      </w:r>
      <w:r w:rsidRPr="4A5C9AF8">
        <w:t>Dit klopt niet helemaal. Dagster heeft een deel van de configuratie as code dus configuratie/metadata is niet volledig gescheiden van elkaar. Je zet waar mogelijk zet generieke modules op die configuratie gedreven hergebruikt kunnen worden.</w:t>
      </w:r>
    </w:p>
  </w:comment>
  <w:comment w:id="560" w:author="Yannick Vinkesteijn" w:date="2026-02-17T15:29:00Z" w:initials="YV">
    <w:p w14:paraId="1BB05541" w14:textId="77777777" w:rsidR="00296C28" w:rsidRDefault="00296C28">
      <w:pPr>
        <w:pStyle w:val="CommentText1"/>
      </w:pPr>
      <w:r>
        <w:rPr>
          <w:rStyle w:val="CommentReference1"/>
        </w:rPr>
        <w:annotationRef/>
      </w:r>
      <w:r w:rsidRPr="7528D18A">
        <w:t>deze overweging ligt niet aan configuratie/metadata gebruiken maar is een effect van verkeerde implementatie.</w:t>
      </w:r>
    </w:p>
  </w:comment>
  <w:comment w:id="561" w:author="Peter Jansen" w:date="2026-02-17T16:56:00Z" w:initials="PJ">
    <w:p w14:paraId="56C35AA1" w14:textId="77777777" w:rsidR="00296C28" w:rsidRDefault="00296C28" w:rsidP="00003234">
      <w:pPr>
        <w:pStyle w:val="CommentText1"/>
      </w:pPr>
      <w:r>
        <w:rPr>
          <w:rStyle w:val="CommentReference1"/>
        </w:rPr>
        <w:annotationRef/>
      </w:r>
      <w:r>
        <w:t>Aangescherpt!</w:t>
      </w:r>
    </w:p>
  </w:comment>
  <w:comment w:id="564" w:author="Yannick Vinkesteijn" w:date="2026-02-18T10:43:00Z" w:initials="YV">
    <w:p w14:paraId="1F78BF49" w14:textId="77777777" w:rsidR="00296C28" w:rsidRDefault="00296C28">
      <w:pPr>
        <w:pStyle w:val="CommentText1"/>
      </w:pPr>
      <w:r>
        <w:rPr>
          <w:rStyle w:val="CommentReference1"/>
        </w:rPr>
        <w:annotationRef/>
      </w:r>
      <w:r w:rsidRPr="11DD6176">
        <w:t xml:space="preserve">Ik denk dat CI/CD eerder een wens is omdat je een productie ready product wil met optimale controle of het nou wel of niet procode is. </w:t>
      </w:r>
    </w:p>
  </w:comment>
  <w:comment w:id="565" w:author="Peter Jansen" w:date="2026-02-19T10:50:00Z" w:initials="PJ">
    <w:p w14:paraId="252F7BD0" w14:textId="77777777" w:rsidR="00830C90" w:rsidRDefault="00830C90" w:rsidP="00830C90">
      <w:pPr>
        <w:pStyle w:val="CommentText1"/>
      </w:pPr>
      <w:r>
        <w:rPr>
          <w:rStyle w:val="CommentReference1"/>
        </w:rPr>
        <w:annotationRef/>
      </w:r>
      <w:r>
        <w:t>Herschreven.</w:t>
      </w:r>
    </w:p>
  </w:comment>
  <w:comment w:id="643" w:author="Yannick Vinkesteijn" w:date="2026-02-18T10:44:00Z" w:initials="YV">
    <w:p w14:paraId="2A8D6365" w14:textId="77777777" w:rsidR="002C363D" w:rsidRDefault="002C363D">
      <w:pPr>
        <w:pStyle w:val="CommentText1"/>
      </w:pPr>
      <w:r>
        <w:rPr>
          <w:rStyle w:val="CommentReference1"/>
        </w:rPr>
        <w:annotationRef/>
      </w:r>
      <w:r w:rsidRPr="1A30C2A6">
        <w:t>ofwel via API naar ingestiemodulie of indirect door het neer te zetten in de landingzone storage. Hier zijn we geloof ik nog niet over uit</w:t>
      </w:r>
    </w:p>
  </w:comment>
  <w:comment w:id="644" w:author="Peter Jansen" w:date="2026-02-19T10:45:00Z" w:initials="PJ">
    <w:p w14:paraId="689FBA72" w14:textId="77777777" w:rsidR="00DE4018" w:rsidRDefault="00DE4018" w:rsidP="00DE4018">
      <w:pPr>
        <w:pStyle w:val="CommentText1"/>
      </w:pPr>
      <w:r>
        <w:rPr>
          <w:rStyle w:val="CommentReference1"/>
        </w:rPr>
        <w:annotationRef/>
      </w:r>
      <w:r>
        <w:t>Ik heb nu iets minder mechanisme onafhankelijk verwoord.</w:t>
      </w:r>
    </w:p>
  </w:comment>
  <w:comment w:id="663" w:author="Yannick Vinkesteijn" w:date="2026-02-18T10:47:00Z" w:initials="YV">
    <w:p w14:paraId="0D2ADA35" w14:textId="77777777" w:rsidR="002C363D" w:rsidRDefault="002C363D">
      <w:pPr>
        <w:pStyle w:val="CommentText1"/>
      </w:pPr>
      <w:r>
        <w:rPr>
          <w:rStyle w:val="CommentReference1"/>
        </w:rPr>
        <w:annotationRef/>
      </w:r>
      <w:r w:rsidRPr="086734F1">
        <w:t>De ingestiemodule verwerkt nieuwe data direct bij ontvangst en legt daarbij meteen loggegevens vast. Afhankelijk van de complexiteit van de validaties wordt er óf direct een response teruggegeven aan de aanlevermodule, óf worden de logbestanden klaargezet zodat de aanlevermodule deze kan ophalen.</w:t>
      </w:r>
    </w:p>
  </w:comment>
  <w:comment w:id="664" w:author="Peter Jansen" w:date="2026-02-19T10:42:00Z" w:initials="PJ">
    <w:p w14:paraId="24FF16BA" w14:textId="77777777" w:rsidR="00545821" w:rsidRDefault="00545821" w:rsidP="00545821">
      <w:pPr>
        <w:pStyle w:val="CommentText1"/>
      </w:pPr>
      <w:r>
        <w:rPr>
          <w:rStyle w:val="CommentReference1"/>
        </w:rPr>
        <w:annotationRef/>
      </w:r>
      <w:r>
        <w:t>Suggestie overgenomen.</w:t>
      </w:r>
    </w:p>
  </w:comment>
  <w:comment w:id="691" w:author="Yannick Vinkesteijn" w:date="2026-02-18T10:58:00Z" w:initials="YV">
    <w:p w14:paraId="5D047E02" w14:textId="77777777" w:rsidR="002C363D" w:rsidRDefault="002C363D" w:rsidP="002C363D">
      <w:pPr>
        <w:pStyle w:val="CommentText1"/>
      </w:pPr>
      <w:r>
        <w:rPr>
          <w:rStyle w:val="CommentReference1"/>
        </w:rPr>
        <w:annotationRef/>
      </w:r>
      <w:r w:rsidRPr="3893FA23">
        <w:t>Hier worden twee werkelijk verschillende functionaliteiten in een zin gestopt die eerder sterk gescheiden waren.</w:t>
      </w:r>
    </w:p>
    <w:p w14:paraId="1062F38A" w14:textId="77777777" w:rsidR="002C363D" w:rsidRDefault="002C363D" w:rsidP="002C363D">
      <w:pPr>
        <w:pStyle w:val="CommentText1"/>
      </w:pPr>
    </w:p>
    <w:p w14:paraId="3F259C52" w14:textId="77777777" w:rsidR="002C363D" w:rsidRDefault="002C363D" w:rsidP="002C363D">
      <w:pPr>
        <w:pStyle w:val="CommentText1"/>
      </w:pPr>
      <w:r w:rsidRPr="2C76143B">
        <w:t>transformatie: brons -&gt; zilver -&gt; goud</w:t>
      </w:r>
    </w:p>
    <w:p w14:paraId="20EACF8E" w14:textId="77777777" w:rsidR="002C363D" w:rsidRDefault="002C363D" w:rsidP="002C363D">
      <w:pPr>
        <w:pStyle w:val="CommentText1"/>
      </w:pPr>
      <w:r w:rsidRPr="5A2A1593">
        <w:t>serve/ontsluiting: naar andere bron systemen of doeleinden</w:t>
      </w:r>
    </w:p>
  </w:comment>
  <w:comment w:id="692" w:author="Yannick Vinkesteijn" w:date="2026-02-18T10:59:00Z" w:initials="YV">
    <w:p w14:paraId="6B29454A" w14:textId="77777777" w:rsidR="002C363D" w:rsidRDefault="002C363D">
      <w:pPr>
        <w:pStyle w:val="CommentText1"/>
      </w:pPr>
      <w:r>
        <w:rPr>
          <w:rStyle w:val="CommentReference1"/>
        </w:rPr>
        <w:annotationRef/>
      </w:r>
      <w:r w:rsidRPr="1081BB3C">
        <w:t>of begrijp ik deze zin verkeerd en wordt hier bedoelt dat het datawarehouse de silver/gold layer is?</w:t>
      </w:r>
    </w:p>
  </w:comment>
  <w:comment w:id="693" w:author="Peter Jansen" w:date="2026-02-19T10:37:00Z" w:initials="PJ">
    <w:p w14:paraId="5656A89D" w14:textId="77777777" w:rsidR="00417680" w:rsidRDefault="00417680" w:rsidP="00417680">
      <w:pPr>
        <w:pStyle w:val="CommentText1"/>
      </w:pPr>
      <w:r>
        <w:rPr>
          <w:rStyle w:val="CommentReference1"/>
        </w:rPr>
        <w:annotationRef/>
      </w:r>
      <w:r>
        <w:t xml:space="preserve">Datawarehouse is goud, zo lijkt de consensus nu te zijn. </w:t>
      </w:r>
    </w:p>
  </w:comment>
  <w:comment w:id="712" w:author="Yannick Vinkesteijn" w:date="2026-02-18T10:59:00Z" w:initials="YV">
    <w:p w14:paraId="175FC18B" w14:textId="77777777" w:rsidR="002C363D" w:rsidRDefault="002C363D">
      <w:pPr>
        <w:pStyle w:val="CommentText1"/>
      </w:pPr>
      <w:r>
        <w:rPr>
          <w:rStyle w:val="CommentReference1"/>
        </w:rPr>
        <w:annotationRef/>
      </w:r>
      <w:r w:rsidRPr="0F9CBE9C">
        <w:t>waarschijnlijk komen deze queries ook via APIs binnen</w:t>
      </w:r>
    </w:p>
  </w:comment>
  <w:comment w:id="717" w:author="Yannick Vinkesteijn" w:date="2026-02-17T15:24:00Z" w:initials="YV">
    <w:p w14:paraId="65587362" w14:textId="6C3E3393" w:rsidR="008830FA" w:rsidRDefault="008830FA">
      <w:pPr>
        <w:pStyle w:val="CommentText1"/>
      </w:pPr>
      <w:r>
        <w:rPr>
          <w:rStyle w:val="CommentReference1"/>
        </w:rPr>
        <w:annotationRef/>
      </w:r>
      <w:r w:rsidRPr="7EFADD62">
        <w:t>orchestratie is geen onderdeel van een module maar een aparte laag boven op de modules net als storage.</w:t>
      </w:r>
    </w:p>
  </w:comment>
  <w:comment w:id="718" w:author="Peter Jansen" w:date="2026-02-17T16:47:00Z" w:initials="PJ">
    <w:p w14:paraId="4255C56C" w14:textId="77777777" w:rsidR="00BE7604" w:rsidRDefault="00BE7604" w:rsidP="00BE7604">
      <w:pPr>
        <w:pStyle w:val="CommentText1"/>
      </w:pPr>
      <w:r>
        <w:rPr>
          <w:rStyle w:val="CommentReference1"/>
        </w:rPr>
        <w:annotationRef/>
      </w:r>
      <w:r>
        <w:t xml:space="preserve">Hmm, dat hangt van de definitie van module af, is het daadwerkelijk een .py file of een verzameling van. Ik interpreteerde het meer als het laatste. Een module zag ik niet als synoniem van louter compute. Als er meerdere stappen zijn om van raw brons te maken maar dat noemen we allemaal ingestie dan krijg je binnen een module een vorm van orkestratie. Dit zie ik dan weer los van de orkestratie tussen ruw, brons, zilver en goud, als je begrijp wat ik bedoel. </w:t>
      </w:r>
    </w:p>
  </w:comment>
  <w:comment w:id="719" w:author="Peter Jansen" w:date="2026-02-24T12:59:00Z" w:initials="PJ">
    <w:p w14:paraId="63B35E0C" w14:textId="77777777" w:rsidR="007448F0" w:rsidRDefault="007448F0" w:rsidP="007448F0">
      <w:pPr>
        <w:pStyle w:val="CommentText1"/>
      </w:pPr>
      <w:r>
        <w:rPr>
          <w:rStyle w:val="CommentReference1"/>
        </w:rPr>
        <w:annotationRef/>
      </w:r>
      <w:r>
        <w:t>Ik probeer het woord module zoveel mogelijk te vermijden. Processen bestaand uit sub-processen of stappen (etph). Deze worden georkestreerd.</w:t>
      </w:r>
    </w:p>
  </w:comment>
  <w:comment w:id="763" w:author="Petra Geels" w:date="2026-02-13T15:30:00Z" w:initials="PG">
    <w:p w14:paraId="5FE4E820" w14:textId="01FF9529" w:rsidR="002421C7" w:rsidRDefault="002421C7" w:rsidP="002421C7">
      <w:pPr>
        <w:pStyle w:val="CommentText1"/>
      </w:pPr>
      <w:r>
        <w:rPr>
          <w:rStyle w:val="CommentReference1"/>
        </w:rPr>
        <w:annotationRef/>
      </w:r>
      <w:r>
        <w:t>Ik weet niet zo goed waar dit hoort maar ik denk eraan bij het lezen van dit stuk:</w:t>
      </w:r>
    </w:p>
    <w:p w14:paraId="6BA9FC99" w14:textId="77777777" w:rsidR="002421C7" w:rsidRDefault="002421C7" w:rsidP="002421C7">
      <w:pPr>
        <w:pStyle w:val="CommentText1"/>
      </w:pPr>
      <w:r>
        <w:t>Ik als PE wil al een tijdje best wel graag dat alle aanpassingen aan een data-aanlevering in versiebeheer staan (en daarmee makkelijk terug te draaien zijn). Dit betekent ook dat de metadata in versiebeheer moet staan en het liefst in pipeline.</w:t>
      </w:r>
    </w:p>
    <w:p w14:paraId="734C65C7" w14:textId="77777777" w:rsidR="002421C7" w:rsidRDefault="002421C7" w:rsidP="002421C7">
      <w:pPr>
        <w:pStyle w:val="CommentText1"/>
      </w:pPr>
    </w:p>
    <w:p w14:paraId="1752066A" w14:textId="77777777" w:rsidR="002421C7" w:rsidRDefault="002421C7" w:rsidP="002421C7">
      <w:pPr>
        <w:pStyle w:val="CommentText1"/>
      </w:pPr>
      <w:r>
        <w:t>Ik heb bij kwaliteitseisen iig opgenomen dat een release naar prod snel ge-un-do-t moet kunnen worden en alle functionele eisen die nu raken aan de metadatagedreven opzet staan in 8.1</w:t>
      </w:r>
    </w:p>
  </w:comment>
  <w:comment w:id="764" w:author="Yannick Vinkesteijn" w:date="2026-02-17T15:27:00Z" w:initials="YV">
    <w:p w14:paraId="3F1528BD" w14:textId="6AE28A95" w:rsidR="000E25E9" w:rsidRDefault="0019086A">
      <w:pPr>
        <w:pStyle w:val="CommentText1"/>
      </w:pPr>
      <w:r>
        <w:rPr>
          <w:rStyle w:val="CommentReference1"/>
        </w:rPr>
        <w:annotationRef/>
      </w:r>
      <w:r w:rsidR="000E25E9" w:rsidRPr="4A5C9AF8">
        <w:t>Dit klopt niet helemaal. Dagster heeft een deel van de configuratie as code dus configuratie/metadata is niet volledig gescheiden van elkaar. Je zet waar mogelijk zet generieke modules op die configuratie gedreven hergebruikt kunnen worden.</w:t>
      </w:r>
    </w:p>
  </w:comment>
  <w:comment w:id="785" w:author="Yannick Vinkesteijn" w:date="2026-02-17T15:29:00Z" w:initials="YV">
    <w:p w14:paraId="05EB1D3C" w14:textId="25544402" w:rsidR="0069409B" w:rsidRDefault="0069409B">
      <w:pPr>
        <w:pStyle w:val="CommentText1"/>
      </w:pPr>
      <w:r>
        <w:rPr>
          <w:rStyle w:val="CommentReference1"/>
        </w:rPr>
        <w:annotationRef/>
      </w:r>
      <w:r w:rsidRPr="7528D18A">
        <w:t>deze overweging ligt niet aan configuratie/metadata gebruiken maar is een effect van verkeerde implementatie.</w:t>
      </w:r>
    </w:p>
  </w:comment>
  <w:comment w:id="786" w:author="Peter Jansen" w:date="2026-02-17T16:56:00Z" w:initials="PJ">
    <w:p w14:paraId="27CEC761" w14:textId="77777777" w:rsidR="00003234" w:rsidRDefault="00003234" w:rsidP="00003234">
      <w:pPr>
        <w:pStyle w:val="CommentText1"/>
      </w:pPr>
      <w:r>
        <w:rPr>
          <w:rStyle w:val="CommentReference1"/>
        </w:rPr>
        <w:annotationRef/>
      </w:r>
      <w:r>
        <w:t>Aangescherpt!</w:t>
      </w:r>
    </w:p>
  </w:comment>
  <w:comment w:id="807" w:author="Yannick Vinkesteijn" w:date="2026-02-18T10:43:00Z" w:initials="YV">
    <w:p w14:paraId="6C20E3D1" w14:textId="77777777" w:rsidR="00A6343C" w:rsidRDefault="00A6343C">
      <w:pPr>
        <w:pStyle w:val="CommentText1"/>
      </w:pPr>
      <w:r>
        <w:rPr>
          <w:rStyle w:val="CommentReference1"/>
        </w:rPr>
        <w:annotationRef/>
      </w:r>
      <w:r w:rsidRPr="11DD6176">
        <w:t xml:space="preserve">Ik denk dat CI/CD eerder een wens is omdat je een productie ready product wil met optimale controle of het nou wel of niet procode is. </w:t>
      </w:r>
    </w:p>
  </w:comment>
  <w:comment w:id="864" w:author="Yannick Vinkesteijn" w:date="2026-02-18T10:44:00Z" w:initials="YV">
    <w:p w14:paraId="0185EDAC" w14:textId="32723E0F" w:rsidR="00CA6DAD" w:rsidRDefault="00CA6DAD">
      <w:pPr>
        <w:pStyle w:val="CommentText1"/>
      </w:pPr>
      <w:r>
        <w:rPr>
          <w:rStyle w:val="CommentReference1"/>
        </w:rPr>
        <w:annotationRef/>
      </w:r>
      <w:r w:rsidRPr="1A30C2A6">
        <w:t>ofwel via API naar ingestiemodulie of indirect door het neer te zetten in de landingzone storage. Hier zijn we geloof ik nog niet over uit</w:t>
      </w:r>
    </w:p>
  </w:comment>
  <w:comment w:id="923" w:author="Petra Geels" w:date="2026-02-13T16:53:00Z" w:initials="PG">
    <w:p w14:paraId="2C85EA5F" w14:textId="77777777" w:rsidR="00547B67" w:rsidRDefault="00547B67" w:rsidP="00547B67">
      <w:pPr>
        <w:pStyle w:val="CommentText1"/>
      </w:pPr>
      <w:r>
        <w:rPr>
          <w:rStyle w:val="CommentReference1"/>
        </w:rPr>
        <w:annotationRef/>
      </w:r>
      <w:r>
        <w:t>In 5.2.1 lijken geen inhoudsvalidaties te staan? En bij Brons staat ook “niet gevalideerd”, dus klopt dit wel?</w:t>
      </w:r>
    </w:p>
  </w:comment>
  <w:comment w:id="925" w:author="Yannick Vinkesteijn" w:date="2026-02-18T10:47:00Z" w:initials="YV">
    <w:p w14:paraId="53AF00C6" w14:textId="709E37B7" w:rsidR="00A4375E" w:rsidRDefault="00A4375E">
      <w:pPr>
        <w:pStyle w:val="CommentText1"/>
      </w:pPr>
      <w:r>
        <w:rPr>
          <w:rStyle w:val="CommentReference1"/>
        </w:rPr>
        <w:annotationRef/>
      </w:r>
      <w:r w:rsidRPr="086734F1">
        <w:t>De ingestiemodule verwerkt nieuwe data direct bij ontvangst en legt daarbij meteen loggegevens vast. Afhankelijk van de complexiteit van de validaties wordt er óf direct een response teruggegeven aan de aanlevermodule, óf worden de logbestanden klaargezet zodat de aanlevermodule deze kan ophalen.</w:t>
      </w:r>
    </w:p>
  </w:comment>
  <w:comment w:id="960" w:author="Yannick Vinkesteijn" w:date="2026-02-18T10:50:00Z" w:initials="YV">
    <w:p w14:paraId="28206AAF" w14:textId="0005DD7D" w:rsidR="00A4375E" w:rsidRDefault="00A4375E">
      <w:pPr>
        <w:pStyle w:val="CommentText1"/>
      </w:pPr>
      <w:r>
        <w:rPr>
          <w:rStyle w:val="CommentReference1"/>
        </w:rPr>
        <w:annotationRef/>
      </w:r>
      <w:r w:rsidRPr="24980C0F">
        <w:t>Moet dit niet de transformatie module zijn? ingestie: single file/aanlevering technische en simpele inhouds validatie + standarisatie naar te gebruiken data format -&gt; toelating brons vanuit landing</w:t>
      </w:r>
    </w:p>
    <w:p w14:paraId="458762A7" w14:textId="1D1AA7F6" w:rsidR="00A4375E" w:rsidRDefault="00A4375E">
      <w:pPr>
        <w:pStyle w:val="CommentText1"/>
      </w:pPr>
    </w:p>
    <w:p w14:paraId="70DD6FFA" w14:textId="5635D1AD" w:rsidR="00A4375E" w:rsidRDefault="00A4375E">
      <w:pPr>
        <w:pStyle w:val="CommentText1"/>
      </w:pPr>
      <w:r w:rsidRPr="02C9C631">
        <w:t>transformatie -&gt; samenvoegen met de rest van de data + complexe validatie aan hand van alle data en transformaties</w:t>
      </w:r>
    </w:p>
  </w:comment>
  <w:comment w:id="1034" w:author="Yannick Vinkesteijn" w:date="2026-02-18T10:58:00Z" w:initials="YV">
    <w:p w14:paraId="63538F3C" w14:textId="5CA743B2" w:rsidR="00A4375E" w:rsidRDefault="00A4375E">
      <w:pPr>
        <w:pStyle w:val="CommentText1"/>
      </w:pPr>
      <w:r>
        <w:rPr>
          <w:rStyle w:val="CommentReference1"/>
        </w:rPr>
        <w:annotationRef/>
      </w:r>
      <w:r w:rsidRPr="3893FA23">
        <w:t>Hier worden twee werkelijk verschillende functionaliteiten in een zin gestopt die eerder sterk gescheiden waren.</w:t>
      </w:r>
    </w:p>
    <w:p w14:paraId="5FD9444F" w14:textId="760AF627" w:rsidR="00A4375E" w:rsidRDefault="00A4375E">
      <w:pPr>
        <w:pStyle w:val="CommentText1"/>
      </w:pPr>
    </w:p>
    <w:p w14:paraId="225CBA6F" w14:textId="2B968CDA" w:rsidR="00A4375E" w:rsidRDefault="00A4375E">
      <w:pPr>
        <w:pStyle w:val="CommentText1"/>
      </w:pPr>
      <w:r w:rsidRPr="2C76143B">
        <w:t>transformatie: brons -&gt; zilver -&gt; goud</w:t>
      </w:r>
    </w:p>
    <w:p w14:paraId="49E7C79E" w14:textId="64596E19" w:rsidR="00A4375E" w:rsidRDefault="00A4375E">
      <w:pPr>
        <w:pStyle w:val="CommentText1"/>
      </w:pPr>
      <w:r w:rsidRPr="5A2A1593">
        <w:t>serve/ontsluiting: naar andere bron systemen of doeleinden</w:t>
      </w:r>
    </w:p>
  </w:comment>
  <w:comment w:id="1035" w:author="Yannick Vinkesteijn" w:date="2026-02-18T10:59:00Z" w:initials="YV">
    <w:p w14:paraId="7D622D49" w14:textId="436A2436" w:rsidR="00A4375E" w:rsidRDefault="00A4375E">
      <w:pPr>
        <w:pStyle w:val="CommentText1"/>
      </w:pPr>
      <w:r>
        <w:rPr>
          <w:rStyle w:val="CommentReference1"/>
        </w:rPr>
        <w:annotationRef/>
      </w:r>
      <w:r w:rsidRPr="1081BB3C">
        <w:t>of begrijp ik deze zin verkeerd en wordt hier bedoelt dat het datawarehouse de silver/gold layer is?</w:t>
      </w:r>
    </w:p>
  </w:comment>
  <w:comment w:id="1070" w:author="Yannick Vinkesteijn" w:date="2026-02-18T15:31:00Z" w:initials="YV">
    <w:p w14:paraId="0A9CC0E8" w14:textId="2067F641" w:rsidR="00F452CA" w:rsidRDefault="00F452CA">
      <w:pPr>
        <w:pStyle w:val="CommentText1"/>
      </w:pPr>
      <w:r>
        <w:rPr>
          <w:rStyle w:val="CommentReference1"/>
        </w:rPr>
        <w:annotationRef/>
      </w:r>
      <w:r w:rsidRPr="19507D86">
        <w:t>Ik mis hier authZ/authC</w:t>
      </w:r>
    </w:p>
  </w:comment>
  <w:comment w:id="1094" w:author="Yannick Vinkesteijn" w:date="2026-02-18T10:59:00Z" w:initials="YV">
    <w:p w14:paraId="6B452FB3" w14:textId="29BD7EDA" w:rsidR="00A4375E" w:rsidRDefault="00A4375E">
      <w:pPr>
        <w:pStyle w:val="CommentText1"/>
      </w:pPr>
      <w:r>
        <w:rPr>
          <w:rStyle w:val="CommentReference1"/>
        </w:rPr>
        <w:annotationRef/>
      </w:r>
      <w:r w:rsidRPr="0F9CBE9C">
        <w:t>waarschijnlijk komen deze queries ook via APIs binnen</w:t>
      </w:r>
    </w:p>
  </w:comment>
  <w:comment w:id="1165" w:author="Peter Jansen" w:date="2026-02-05T09:08:00Z" w:initials="PJ">
    <w:p w14:paraId="7DE2ADAE" w14:textId="7C84BF3E" w:rsidR="001B0066" w:rsidRPr="00BF5845" w:rsidRDefault="001B0066" w:rsidP="001B0066">
      <w:pPr>
        <w:pStyle w:val="CommentText1"/>
      </w:pPr>
      <w:r w:rsidRPr="00BF5845">
        <w:rPr>
          <w:rStyle w:val="CommentReference1"/>
        </w:rPr>
        <w:annotationRef/>
      </w:r>
      <w:r w:rsidRPr="00BF5845">
        <w:t>Dit moet concreter, stelliger en directiever worden verwoord.</w:t>
      </w:r>
    </w:p>
  </w:comment>
  <w:comment w:id="1273" w:author="Yannick Vinkesteijn" w:date="2026-02-18T15:33:00Z" w:initials="YV">
    <w:p w14:paraId="48FCED6F" w14:textId="2CB55E9F" w:rsidR="00F452CA" w:rsidRDefault="00F452CA">
      <w:pPr>
        <w:pStyle w:val="CommentText1"/>
      </w:pPr>
      <w:r>
        <w:rPr>
          <w:rStyle w:val="CommentReference1"/>
        </w:rPr>
        <w:annotationRef/>
      </w:r>
      <w:r w:rsidRPr="0AE168B9">
        <w:t>functionele modules</w:t>
      </w:r>
    </w:p>
  </w:comment>
  <w:comment w:id="1277" w:author="Peter Jansen" w:date="2026-02-10T15:26:00Z" w:initials="PJ">
    <w:p w14:paraId="7CF83C1B" w14:textId="77777777" w:rsidR="007F0199" w:rsidRDefault="007F0199" w:rsidP="007F0199">
      <w:pPr>
        <w:pStyle w:val="CommentText1"/>
      </w:pPr>
      <w:r>
        <w:rPr>
          <w:rStyle w:val="CommentReference1"/>
        </w:rPr>
        <w:annotationRef/>
      </w:r>
      <w:r>
        <w:t>Gaan we dbt echt nodig hebben dit is ook meer een extractie tool. Dbt core (oss) lijkt niet meer doorontwikkeld te worden?</w:t>
      </w:r>
    </w:p>
  </w:comment>
  <w:comment w:id="1278" w:author="Yannick Vinkesteijn" w:date="2026-02-18T15:37:00Z" w:initials="YV">
    <w:p w14:paraId="0F87958C" w14:textId="2127E75B" w:rsidR="00F452CA" w:rsidRDefault="00F452CA">
      <w:pPr>
        <w:pStyle w:val="CommentText1"/>
      </w:pPr>
      <w:r>
        <w:rPr>
          <w:rStyle w:val="CommentReference1"/>
        </w:rPr>
        <w:annotationRef/>
      </w:r>
      <w:r w:rsidRPr="2CC4D73D">
        <w:t>ik zou hier sowieso de technische tools weglaten omdat dit nog moet blijken uit de POC hoe we de "compute" technisch gaan inrichten</w:t>
      </w:r>
    </w:p>
  </w:comment>
  <w:comment w:id="1279" w:author="Gerrit van Olst" w:date="2026-02-17T09:58:00Z" w:initials="Gv">
    <w:p w14:paraId="6935D482" w14:textId="77777777" w:rsidR="007F09A6" w:rsidRDefault="007F09A6" w:rsidP="007F09A6">
      <w:pPr>
        <w:pStyle w:val="CommentText1"/>
      </w:pPr>
      <w:r>
        <w:rPr>
          <w:rStyle w:val="CommentReference1"/>
        </w:rPr>
        <w:annotationRef/>
      </w:r>
      <w:r>
        <w:t>Veel tekst in het plaatje is niet te lezen omdat het te klein is.</w:t>
      </w:r>
    </w:p>
  </w:comment>
  <w:comment w:id="1280" w:author="Yannick Vinkesteijn" w:date="2026-02-18T15:36:00Z" w:initials="YV">
    <w:p w14:paraId="476701AD" w14:textId="20D350D9" w:rsidR="00F452CA" w:rsidRDefault="00F452CA">
      <w:pPr>
        <w:pStyle w:val="CommentText1"/>
      </w:pPr>
      <w:r>
        <w:rPr>
          <w:rStyle w:val="CommentReference1"/>
        </w:rPr>
        <w:annotationRef/>
      </w:r>
      <w:r w:rsidRPr="23916BE9">
        <w:t>Ik zie hier niet in terug wat daaronder is beschreven over de drie modules?</w:t>
      </w:r>
    </w:p>
  </w:comment>
  <w:comment w:id="1284" w:author="Petra Geels" w:date="2026-02-13T15:45:00Z" w:initials="PG">
    <w:p w14:paraId="539BF1BC" w14:textId="77777777" w:rsidR="00244B85" w:rsidRDefault="00244B85" w:rsidP="00244B85">
      <w:pPr>
        <w:pStyle w:val="CommentText1"/>
      </w:pPr>
      <w:r>
        <w:rPr>
          <w:rStyle w:val="CommentReference1"/>
        </w:rPr>
        <w:annotationRef/>
      </w:r>
      <w:r>
        <w:t>Maar hadden we niet bepaald dat we helaas wel iets van de ontsluiting moeten doen omdat er een aantal uitleveringen in Talend zitten?</w:t>
      </w:r>
    </w:p>
  </w:comment>
  <w:comment w:id="1285" w:author="Peter Jansen" w:date="2026-02-17T15:50:00Z" w:initials="PJ">
    <w:p w14:paraId="37C245DC" w14:textId="77777777" w:rsidR="003E7FC4" w:rsidRDefault="003E7FC4" w:rsidP="003E7FC4">
      <w:pPr>
        <w:pStyle w:val="CommentText1"/>
      </w:pPr>
      <w:r>
        <w:rPr>
          <w:rStyle w:val="CommentReference1"/>
        </w:rPr>
        <w:annotationRef/>
      </w:r>
      <w:r>
        <w:t>Klopt, uitzondering beschreven</w:t>
      </w:r>
    </w:p>
  </w:comment>
  <w:comment w:id="1312" w:author="Petra Geels" w:date="2026-03-20T16:38:00Z" w:initials="PG">
    <w:p w14:paraId="57C583FC" w14:textId="77777777" w:rsidR="00B42A2A" w:rsidRDefault="00B42A2A" w:rsidP="00B42A2A">
      <w:pPr>
        <w:pStyle w:val="CommentText1"/>
      </w:pPr>
      <w:r>
        <w:rPr>
          <w:rStyle w:val="CommentReference1"/>
        </w:rPr>
        <w:annotationRef/>
      </w:r>
      <w:r>
        <w:t>Aanpassen naar LTR-invoerportaal? Het webportaal kan alles zijn of lijkt het datahub-portaal en die doet dit niet ☺️</w:t>
      </w:r>
    </w:p>
  </w:comment>
  <w:comment w:id="1365" w:author="Yannick Vinkesteijn" w:date="2026-02-18T15:56:00Z" w:initials="YV">
    <w:p w14:paraId="62A9E31D" w14:textId="5BDC3498" w:rsidR="00F452CA" w:rsidRDefault="00F452CA">
      <w:pPr>
        <w:pStyle w:val="CommentText1"/>
      </w:pPr>
      <w:r>
        <w:rPr>
          <w:rStyle w:val="CommentReference1"/>
        </w:rPr>
        <w:annotationRef/>
      </w:r>
      <w:r w:rsidRPr="4DF213A8">
        <w:t>Ik weet niet of dat hier hoort maar ik mis nog een beetje de werkafspraken/kwaliteitscontrole dingen zoals:</w:t>
      </w:r>
    </w:p>
    <w:p w14:paraId="75EAEDD8" w14:textId="598562BF" w:rsidR="00F452CA" w:rsidRDefault="00F452CA">
      <w:pPr>
        <w:pStyle w:val="CommentText1"/>
      </w:pPr>
      <w:r w:rsidRPr="4F472647">
        <w:t>- code standaarden afspraken</w:t>
      </w:r>
    </w:p>
    <w:p w14:paraId="21A312FE" w14:textId="233E1347" w:rsidR="00F452CA" w:rsidRDefault="00F452CA">
      <w:pPr>
        <w:pStyle w:val="CommentText1"/>
      </w:pPr>
      <w:r w:rsidRPr="399C9AED">
        <w:t>- user story templates met duidelijke definitions of done</w:t>
      </w:r>
    </w:p>
    <w:p w14:paraId="000B120F" w14:textId="24D029BF" w:rsidR="00F452CA" w:rsidRDefault="00F452CA">
      <w:pPr>
        <w:pStyle w:val="CommentText1"/>
      </w:pPr>
      <w:r w:rsidRPr="3FC9E7D3">
        <w:t>- eventuele review instructies om de code kwaliteit te waarborgen</w:t>
      </w:r>
    </w:p>
  </w:comment>
  <w:comment w:id="1371" w:author="Yannick Vinkesteijn" w:date="2026-02-18T15:41:00Z" w:initials="YV">
    <w:p w14:paraId="0AC9CF48" w14:textId="3181A707" w:rsidR="00F452CA" w:rsidRDefault="00F452CA">
      <w:pPr>
        <w:pStyle w:val="CommentText1"/>
      </w:pPr>
      <w:r>
        <w:rPr>
          <w:rStyle w:val="CommentReference1"/>
        </w:rPr>
        <w:annotationRef/>
      </w:r>
      <w:r w:rsidRPr="471D423D">
        <w:t>Ik zou deze stack opdelen en in ieder geval het volgende beschrijven:</w:t>
      </w:r>
    </w:p>
    <w:p w14:paraId="1871CE0C" w14:textId="7A8C2E28" w:rsidR="00F452CA" w:rsidRDefault="00F452CA">
      <w:pPr>
        <w:pStyle w:val="CommentText1"/>
      </w:pPr>
      <w:r w:rsidRPr="0EE89BDF">
        <w:t>- orchestratie: dagster</w:t>
      </w:r>
    </w:p>
    <w:p w14:paraId="357CE161" w14:textId="6083F2FC" w:rsidR="00F452CA" w:rsidRDefault="00F452CA">
      <w:pPr>
        <w:pStyle w:val="CommentText1"/>
      </w:pPr>
      <w:r w:rsidRPr="034150B6">
        <w:t>- deployment -&gt; kubernetes +motivatie</w:t>
      </w:r>
    </w:p>
    <w:p w14:paraId="78B803FC" w14:textId="3119B3C0" w:rsidR="00F452CA" w:rsidRDefault="00F452CA">
      <w:pPr>
        <w:pStyle w:val="CommentText1"/>
      </w:pPr>
      <w:r w:rsidRPr="6AF4BD02">
        <w:t>- technische modules -&gt; daarbij benoemen dat hier gekozen wordt voor een python stack met aanvullend SQL. Altijd gekeken wordt naar de beste tool en door het composable eigenschappen van het design dit per implementatie van een module gekozen kan worden. Eventueel tekst toevoegen dat met nieuwe libraries zoals polars en duckdb het mogelijk is om veel data snel te verwerken.</w:t>
      </w:r>
    </w:p>
    <w:p w14:paraId="5DD6FFFA" w14:textId="748F805C" w:rsidR="00F452CA" w:rsidRDefault="00F452CA">
      <w:pPr>
        <w:pStyle w:val="CommentText1"/>
      </w:pPr>
      <w:r w:rsidRPr="3802F851">
        <w:t>- DevOps -&gt; git, CI/CD, etc</w:t>
      </w:r>
    </w:p>
  </w:comment>
  <w:comment w:id="1392" w:author="Yannick Vinkesteijn" w:date="2026-02-18T15:46:00Z" w:initials="YV">
    <w:p w14:paraId="3412FC46" w14:textId="27D19B17" w:rsidR="00F452CA" w:rsidRDefault="00F452CA">
      <w:pPr>
        <w:pStyle w:val="CommentText1"/>
      </w:pPr>
      <w:r>
        <w:rPr>
          <w:rStyle w:val="CommentReference1"/>
        </w:rPr>
        <w:annotationRef/>
      </w:r>
      <w:r w:rsidRPr="5493F199">
        <w:t>Naast UV maken we ook gebruik van containerizatie. Dit zorgt dat de modules in een stabiele afgesloten omgeving draaien onafhankelijk van het host systeem. Dit zorgt voor ook voor reproduceerdbaarheid van de runtime environment waarin de applicatie zich begeeft. Door het gebruik van hardened docker images (zijn gratis) bevat elke image ook automatisch een Software Bill of Materials (SBOM) en extra veiligheidsmaatregelen.</w:t>
      </w:r>
    </w:p>
  </w:comment>
  <w:comment w:id="1527" w:author="Yannick Vinkesteijn" w:date="2026-02-18T15:51:00Z" w:initials="YV">
    <w:p w14:paraId="7C5A96EF" w14:textId="6DA6C722" w:rsidR="00F452CA" w:rsidRDefault="00F452CA">
      <w:pPr>
        <w:pStyle w:val="CommentText1"/>
      </w:pPr>
      <w:r>
        <w:rPr>
          <w:rStyle w:val="CommentReference1"/>
        </w:rPr>
        <w:annotationRef/>
      </w:r>
      <w:r w:rsidRPr="763CB9D9">
        <w:t>Ik zou eerlijk gezegd azure defender for cloud eruit halen. Ik vind die tool erg duur en geeft veel false positives. Naast trivy kan je uv-secure gebruiken om voor meer python specifieke python CVE's te scannen. Deze kan je vervolgens net als trivy via GHA/devops actions meenemen in patch tuesdays of verdere CVE verwerking</w:t>
      </w:r>
    </w:p>
  </w:comment>
  <w:comment w:id="1528" w:author="Ronald Vollebregt" w:date="2026-02-26T07:57:00Z" w:initials="RV">
    <w:p w14:paraId="213DA723" w14:textId="77777777" w:rsidR="004B0E5E" w:rsidRDefault="004B0E5E" w:rsidP="004B0E5E">
      <w:pPr>
        <w:pStyle w:val="CommentText1"/>
      </w:pPr>
      <w:r>
        <w:rPr>
          <w:rStyle w:val="CommentReference1"/>
        </w:rPr>
        <w:annotationRef/>
      </w:r>
      <w:r>
        <w:t>Af te stemmen met Infra team (moet aansluiten op hun standaard aanpak)</w:t>
      </w:r>
    </w:p>
  </w:comment>
  <w:comment w:id="1529" w:author="Yannick Vinkesteijn" w:date="2026-02-26T08:24:00Z" w:initials="YV">
    <w:p w14:paraId="1953F13C" w14:textId="5FD0B3D4" w:rsidR="002671F7" w:rsidRDefault="002671F7">
      <w:pPr>
        <w:pStyle w:val="CommentText1"/>
      </w:pPr>
      <w:r>
        <w:rPr>
          <w:rStyle w:val="CommentReference1"/>
        </w:rPr>
        <w:annotationRef/>
      </w:r>
      <w:r w:rsidRPr="0FF3C9E5">
        <w:t>Daarnaast klopt ook niet wat hier staat: trivy en azure cloud defender kunnen beiden gebruikt worden voor het scannen van docker registries (runtime omgevingen). Er is geen toegevoegde meerwaarde in functionaliteiten t.o.v. trivy. Dit is ook waarom zowel web als data science gezamelijk bezig zijn met het integreren van trivy in onze DevOps pipelines.</w:t>
      </w:r>
    </w:p>
  </w:comment>
  <w:comment w:id="1530" w:author="Peter Jansen" w:date="2026-03-03T09:12:00Z" w:initials="PJ">
    <w:p w14:paraId="2976FA4E" w14:textId="77777777" w:rsidR="00D23CB2" w:rsidRDefault="00D23CB2" w:rsidP="00D23CB2">
      <w:pPr>
        <w:pStyle w:val="CommentText1"/>
      </w:pPr>
      <w:r>
        <w:rPr>
          <w:rStyle w:val="CommentReference1"/>
        </w:rPr>
        <w:annotationRef/>
      </w:r>
      <w:r>
        <w:t>Voor runtime is het volgens mij trivy operator dat overlapt met azure defender for cloud, dat is wat anders dan trivy (cli, buildtime)</w:t>
      </w:r>
    </w:p>
  </w:comment>
  <w:comment w:id="1531" w:author="Yannick Vinkesteijn" w:date="2026-03-03T11:01:00Z" w:initials="YV">
    <w:p w14:paraId="256B86DF" w14:textId="74A244DD" w:rsidR="00C70234" w:rsidRDefault="00C70234">
      <w:pPr>
        <w:pStyle w:val="CommentText1"/>
      </w:pPr>
      <w:r>
        <w:rPr>
          <w:rStyle w:val="CommentReference1"/>
        </w:rPr>
        <w:annotationRef/>
      </w:r>
      <w:r w:rsidRPr="58A7BA47">
        <w:t xml:space="preserve">klopt daar kan je trivy operator voor gebruiken. Ik zie alleen niet direct de meerwaarde van een runtime scanner als er wordt gehouden aan CI/CD deployment pipelines en strict versioning voor images + dependencies. Drift zou dan niet mogelijk zijn. Verwachten we dat dit wel kan? </w:t>
      </w:r>
    </w:p>
  </w:comment>
  <w:comment w:id="1532" w:author="Peter Jansen" w:date="2026-03-03T11:34:00Z" w:initials="PJ">
    <w:p w14:paraId="1F61EA5C" w14:textId="77777777" w:rsidR="00CD4229" w:rsidRDefault="00CD4229" w:rsidP="00CD4229">
      <w:pPr>
        <w:pStyle w:val="CommentText1"/>
      </w:pPr>
      <w:r>
        <w:rPr>
          <w:rStyle w:val="CommentReference1"/>
        </w:rPr>
        <w:annotationRef/>
      </w:r>
      <w:r>
        <w:t>Soms komt het voor dat een kwetsbaarheid achteraf wordt ontdekt. Dus dan staat de container al in productie.</w:t>
      </w:r>
    </w:p>
  </w:comment>
  <w:comment w:id="1545" w:author="Yannick Vinkesteijn" w:date="2026-02-18T15:53:00Z" w:initials="YV">
    <w:p w14:paraId="3DD2E1BD" w14:textId="2A226411" w:rsidR="00F452CA" w:rsidRDefault="00F452CA">
      <w:pPr>
        <w:pStyle w:val="CommentText1"/>
      </w:pPr>
      <w:r>
        <w:rPr>
          <w:rStyle w:val="CommentReference1"/>
        </w:rPr>
        <w:annotationRef/>
      </w:r>
      <w:r w:rsidRPr="0E02D34C">
        <w:t>Hier kunnen we eventueel al github copilot. Met behulp van github copilot kunnen we rules instellen met hoe wij willen dat documentatie eruit ziet en laten reviewen aan die eisen. Dit geldt trouwens ook voor de code zelf.</w:t>
      </w:r>
    </w:p>
  </w:comment>
  <w:comment w:id="1584" w:author="Yannick Vinkesteijn" w:date="2026-02-18T16:47:00Z" w:initials="YV">
    <w:p w14:paraId="197621AB" w14:textId="44D706D5" w:rsidR="00F452CA" w:rsidRDefault="00F452CA">
      <w:pPr>
        <w:pStyle w:val="CommentText1"/>
      </w:pPr>
      <w:r>
        <w:rPr>
          <w:rStyle w:val="CommentReference1"/>
        </w:rPr>
        <w:annotationRef/>
      </w:r>
      <w:r w:rsidRPr="2C26E8DA">
        <w:t>Ik mis hier nog een punt dat we zo min mogelijk naar buiten openzetten. Bijna de gehele infrastructuur zal draaien binnen het private netwerk van DHD en de punten die wel naar andere services of extern staan worden volgens passende AuthC/AuthZ maatregelen beveiligd</w:t>
      </w:r>
    </w:p>
  </w:comment>
  <w:comment w:id="1643" w:author="Yannick Vinkesteijn" w:date="2026-02-18T16:45:00Z" w:initials="YV">
    <w:p w14:paraId="4E765212" w14:textId="7110ED69" w:rsidR="00F452CA" w:rsidRDefault="00F452CA">
      <w:pPr>
        <w:pStyle w:val="CommentText1"/>
      </w:pPr>
      <w:r>
        <w:rPr>
          <w:rStyle w:val="CommentReference1"/>
        </w:rPr>
        <w:annotationRef/>
      </w:r>
      <w:r w:rsidRPr="4CF57051">
        <w:t>misschien hier noemen dat het eigenlijk overal in zit behalve in dagster UI? Dagster UI kan als read only, als het aftrappen en aanpassen van workflows alleen programmatisch mogelijk zijn dan wordt dit geregeld via git.</w:t>
      </w:r>
    </w:p>
  </w:comment>
  <w:comment w:id="1644" w:author="Ronald Vollebregt" w:date="2026-02-19T14:11:00Z" w:initials="RV">
    <w:p w14:paraId="13DE7E59" w14:textId="77777777" w:rsidR="0097019B" w:rsidRDefault="0097019B" w:rsidP="0097019B">
      <w:pPr>
        <w:pStyle w:val="CommentText1"/>
      </w:pPr>
      <w:r>
        <w:rPr>
          <w:rStyle w:val="CommentReference1"/>
        </w:rPr>
        <w:annotationRef/>
      </w:r>
      <w:r>
        <w:t>Moet aansluiten op de standaarden die al gebruikt worden voor de DHD Azure omgeving</w:t>
      </w:r>
    </w:p>
  </w:comment>
  <w:comment w:id="1645" w:author="Peter Jansen" w:date="2026-02-19T14:17:00Z" w:initials="PJ">
    <w:p w14:paraId="1AC3B84E" w14:textId="19088ED0" w:rsidR="00035A46" w:rsidRDefault="00035A46" w:rsidP="00035A46">
      <w:pPr>
        <w:pStyle w:val="CommentText1"/>
      </w:pPr>
      <w:r>
        <w:rPr>
          <w:rStyle w:val="CommentReference1"/>
        </w:rPr>
        <w:annotationRef/>
      </w:r>
      <w:r>
        <w:fldChar w:fldCharType="begin"/>
      </w:r>
      <w:r>
        <w:instrText>HYPERLINK "mailto:r.vollebregt@dhd.nl"</w:instrText>
      </w:r>
      <w:bookmarkStart w:id="1663" w:name="_@_25BEC8D72BE54954B9E8844EE582CB28Z"/>
      <w:r>
        <w:fldChar w:fldCharType="separate"/>
      </w:r>
      <w:bookmarkEnd w:id="1663"/>
      <w:r w:rsidRPr="00035A46">
        <w:rPr>
          <w:rStyle w:val="Vermelding"/>
          <w:noProof/>
        </w:rPr>
        <w:t>@Ronald Vollebregt</w:t>
      </w:r>
      <w:r>
        <w:fldChar w:fldCharType="end"/>
      </w:r>
      <w:r>
        <w:t xml:space="preserve"> weet jij toevallig welke dat zijn, of kan ik daar beter voor bij Eric aankloppen?</w:t>
      </w:r>
    </w:p>
  </w:comment>
  <w:comment w:id="1646" w:author="Ronald Vollebregt" w:date="2026-02-19T14:19:00Z" w:initials="RV">
    <w:p w14:paraId="770296B6" w14:textId="030830BE" w:rsidR="00232C5C" w:rsidRDefault="00232C5C">
      <w:pPr>
        <w:pStyle w:val="CommentText1"/>
      </w:pPr>
      <w:r>
        <w:rPr>
          <w:rStyle w:val="CommentReference1"/>
        </w:rPr>
        <w:annotationRef/>
      </w:r>
      <w:r w:rsidRPr="477E14A5">
        <w:t>ook hierover moeten we met Jan in overleg</w:t>
      </w:r>
    </w:p>
  </w:comment>
  <w:comment w:id="1806" w:author="Ronald Vollebregt" w:date="2026-02-19T14:13:00Z" w:initials="RV">
    <w:p w14:paraId="0055DA5E" w14:textId="77777777" w:rsidR="00FD6163" w:rsidRDefault="0068197E" w:rsidP="00FD6163">
      <w:pPr>
        <w:pStyle w:val="CommentText1"/>
      </w:pPr>
      <w:r>
        <w:rPr>
          <w:rStyle w:val="CommentReference1"/>
        </w:rPr>
        <w:annotationRef/>
      </w:r>
      <w:r w:rsidR="00FD6163">
        <w:t>Als randvoorwaarde: IAM moet aansluiten op DHD standaarden, dus Entra ID als IdP. Security groups ook in Entra ID te beheren door Service Desk</w:t>
      </w:r>
    </w:p>
  </w:comment>
  <w:comment w:id="1807" w:author="Peter Jansen" w:date="2026-02-19T14:27:00Z" w:initials="PJ">
    <w:p w14:paraId="59372CC6" w14:textId="77777777" w:rsidR="007C073B" w:rsidRDefault="007C073B" w:rsidP="007C073B">
      <w:pPr>
        <w:pStyle w:val="CommentText1"/>
      </w:pPr>
      <w:r>
        <w:rPr>
          <w:rStyle w:val="CommentReference1"/>
        </w:rPr>
        <w:annotationRef/>
      </w:r>
      <w:r>
        <w:t>Ik ben voornemens deze en de volgende optie te schrappen en in te zetten op Azure Entra Application proxy omdat dit het beste bij de DHD standaard aansluit.</w:t>
      </w:r>
    </w:p>
  </w:comment>
  <w:comment w:id="1947" w:author="Ronald Vollebregt" w:date="2026-02-10T15:11:00Z" w:initials="RV">
    <w:p w14:paraId="772D5A68" w14:textId="192FA02A" w:rsidR="0057455B" w:rsidRDefault="0057455B" w:rsidP="0057455B">
      <w:pPr>
        <w:pStyle w:val="CommentText1"/>
      </w:pPr>
      <w:r>
        <w:rPr>
          <w:rStyle w:val="CommentReference1"/>
        </w:rPr>
        <w:annotationRef/>
      </w:r>
      <w:r>
        <w:t>Ik zou die als eerste noemen, optie 2 klinkt meer als een tactische oplossing</w:t>
      </w:r>
    </w:p>
  </w:comment>
  <w:comment w:id="1959" w:author="Petra Geels" w:date="2026-02-13T16:38:00Z" w:initials="PG">
    <w:p w14:paraId="18A2EBF5" w14:textId="77777777" w:rsidR="00006954" w:rsidRDefault="00006954" w:rsidP="00006954">
      <w:pPr>
        <w:pStyle w:val="CommentText1"/>
      </w:pPr>
      <w:r>
        <w:rPr>
          <w:rStyle w:val="CommentReference1"/>
        </w:rPr>
        <w:annotationRef/>
      </w:r>
      <w:r>
        <w:t>Ik mis hier een introductie over de inhoud van deze paragraaf</w:t>
      </w:r>
    </w:p>
  </w:comment>
  <w:comment w:id="1961" w:author="Ronald Vollebregt" w:date="2026-02-26T08:17:00Z" w:initials="RV">
    <w:p w14:paraId="01789C60" w14:textId="77777777" w:rsidR="00D926E2" w:rsidRDefault="00D926E2" w:rsidP="00D926E2">
      <w:pPr>
        <w:pStyle w:val="CommentText1"/>
      </w:pPr>
      <w:r>
        <w:rPr>
          <w:rStyle w:val="CommentReference1"/>
        </w:rPr>
        <w:annotationRef/>
      </w:r>
      <w:r>
        <w:t>Ik zou hier alle Actors willen zien die direct interacteren met de ETL-straat, en mis dus in ieder geval “beheerders die parameters kunnen aanpassen”, maar misschien zijn er meer?</w:t>
      </w:r>
    </w:p>
  </w:comment>
  <w:comment w:id="1969" w:author="Petra Geels" w:date="2026-02-13T16:37:00Z" w:initials="PG">
    <w:p w14:paraId="7640CB01" w14:textId="4726FEE1" w:rsidR="006507A4" w:rsidRDefault="006507A4" w:rsidP="006507A4">
      <w:pPr>
        <w:pStyle w:val="CommentText1"/>
      </w:pPr>
      <w:r>
        <w:rPr>
          <w:rStyle w:val="CommentReference1"/>
        </w:rPr>
        <w:annotationRef/>
      </w:r>
      <w:r>
        <w:t>Klopt niet met de huidige situatie, is dat wel de bedoeling of is dit juist wat we gaan doen</w:t>
      </w:r>
    </w:p>
  </w:comment>
  <w:comment w:id="1970" w:author="Peter Jansen" w:date="2026-02-15T23:11:00Z" w:initials="PJ">
    <w:p w14:paraId="2ECF8238" w14:textId="77777777" w:rsidR="00731091" w:rsidRDefault="00731091" w:rsidP="00731091">
      <w:pPr>
        <w:pStyle w:val="CommentText1"/>
      </w:pPr>
      <w:r>
        <w:rPr>
          <w:rStyle w:val="CommentReference1"/>
        </w:rPr>
        <w:annotationRef/>
      </w:r>
      <w:r>
        <w:t>Dit zou de nieuwe opzet moeten zijn.</w:t>
      </w:r>
    </w:p>
  </w:comment>
  <w:comment w:id="1971" w:author="Petra Geels" w:date="2026-02-26T10:00:00Z" w:initials="PG">
    <w:p w14:paraId="2D06A1CA" w14:textId="77777777" w:rsidR="00992E5B" w:rsidRDefault="00C75DDF" w:rsidP="00992E5B">
      <w:pPr>
        <w:pStyle w:val="CommentText1"/>
      </w:pPr>
      <w:r>
        <w:rPr>
          <w:rStyle w:val="CommentReference1"/>
        </w:rPr>
        <w:annotationRef/>
      </w:r>
      <w:r w:rsidR="00992E5B">
        <w:t>En in die nieuwe situatie zouden alle data-uitleveringen vanuit goud gebeuren en dus via DWH gaan en niet meer vanuit zilver?</w:t>
      </w:r>
    </w:p>
  </w:comment>
  <w:comment w:id="1980" w:author="Petra Geels" w:date="2026-02-13T16:45:00Z" w:initials="PG">
    <w:p w14:paraId="771AB05B" w14:textId="101F9DBD" w:rsidR="002D4829" w:rsidRDefault="002D4829" w:rsidP="002D4829">
      <w:pPr>
        <w:pStyle w:val="CommentText1"/>
      </w:pPr>
      <w:r>
        <w:rPr>
          <w:rStyle w:val="CommentReference1"/>
        </w:rPr>
        <w:annotationRef/>
      </w:r>
      <w:r>
        <w:t>Dit plaatje heeft een niet hoog genoege resolutie</w:t>
      </w:r>
    </w:p>
  </w:comment>
  <w:comment w:id="1981" w:author="Yannick Vinkesteijn" w:date="2026-02-18T16:50:00Z" w:initials="YV">
    <w:p w14:paraId="6C77B7C1" w14:textId="1B27429D" w:rsidR="00F452CA" w:rsidRDefault="00F452CA">
      <w:pPr>
        <w:pStyle w:val="CommentText1"/>
      </w:pPr>
      <w:r>
        <w:rPr>
          <w:rStyle w:val="CommentReference1"/>
        </w:rPr>
        <w:annotationRef/>
      </w:r>
      <w:r w:rsidRPr="21B37E4B">
        <w:t>ik zou dit geen functionele ingestie module noemen. Ingestie vindt over het algemeen plaats tussen extern en data lake/warehouse/lake house. Liggend aan de technische eisen die gesteld worden aan brons is de ingestie module meer of minder uitgebreid.</w:t>
      </w:r>
    </w:p>
  </w:comment>
  <w:comment w:id="1982" w:author="Peter Jansen" w:date="2026-02-24T08:36:00Z" w:initials="PJ">
    <w:p w14:paraId="4BF52292" w14:textId="77777777" w:rsidR="00823E84" w:rsidRDefault="00823E84" w:rsidP="00823E84">
      <w:pPr>
        <w:pStyle w:val="CommentText1"/>
      </w:pPr>
      <w:r>
        <w:rPr>
          <w:rStyle w:val="CommentReference1"/>
        </w:rPr>
        <w:annotationRef/>
      </w:r>
      <w:r>
        <w:t>De term module wordt sowieso losgelaten. Dit gaat de stap transformatie zilver stap worden.</w:t>
      </w:r>
    </w:p>
  </w:comment>
  <w:comment w:id="1993" w:author="Gerrit van Olst" w:date="2026-02-17T15:54:00Z" w:initials="Gv">
    <w:p w14:paraId="6356C9AB" w14:textId="4A1767F2" w:rsidR="00C726CC" w:rsidRDefault="00C726CC" w:rsidP="00C726CC">
      <w:pPr>
        <w:pStyle w:val="CommentText1"/>
      </w:pPr>
      <w:r>
        <w:rPr>
          <w:rStyle w:val="CommentReference1"/>
        </w:rPr>
        <w:annotationRef/>
      </w:r>
      <w:r>
        <w:t xml:space="preserve">Geen Dagster+ maar Dagster OSS </w:t>
      </w:r>
      <w:r>
        <w:fldChar w:fldCharType="begin"/>
      </w:r>
      <w:r>
        <w:instrText>HYPERLINK "mailto:p.jansen@dhd.nl"</w:instrText>
      </w:r>
      <w:bookmarkStart w:id="1995" w:name="_@_8A70950AD0C14FC7AA07134BC5092B6FZ"/>
      <w:r>
        <w:fldChar w:fldCharType="separate"/>
      </w:r>
      <w:bookmarkEnd w:id="1995"/>
      <w:r w:rsidRPr="00C726CC">
        <w:rPr>
          <w:rStyle w:val="Vermelding"/>
          <w:noProof/>
        </w:rPr>
        <w:t>@Peter Jansen</w:t>
      </w:r>
      <w:r>
        <w:fldChar w:fldCharType="end"/>
      </w:r>
      <w:r>
        <w:t xml:space="preserve"> </w:t>
      </w:r>
    </w:p>
  </w:comment>
  <w:comment w:id="1994" w:author="Peter Jansen" w:date="2026-02-17T16:49:00Z" w:initials="PJ">
    <w:p w14:paraId="4A57B1DE" w14:textId="77777777" w:rsidR="002B4C35" w:rsidRDefault="002B4C35" w:rsidP="002B4C35">
      <w:pPr>
        <w:pStyle w:val="CommentText1"/>
      </w:pPr>
      <w:r>
        <w:rPr>
          <w:rStyle w:val="CommentReference1"/>
        </w:rPr>
        <w:annotationRef/>
      </w:r>
      <w:r>
        <w:t>Dat is nog de discussie!</w:t>
      </w:r>
    </w:p>
  </w:comment>
  <w:comment w:id="1999" w:author="Petra Geels" w:date="2026-02-26T10:44:00Z" w:initials="PG">
    <w:p w14:paraId="76CE3CED" w14:textId="77777777" w:rsidR="00575AC0" w:rsidRDefault="00575AC0" w:rsidP="00575AC0">
      <w:pPr>
        <w:pStyle w:val="CommentText1"/>
      </w:pPr>
      <w:r>
        <w:rPr>
          <w:rStyle w:val="CommentReference1"/>
        </w:rPr>
        <w:annotationRef/>
      </w:r>
      <w:r>
        <w:t>Wat wordt hier bedoeld met consistente verwerking?</w:t>
      </w:r>
    </w:p>
  </w:comment>
  <w:comment w:id="2009" w:author="Petra Geels" w:date="2026-02-26T10:40:00Z" w:initials="PG">
    <w:p w14:paraId="5069FF8D" w14:textId="05987972" w:rsidR="00137610" w:rsidRDefault="00137610" w:rsidP="00137610">
      <w:pPr>
        <w:pStyle w:val="CommentText1"/>
      </w:pPr>
      <w:r>
        <w:rPr>
          <w:rStyle w:val="CommentReference1"/>
        </w:rPr>
        <w:annotationRef/>
      </w:r>
      <w:r>
        <w:t>Wordt het plaatje uiteindelijk algemener (ook csv, zip, txt)? Voor nu prima om mee te starten denk ik?</w:t>
      </w:r>
    </w:p>
  </w:comment>
  <w:comment w:id="2029" w:author="Ronald Vollebregt" w:date="2026-02-26T08:31:00Z" w:initials="RV">
    <w:p w14:paraId="49CBA3AC" w14:textId="77777777" w:rsidR="00335070" w:rsidRDefault="00335070" w:rsidP="00335070">
      <w:pPr>
        <w:pStyle w:val="CommentText1"/>
      </w:pPr>
      <w:r>
        <w:rPr>
          <w:rStyle w:val="CommentReference1"/>
        </w:rPr>
        <w:annotationRef/>
      </w:r>
      <w:r>
        <w:t>(mijn mening) er is geen reden om brons data in SQL MI op te slaan, dus alleen op blob</w:t>
      </w:r>
    </w:p>
  </w:comment>
  <w:comment w:id="2033" w:author="Petra Geels" w:date="2026-02-13T16:53:00Z" w:initials="PG">
    <w:p w14:paraId="0B8EBB22" w14:textId="77777777" w:rsidR="009C1869" w:rsidRDefault="009C1869" w:rsidP="009C1869">
      <w:pPr>
        <w:pStyle w:val="CommentText1"/>
      </w:pPr>
      <w:r>
        <w:rPr>
          <w:rStyle w:val="CommentReference1"/>
        </w:rPr>
        <w:annotationRef/>
      </w:r>
      <w:r>
        <w:t>Nice</w:t>
      </w:r>
    </w:p>
  </w:comment>
  <w:comment w:id="2037" w:author="Ronald Vollebregt" w:date="2026-02-10T15:14:00Z" w:initials="RV">
    <w:p w14:paraId="2B52F1E7" w14:textId="09BD5885" w:rsidR="00F32257" w:rsidRDefault="00F32257" w:rsidP="00F32257">
      <w:pPr>
        <w:pStyle w:val="CommentText1"/>
      </w:pPr>
      <w:r>
        <w:rPr>
          <w:rStyle w:val="CommentReference1"/>
        </w:rPr>
        <w:annotationRef/>
      </w:r>
      <w:r>
        <w:t>Voor aansluiting op het huidige “DWH” inderdaad, maar goed om hier de optie open te houden dat ook bijv Parquet op Blob zou kunnen worden gebruikt</w:t>
      </w:r>
    </w:p>
  </w:comment>
  <w:comment w:id="2038" w:author="Peter Jansen" w:date="2026-02-10T15:41:00Z" w:initials="PJ">
    <w:p w14:paraId="6E9C14DA" w14:textId="77777777" w:rsidR="008B0C10" w:rsidRDefault="008B0C10" w:rsidP="008B0C10">
      <w:pPr>
        <w:pStyle w:val="CommentText1"/>
      </w:pPr>
      <w:r>
        <w:rPr>
          <w:rStyle w:val="CommentReference1"/>
        </w:rPr>
        <w:annotationRef/>
      </w:r>
      <w:r>
        <w:t>Er is ook nog iets met bewerken vanuit de portalen dat moet kunnen plaatsvinden. Hoewel op dit punt in de keten dit niet erg chique vind om dat bepaalde validaties dan niet gebeuren. Maar het kan goed zijn dat ik de business context hier niet goed genoeg voor ken, en dat dit volkomen logisch is.</w:t>
      </w:r>
    </w:p>
  </w:comment>
  <w:comment w:id="2039" w:author="Ronald Vollebregt" w:date="2026-02-26T08:32:00Z" w:initials="RV">
    <w:p w14:paraId="211B2290" w14:textId="65E9F1FD" w:rsidR="00982487" w:rsidRDefault="00982487" w:rsidP="00982487">
      <w:pPr>
        <w:pStyle w:val="CommentText1"/>
      </w:pPr>
      <w:r>
        <w:rPr>
          <w:rStyle w:val="CommentReference1"/>
        </w:rPr>
        <w:annotationRef/>
      </w:r>
      <w:r>
        <w:fldChar w:fldCharType="begin"/>
      </w:r>
      <w:r>
        <w:instrText>HYPERLINK "mailto:geels@dhd.nl"</w:instrText>
      </w:r>
      <w:bookmarkStart w:id="2043" w:name="_@_B40BBEFFA3C748FFAE50E509468FA41FZ"/>
      <w:r>
        <w:fldChar w:fldCharType="separate"/>
      </w:r>
      <w:bookmarkEnd w:id="2043"/>
      <w:r w:rsidRPr="00982487">
        <w:rPr>
          <w:rStyle w:val="Vermelding"/>
          <w:noProof/>
        </w:rPr>
        <w:t>@Petra Geels</w:t>
      </w:r>
      <w:r>
        <w:fldChar w:fldCharType="end"/>
      </w:r>
      <w:r>
        <w:t xml:space="preserve"> Is bewerken van ingelezen data vanuit de portalen niet een uitzondering</w:t>
      </w:r>
    </w:p>
  </w:comment>
  <w:comment w:id="2040" w:author="Ronald Vollebregt" w:date="2026-02-26T08:36:00Z" w:initials="RV">
    <w:p w14:paraId="11E65EF5" w14:textId="77777777" w:rsidR="00983792" w:rsidRDefault="00983792" w:rsidP="00983792">
      <w:pPr>
        <w:pStyle w:val="CommentText1"/>
      </w:pPr>
      <w:r>
        <w:rPr>
          <w:rStyle w:val="CommentReference1"/>
        </w:rPr>
        <w:annotationRef/>
      </w:r>
      <w:r>
        <w:t>Ik zie “zilver in SQL MI” als de weg om de bestaande verdere verwerking naar DWH niet te raken, maar voor nieuwe applicaties (of de doorontwikkeling van fase 2B van STZ FIN) kunnen we een stap verder gaan door de DWH te gaan laden vanuit parquet(?) files en zo weg te bewegen van SQL MI voor zilver.</w:t>
      </w:r>
    </w:p>
  </w:comment>
  <w:comment w:id="2041" w:author="Petra Geels" w:date="2026-02-26T10:54:00Z" w:initials="PG">
    <w:p w14:paraId="4FC3427D" w14:textId="77777777" w:rsidR="002B726D" w:rsidRDefault="002B726D" w:rsidP="002B726D">
      <w:pPr>
        <w:pStyle w:val="CommentText1"/>
      </w:pPr>
      <w:r>
        <w:rPr>
          <w:rStyle w:val="CommentReference1"/>
        </w:rPr>
        <w:annotationRef/>
      </w:r>
      <w:r>
        <w:t>Er is op dit moment 1 invoerportaal die leest en bewerkt op zilver: LTR. LTR is wel zo opgezet met ooit de wens om dit op deze manier te kunnen hergebruiken (of hij ook echt herbruikbaar is, laat ik in het midden). Maar de DGC-toetsing is gefocust op geen handmatige extra invoer. Dus wat mij betreft kunnen we dit zeker zien als uitzondering.</w:t>
      </w:r>
      <w:r>
        <w:br/>
      </w:r>
      <w:r>
        <w:br/>
        <w:t>We moeten het wel oplossen voor LTR natuurlijk.</w:t>
      </w:r>
    </w:p>
  </w:comment>
  <w:comment w:id="2042" w:author="Peter Jansen" w:date="2026-03-03T10:09:00Z" w:initials="PJ">
    <w:p w14:paraId="1D428B3E" w14:textId="77777777" w:rsidR="00866135" w:rsidRDefault="00866135" w:rsidP="00866135">
      <w:pPr>
        <w:pStyle w:val="CommentText1"/>
      </w:pPr>
      <w:r>
        <w:rPr>
          <w:rStyle w:val="CommentReference1"/>
        </w:rPr>
        <w:annotationRef/>
      </w:r>
      <w:r>
        <w:t>In paragraaf 4.3 en ADR-0006 wordt op deze situatie van bewerken op zilver ingegaan.</w:t>
      </w:r>
    </w:p>
  </w:comment>
  <w:comment w:id="2052" w:author="Ronald Vollebregt" w:date="2026-02-10T15:17:00Z" w:initials="RV">
    <w:p w14:paraId="4760441C" w14:textId="7069672E" w:rsidR="002E6AF4" w:rsidRDefault="002E6AF4" w:rsidP="002E6AF4">
      <w:pPr>
        <w:pStyle w:val="CommentText1"/>
      </w:pPr>
      <w:r>
        <w:rPr>
          <w:rStyle w:val="CommentReference1"/>
        </w:rPr>
        <w:annotationRef/>
      </w:r>
      <w:r>
        <w:t>Is hier echt een RDBMS voor nodig? Als we voor python/dagster/etc gaan zou ik ‘MS SQL’ alleen als target omgeving voor aansluiting op DWH processen willen zien. Voor de rest zou je geen MS SQL nodig moeten willen hebben, toch?</w:t>
      </w:r>
    </w:p>
  </w:comment>
  <w:comment w:id="2053" w:author="Peter Jansen" w:date="2026-02-10T15:38:00Z" w:initials="PJ">
    <w:p w14:paraId="7ED8B2B9" w14:textId="77777777" w:rsidR="00CA2FFB" w:rsidRDefault="00CA2FFB" w:rsidP="00CA2FFB">
      <w:pPr>
        <w:pStyle w:val="CommentText1"/>
      </w:pPr>
      <w:r>
        <w:rPr>
          <w:rStyle w:val="CommentReference1"/>
        </w:rPr>
        <w:annotationRef/>
      </w:r>
      <w:r>
        <w:t>Eens!</w:t>
      </w:r>
    </w:p>
  </w:comment>
  <w:comment w:id="2050" w:author="Yannick Vinkesteijn" w:date="2026-02-18T16:52:00Z" w:initials="YV">
    <w:p w14:paraId="6EC266B2" w14:textId="2D4E1A29" w:rsidR="00F452CA" w:rsidRDefault="00F452CA">
      <w:pPr>
        <w:pStyle w:val="CommentText1"/>
      </w:pPr>
      <w:r>
        <w:rPr>
          <w:rStyle w:val="CommentReference1"/>
        </w:rPr>
        <w:annotationRef/>
      </w:r>
      <w:r w:rsidRPr="23D70AF2">
        <w:t xml:space="preserve">Ik denk dat we hierin toch beter onderscheid moeten gaan maken tussen configuratie metadata en monitoring meta data zoals functionele logs, lineage en catalogs. Dagster noemt dit ook meta data. </w:t>
      </w:r>
    </w:p>
  </w:comment>
  <w:comment w:id="2051" w:author="Peter Jansen" w:date="2026-02-24T08:38:00Z" w:initials="PJ">
    <w:p w14:paraId="236B0FCE" w14:textId="77777777" w:rsidR="00074BDC" w:rsidRDefault="00074BDC" w:rsidP="00074BDC">
      <w:pPr>
        <w:pStyle w:val="CommentText1"/>
      </w:pPr>
      <w:r>
        <w:rPr>
          <w:rStyle w:val="CommentReference1"/>
        </w:rPr>
        <w:annotationRef/>
      </w:r>
      <w:r>
        <w:t>Term aangescherpt.</w:t>
      </w:r>
    </w:p>
  </w:comment>
  <w:comment w:id="2077" w:author="Petra Geels" w:date="2026-02-13T16:58:00Z" w:initials="PG">
    <w:p w14:paraId="0358E0CF" w14:textId="16BBB5B1" w:rsidR="00F31B4C" w:rsidRDefault="00F31B4C" w:rsidP="00F31B4C">
      <w:pPr>
        <w:pStyle w:val="CommentText1"/>
      </w:pPr>
      <w:r>
        <w:rPr>
          <w:rStyle w:val="CommentReference1"/>
        </w:rPr>
        <w:annotationRef/>
      </w:r>
      <w:r>
        <w:t>De splitsing in wat precies? Het woord verwerkingsverslagen is ineens nieuw hier dus niet zo duidelijk wat er precies gesplitst wordt</w:t>
      </w:r>
    </w:p>
  </w:comment>
  <w:comment w:id="2081" w:author="Yannick Vinkesteijn" w:date="2026-02-18T17:03:00Z" w:initials="YV">
    <w:p w14:paraId="0490FF84" w14:textId="2653A1D7" w:rsidR="00F452CA" w:rsidRDefault="00F452CA">
      <w:pPr>
        <w:pStyle w:val="CommentText1"/>
      </w:pPr>
      <w:r>
        <w:rPr>
          <w:rStyle w:val="CommentReference1"/>
        </w:rPr>
        <w:annotationRef/>
      </w:r>
      <w:r w:rsidRPr="20623AE5">
        <w:t>data warehouse architectuur heeft juist geen splitsing waardoor je vast zit aan een techniek/vendor voor orchestratie, compute en storage</w:t>
      </w:r>
    </w:p>
  </w:comment>
  <w:comment w:id="2082" w:author="Peter Jansen" w:date="2026-02-19T14:32:00Z" w:initials="PJ">
    <w:p w14:paraId="0803F335" w14:textId="77777777" w:rsidR="00DC102B" w:rsidRDefault="00DC102B" w:rsidP="00DC102B">
      <w:pPr>
        <w:pStyle w:val="CommentText1"/>
      </w:pPr>
      <w:r>
        <w:rPr>
          <w:rStyle w:val="CommentReference1"/>
        </w:rPr>
        <w:annotationRef/>
      </w:r>
      <w:r>
        <w:t>What was I thinking?</w:t>
      </w:r>
    </w:p>
  </w:comment>
  <w:comment w:id="2279" w:author="Ronald Vollebregt" w:date="2026-02-26T08:39:00Z" w:initials="RV">
    <w:p w14:paraId="314ABFB2" w14:textId="77777777" w:rsidR="00577577" w:rsidRDefault="00577577" w:rsidP="00577577">
      <w:pPr>
        <w:pStyle w:val="CommentText1"/>
      </w:pPr>
      <w:r>
        <w:rPr>
          <w:rStyle w:val="CommentReference1"/>
        </w:rPr>
        <w:annotationRef/>
      </w:r>
      <w:r>
        <w:t>Snap ik niet. Of bedoel je dat het huidige DWH op Synapse in stand blijft, maar dat de architectuur voor toekomstige applicaties voorziet in de mogelijkheid om “goud” op basis van bestanden (datalakehouse) te ontwikkelen?</w:t>
      </w:r>
    </w:p>
  </w:comment>
  <w:comment w:id="2280" w:author="Peter Jansen" w:date="2026-02-26T11:58:00Z" w:initials="PJ">
    <w:p w14:paraId="2AFE0100" w14:textId="77777777" w:rsidR="001D2637" w:rsidRDefault="001D2637" w:rsidP="001D2637">
      <w:pPr>
        <w:pStyle w:val="CommentText1"/>
      </w:pPr>
      <w:r>
        <w:rPr>
          <w:rStyle w:val="CommentReference1"/>
        </w:rPr>
        <w:annotationRef/>
      </w:r>
      <w:r>
        <w:t xml:space="preserve">Organisatorisch valt het buiten het project maar een medaille architectuur neemt daar wel een voorschot op. </w:t>
      </w:r>
    </w:p>
  </w:comment>
  <w:comment w:id="2281" w:author="Peter Jansen" w:date="2026-02-26T11:58:00Z" w:initials="PJ">
    <w:p w14:paraId="49D96241" w14:textId="77777777" w:rsidR="001D2637" w:rsidRDefault="001D2637" w:rsidP="001D2637">
      <w:pPr>
        <w:pStyle w:val="CommentText1"/>
      </w:pPr>
      <w:r>
        <w:rPr>
          <w:rStyle w:val="CommentReference1"/>
        </w:rPr>
        <w:annotationRef/>
      </w:r>
      <w:r>
        <w:t>Ik zal het iets anders verwoorden.</w:t>
      </w:r>
    </w:p>
  </w:comment>
  <w:comment w:id="2308" w:author="Yannick Vinkesteijn" w:date="2026-02-18T16:56:00Z" w:initials="YV">
    <w:p w14:paraId="4F28C0D9" w14:textId="65D8DB13" w:rsidR="00F452CA" w:rsidRDefault="00F452CA">
      <w:pPr>
        <w:pStyle w:val="CommentText1"/>
      </w:pPr>
      <w:r>
        <w:rPr>
          <w:rStyle w:val="CommentReference1"/>
        </w:rPr>
        <w:annotationRef/>
      </w:r>
      <w:r w:rsidRPr="6D87535B">
        <w:t>Kracht van dagster t.o.v. andere orkestratie tools is dat het data centrisch is gebouwd waardoor veel monitoring en controle mechanismes die nodig zijn in een data pipeline al ingebakken zitten en het makkelijk is om data te volgend door het proces heen.</w:t>
      </w:r>
    </w:p>
  </w:comment>
  <w:comment w:id="2323" w:author="Petra Geels" w:date="2026-02-13T17:05:00Z" w:initials="PG">
    <w:p w14:paraId="700604F7" w14:textId="77777777" w:rsidR="00B642E8" w:rsidRDefault="00B642E8" w:rsidP="00B642E8">
      <w:pPr>
        <w:pStyle w:val="CommentText1"/>
      </w:pPr>
      <w:r>
        <w:rPr>
          <w:rStyle w:val="CommentReference1"/>
        </w:rPr>
        <w:annotationRef/>
      </w:r>
      <w:r>
        <w:t>Deze heeft ook geen hoog genoege resolutie</w:t>
      </w:r>
    </w:p>
  </w:comment>
  <w:comment w:id="2333" w:author="Petra Geels" w:date="2026-02-13T17:05:00Z" w:initials="PG">
    <w:p w14:paraId="6EF0EF09" w14:textId="77777777" w:rsidR="003E7866" w:rsidRDefault="003E7866" w:rsidP="003E7866">
      <w:pPr>
        <w:pStyle w:val="CommentText1"/>
      </w:pPr>
      <w:r>
        <w:rPr>
          <w:rStyle w:val="CommentReference1"/>
        </w:rPr>
        <w:annotationRef/>
      </w:r>
      <w:r>
        <w:t>Deze is bijna goed genoeg qua resolutie ☺️</w:t>
      </w:r>
    </w:p>
  </w:comment>
  <w:comment w:id="2338" w:author="Petra Geels" w:date="2026-02-13T17:07:00Z" w:initials="PG">
    <w:p w14:paraId="5DE92786" w14:textId="77777777" w:rsidR="00B267F0" w:rsidRDefault="00B267F0" w:rsidP="00B267F0">
      <w:pPr>
        <w:pStyle w:val="CommentText1"/>
      </w:pPr>
      <w:r>
        <w:rPr>
          <w:rStyle w:val="CommentReference1"/>
        </w:rPr>
        <w:annotationRef/>
      </w:r>
      <w:r>
        <w:t>Precies</w:t>
      </w:r>
    </w:p>
  </w:comment>
  <w:comment w:id="2339" w:author="Petra Geels" w:date="2026-02-13T17:08:00Z" w:initials="PG">
    <w:p w14:paraId="352FB65B" w14:textId="77777777" w:rsidR="00A7426F" w:rsidRDefault="00A7426F" w:rsidP="00A7426F">
      <w:pPr>
        <w:pStyle w:val="CommentText1"/>
      </w:pPr>
      <w:r>
        <w:rPr>
          <w:rStyle w:val="CommentReference1"/>
        </w:rPr>
        <w:annotationRef/>
      </w:r>
      <w:r>
        <w:t>Yes please</w:t>
      </w:r>
    </w:p>
  </w:comment>
  <w:comment w:id="2344" w:author="Ronald Vollebregt" w:date="2026-02-10T15:20:00Z" w:initials="RV">
    <w:p w14:paraId="5C1CCBE7" w14:textId="50E7AF44" w:rsidR="00BD0DA1" w:rsidRDefault="00BD0DA1" w:rsidP="00BD0DA1">
      <w:pPr>
        <w:pStyle w:val="CommentText1"/>
      </w:pPr>
      <w:r>
        <w:rPr>
          <w:rStyle w:val="CommentReference1"/>
        </w:rPr>
        <w:annotationRef/>
      </w:r>
      <w:r>
        <w:t>Overleg plannen met Jan hierover? (ik ben het er uiteraard mee eens, maar dat is nog niet echt doorverwerkt in het DHD Azure design)</w:t>
      </w:r>
    </w:p>
  </w:comment>
  <w:comment w:id="2359" w:author="Ronald Vollebregt" w:date="2026-02-10T15:22:00Z" w:initials="RV">
    <w:p w14:paraId="1D065AEA" w14:textId="77777777" w:rsidR="00AF2C20" w:rsidRDefault="00AF2C20" w:rsidP="00AF2C20">
      <w:pPr>
        <w:pStyle w:val="CommentText1"/>
      </w:pPr>
      <w:r>
        <w:rPr>
          <w:rStyle w:val="CommentReference1"/>
        </w:rPr>
        <w:annotationRef/>
      </w:r>
      <w:r>
        <w:t>Hoeft wat mij betreft niet in SQL….</w:t>
      </w:r>
    </w:p>
  </w:comment>
  <w:comment w:id="2371" w:author="Ronald Vollebregt" w:date="2026-02-10T15:21:00Z" w:initials="RV">
    <w:p w14:paraId="2052E780" w14:textId="77777777" w:rsidR="00727588" w:rsidRDefault="00727588" w:rsidP="00727588">
      <w:pPr>
        <w:pStyle w:val="CommentText1"/>
      </w:pPr>
      <w:r>
        <w:rPr>
          <w:rStyle w:val="CommentReference1"/>
        </w:rPr>
        <w:annotationRef/>
      </w:r>
      <w:r>
        <w:t>DWH verwacht nu SQL MI, redenen om naar Azure SQL DB te gaan?</w:t>
      </w:r>
    </w:p>
  </w:comment>
  <w:comment w:id="2372" w:author="Peter Jansen" w:date="2026-02-10T15:29:00Z" w:initials="PJ">
    <w:p w14:paraId="468BA54D" w14:textId="77777777" w:rsidR="008435D1" w:rsidRDefault="008435D1" w:rsidP="008435D1">
      <w:pPr>
        <w:pStyle w:val="CommentText1"/>
      </w:pPr>
      <w:r>
        <w:rPr>
          <w:rStyle w:val="CommentReference1"/>
        </w:rPr>
        <w:annotationRef/>
      </w:r>
      <w:r>
        <w:t>Geen, misschien goedkoper maar moet ik uitzoeken. Worden er nu speciale MI features gebruikt?</w:t>
      </w:r>
    </w:p>
  </w:comment>
  <w:comment w:id="2377" w:author="Ronald Vollebregt" w:date="2026-02-10T15:22:00Z" w:initials="RV">
    <w:p w14:paraId="140A77C3" w14:textId="61B96CA3" w:rsidR="000078F8" w:rsidRDefault="000078F8" w:rsidP="000078F8">
      <w:pPr>
        <w:pStyle w:val="CommentText1"/>
      </w:pPr>
      <w:r>
        <w:rPr>
          <w:rStyle w:val="CommentReference1"/>
        </w:rPr>
        <w:annotationRef/>
      </w:r>
      <w:r>
        <w:t>Hoeft wat mij betreft niet in SQL….</w:t>
      </w:r>
    </w:p>
  </w:comment>
  <w:comment w:id="2399" w:author="Nicole Huyser" w:date="2026-02-24T12:41:00Z" w:initials="NH">
    <w:p w14:paraId="43F144B5" w14:textId="090FADA4" w:rsidR="00527A8D" w:rsidRDefault="00527A8D">
      <w:pPr>
        <w:pStyle w:val="CommentText1"/>
      </w:pPr>
      <w:r>
        <w:rPr>
          <w:rStyle w:val="CommentReference1"/>
        </w:rPr>
        <w:annotationRef/>
      </w:r>
      <w:r w:rsidRPr="4CFD2D08">
        <w:t>En aanpassen? Dat kunnen we nu bij de LBZ wel.</w:t>
      </w:r>
    </w:p>
  </w:comment>
  <w:comment w:id="2400" w:author="Liann Weil" w:date="2026-02-25T10:22:00Z" w:initials="LW">
    <w:p w14:paraId="0CC47052" w14:textId="5FA6C956" w:rsidR="00986F28" w:rsidRDefault="00A1271B">
      <w:pPr>
        <w:pStyle w:val="CommentText1"/>
      </w:pPr>
      <w:r>
        <w:rPr>
          <w:rStyle w:val="CommentReference1"/>
        </w:rPr>
        <w:annotationRef/>
      </w:r>
      <w:r w:rsidRPr="11D90B12">
        <w:t>En ook de logging kunnen inzien?</w:t>
      </w:r>
    </w:p>
  </w:comment>
  <w:comment w:id="2401" w:author="Petra Geels" w:date="2026-03-20T16:11:00Z" w:initials="PG">
    <w:p w14:paraId="365C98C4" w14:textId="77777777" w:rsidR="00544245" w:rsidRDefault="00544245" w:rsidP="00544245">
      <w:pPr>
        <w:pStyle w:val="CommentText1"/>
      </w:pPr>
      <w:r>
        <w:rPr>
          <w:rStyle w:val="CommentReference1"/>
        </w:rPr>
        <w:annotationRef/>
      </w:r>
      <w:r>
        <w:t xml:space="preserve">En wij willen dat ook (en ik denk ook dat we het moeten doen en saskia denkt dat ook), maar is destijds niet als must neergezet dus ik laat het nu staan. </w:t>
      </w:r>
    </w:p>
    <w:p w14:paraId="195D655B" w14:textId="77777777" w:rsidR="00544245" w:rsidRDefault="00544245" w:rsidP="00544245">
      <w:pPr>
        <w:pStyle w:val="CommentText1"/>
      </w:pPr>
    </w:p>
    <w:p w14:paraId="0F646B7F" w14:textId="77777777" w:rsidR="00544245" w:rsidRDefault="00544245" w:rsidP="00544245">
      <w:pPr>
        <w:pStyle w:val="CommentText1"/>
      </w:pPr>
      <w:r>
        <w:t>Logging is los van metadatagedreven</w:t>
      </w:r>
    </w:p>
  </w:comment>
  <w:comment w:id="2402" w:author="Liann Weil" w:date="2026-02-25T10:12:00Z" w:initials="LW">
    <w:p w14:paraId="2DB71D71" w14:textId="17F3E692" w:rsidR="00986F28" w:rsidRDefault="00A1271B">
      <w:pPr>
        <w:pStyle w:val="CommentText1"/>
      </w:pPr>
      <w:r>
        <w:rPr>
          <w:rStyle w:val="CommentReference1"/>
        </w:rPr>
        <w:annotationRef/>
      </w:r>
      <w:r w:rsidRPr="2A819F14">
        <w:t>Wens voor FB, maar must voor DE? Als in er moet wel sowieso en deadline functionaliteit komen toch? Alleen mooi meegenomen als FB dit kan aanpassen?</w:t>
      </w:r>
    </w:p>
  </w:comment>
  <w:comment w:id="2403" w:author="Petra Geels" w:date="2026-03-20T16:14:00Z" w:initials="PG">
    <w:p w14:paraId="2F98474E" w14:textId="77777777" w:rsidR="000811B0" w:rsidRDefault="000811B0" w:rsidP="000811B0">
      <w:pPr>
        <w:pStyle w:val="CommentText1"/>
      </w:pPr>
      <w:r>
        <w:rPr>
          <w:rStyle w:val="CommentReference1"/>
        </w:rPr>
        <w:annotationRef/>
      </w:r>
      <w:r>
        <w:t>Ja zeker, maar een DE kan het evt. ook via code doen. Als FB het moet kunnen, zit je al meer tegen een UI of metadatagedreven aan</w:t>
      </w:r>
    </w:p>
  </w:comment>
  <w:comment w:id="2404" w:author="Nicole Huyser" w:date="2026-02-24T12:42:00Z" w:initials="NH">
    <w:p w14:paraId="0A044C95" w14:textId="34B28BA7" w:rsidR="00B12211" w:rsidRDefault="00B12211">
      <w:pPr>
        <w:pStyle w:val="CommentText1"/>
      </w:pPr>
      <w:r>
        <w:rPr>
          <w:rStyle w:val="CommentReference1"/>
        </w:rPr>
        <w:annotationRef/>
      </w:r>
      <w:r w:rsidRPr="0D8948AA">
        <w:t>Dit kan bij de LBZ ook in de database door onszelf aan te passen</w:t>
      </w:r>
    </w:p>
  </w:comment>
  <w:comment w:id="2405" w:author="Nicole Huyser" w:date="2026-02-24T12:42:00Z" w:initials="NH">
    <w:p w14:paraId="74D4A607" w14:textId="456099A4" w:rsidR="00974441" w:rsidRDefault="00974441">
      <w:pPr>
        <w:pStyle w:val="CommentText1"/>
      </w:pPr>
      <w:r>
        <w:rPr>
          <w:rStyle w:val="CommentReference1"/>
        </w:rPr>
        <w:annotationRef/>
      </w:r>
      <w:r w:rsidRPr="1740C57A">
        <w:t>Waarom is dit geen MUST?</w:t>
      </w:r>
    </w:p>
  </w:comment>
  <w:comment w:id="2406" w:author="Nicole Huyser" w:date="2026-02-24T12:44:00Z" w:initials="NH">
    <w:p w14:paraId="46A646B8" w14:textId="050A177C" w:rsidR="00463E8B" w:rsidRDefault="00463E8B">
      <w:pPr>
        <w:pStyle w:val="CommentText1"/>
      </w:pPr>
      <w:r>
        <w:rPr>
          <w:rStyle w:val="CommentReference1"/>
        </w:rPr>
        <w:annotationRef/>
      </w:r>
      <w:r w:rsidRPr="0B0CDC27">
        <w:t>Dit vraagt denk ik ook veel tijd van een DE als dit niet zelf gedaan kan worden.</w:t>
      </w:r>
    </w:p>
  </w:comment>
  <w:comment w:id="2407" w:author="Petra Geels" w:date="2026-02-13T15:37:00Z" w:initials="PG">
    <w:p w14:paraId="1C7E1990" w14:textId="77777777" w:rsidR="005630D8" w:rsidRDefault="005630D8" w:rsidP="005630D8">
      <w:pPr>
        <w:pStyle w:val="CommentText1"/>
      </w:pPr>
      <w:r>
        <w:rPr>
          <w:rStyle w:val="CommentReference1"/>
        </w:rPr>
        <w:annotationRef/>
      </w:r>
      <w:r>
        <w:t>Deze beide gebeurt nu al bij het LBZ team, als we dat dus niet meer zouden kunnen zou dat een flinke stijging in benodigde uren van DE betekenen. Bij de Datahub gebeurt dit nu niet. Must have?</w:t>
      </w:r>
    </w:p>
  </w:comment>
  <w:comment w:id="2408" w:author="Nicole Huyser" w:date="2026-02-24T12:43:00Z" w:initials="NH">
    <w:p w14:paraId="49CA0715" w14:textId="55279FCB" w:rsidR="00CD1E53" w:rsidRDefault="00CD1E53">
      <w:pPr>
        <w:pStyle w:val="CommentText1"/>
      </w:pPr>
      <w:r>
        <w:rPr>
          <w:rStyle w:val="CommentReference1"/>
        </w:rPr>
        <w:annotationRef/>
      </w:r>
      <w:r w:rsidRPr="6018199C">
        <w:t>Ja, ik zou zeggen van wel</w:t>
      </w:r>
    </w:p>
  </w:comment>
  <w:comment w:id="2409" w:author="Petra Geels" w:date="2026-03-20T16:16:00Z" w:initials="PG">
    <w:p w14:paraId="69BF6F37" w14:textId="77777777" w:rsidR="006F3A61" w:rsidRDefault="00F30113" w:rsidP="006F3A61">
      <w:pPr>
        <w:pStyle w:val="CommentText1"/>
      </w:pPr>
      <w:r>
        <w:rPr>
          <w:rStyle w:val="CommentReference1"/>
        </w:rPr>
        <w:annotationRef/>
      </w:r>
      <w:r w:rsidR="006F3A61">
        <w:t>Ah hier nog een keer dezelfde vraag. Ik laat deze en die over fusietabellen nog even opstaan en bespreek ik met het projectteam of we het willen aanpassen. Maar ook hier uitgebreid besproken met opzetten PvE destijds met alle betrokkenen (maar ik ben er niet voor niks zelf ook over begonnen natuurlijk)</w:t>
      </w:r>
    </w:p>
  </w:comment>
  <w:comment w:id="2411" w:author="Liann Weil" w:date="2026-02-25T10:15:00Z" w:initials="LW">
    <w:p w14:paraId="21A2FD22" w14:textId="1FC8156A" w:rsidR="00986F28" w:rsidRDefault="00A1271B">
      <w:pPr>
        <w:pStyle w:val="CommentText1"/>
      </w:pPr>
      <w:r>
        <w:rPr>
          <w:rStyle w:val="CommentReference1"/>
        </w:rPr>
        <w:annotationRef/>
      </w:r>
      <w:r w:rsidRPr="3C7CA69D">
        <w:t>Waarom is dit precies een droom? Het toevoegen van validaties aan reeds bestaande registraties begrijp ik als IA. Maar waarom willen we dat een IA een nieuwe registratie opzet ipv een DE?</w:t>
      </w:r>
    </w:p>
  </w:comment>
  <w:comment w:id="2412" w:author="Petra Geels" w:date="2026-03-20T16:19:00Z" w:initials="PG">
    <w:p w14:paraId="19EF9167" w14:textId="77777777" w:rsidR="003552F7" w:rsidRDefault="003552F7" w:rsidP="003552F7">
      <w:pPr>
        <w:pStyle w:val="CommentText1"/>
      </w:pPr>
      <w:r>
        <w:rPr>
          <w:rStyle w:val="CommentReference1"/>
        </w:rPr>
        <w:annotationRef/>
      </w:r>
      <w:r>
        <w:t>Hahaha, oh uhm lijkt jou dus niet zo interessant? :P ik dacht dan kunnen we nog sneller nieuwe straten opleveren. Als wij even een simpele eerste versie kunnen opleveren, waar de klant vast mee kan ervaren. Maar ik hoor graag wat jij denkt nog ☺️ Misschien heb je wel gelijk en gaat dit een stap te ver (ik denk gezien de oplossing dat het ook niet gaat hoor, want CI/CD ed opzetten willen wij helemaal niet.. Zal ik hem maar weghalen?:p)</w:t>
      </w:r>
    </w:p>
  </w:comment>
  <w:comment w:id="2413" w:author="Liann Weil" w:date="2026-03-24T08:52:00Z" w:initials="LW">
    <w:p w14:paraId="229DB75E" w14:textId="06D0482C" w:rsidR="00951846" w:rsidRDefault="00951846">
      <w:pPr>
        <w:pStyle w:val="Tekstopmerking"/>
      </w:pPr>
      <w:r>
        <w:rPr>
          <w:rStyle w:val="Verwijzingopmerking"/>
        </w:rPr>
        <w:annotationRef/>
      </w:r>
      <w:r>
        <w:fldChar w:fldCharType="begin"/>
      </w:r>
      <w:r>
        <w:instrText xml:space="preserve"> HYPERLINK "mailto:geels@dhd.nl"</w:instrText>
      </w:r>
      <w:bookmarkStart w:id="2415" w:name="_@_52AB605C22F44674AF19B3342A2B98BAZ"/>
      <w:r>
        <w:fldChar w:fldCharType="separate"/>
      </w:r>
      <w:bookmarkEnd w:id="2415"/>
      <w:r w:rsidRPr="43975454">
        <w:rPr>
          <w:rStyle w:val="Vermelding"/>
        </w:rPr>
        <w:t>@Petra Geels</w:t>
      </w:r>
      <w:r>
        <w:fldChar w:fldCharType="end"/>
      </w:r>
      <w:r w:rsidRPr="760EC55C">
        <w:t xml:space="preserve"> Ik begreep niet helemaal wat de meerwaarde was, ik begrijp wel wat je zegt m.b.t. het snellere opleveren. Alleen vraag ik me een beetje af of je dit moet willen dat IA's dit doen. Ook m.b.t. beheerbaarheid. Je wilt dat de registraties zo veel mogelijk op dezelfde manier gebouwd worden. Dus ik dacht meer: dan moet een IA ook kennis daarvan hebben, dus bijvoorbeeld het DE draaiboek ook kennen. Als de basis staat dan lijkt het toevoegen van validaties binnen een reeds bestaand format makkelijker (i.e. dan worden er denk ik minder snel fouten gemaakt en is het makkelijker om generiek gelijk te blijven). Is dat een beetje duidelijk?</w:t>
      </w:r>
    </w:p>
  </w:comment>
  <w:comment w:id="2414" w:author="Petra Geels" w:date="2026-03-24T12:55:00Z" w:initials="PG">
    <w:p w14:paraId="4F34A856" w14:textId="77777777" w:rsidR="005949BA" w:rsidRDefault="005949BA" w:rsidP="005949BA">
      <w:pPr>
        <w:pStyle w:val="Tekstopmerking"/>
      </w:pPr>
      <w:r>
        <w:rPr>
          <w:rStyle w:val="Verwijzingopmerking"/>
        </w:rPr>
        <w:annotationRef/>
      </w:r>
      <w:r>
        <w:t>Ah zo ja, dit is ook alleen als het echt een ‘tooltje’ is waarin een IA het ook bij elkaar kan klikken, dan heb je dat probleem van op dezelfde manier bouwen niet. Dus alleen in dat geval is het interessant, als de oplossing wat meer code gedreven is voor toevoegen van nieuwe registraties, dan willen we dit niet inderdaad (er staat ook dmv interface), ik maak m wel gewoon nice-to-have maar misschien is het wel een won’t</w:t>
      </w:r>
    </w:p>
  </w:comment>
  <w:comment w:id="2517" w:author="Ronald Vollebregt" w:date="2026-02-10T15:11:00Z" w:initials="RV">
    <w:p w14:paraId="310517A6" w14:textId="6E8847AE" w:rsidR="00CD7DCB" w:rsidRDefault="00CD7DCB" w:rsidP="00CD7DCB">
      <w:pPr>
        <w:pStyle w:val="CommentText1"/>
      </w:pPr>
      <w:r>
        <w:rPr>
          <w:rStyle w:val="CommentReference1"/>
        </w:rPr>
        <w:annotationRef/>
      </w:r>
      <w:r>
        <w:t>Ik zou die als eerste noemen, optie 2 klinkt meer als een tactische oplossing</w:t>
      </w:r>
    </w:p>
  </w:comment>
  <w:comment w:id="2518" w:author="Peter Jansen" w:date="2026-02-10T15:26:00Z" w:initials="PJ">
    <w:p w14:paraId="2B690CFA" w14:textId="77777777" w:rsidR="00CD7DCB" w:rsidRDefault="00CD7DCB" w:rsidP="00CD7DCB">
      <w:pPr>
        <w:pStyle w:val="CommentText1"/>
      </w:pPr>
      <w:r>
        <w:rPr>
          <w:rStyle w:val="CommentReference1"/>
        </w:rPr>
        <w:annotationRef/>
      </w:r>
      <w:r>
        <w:t>Omgedraaid.</w:t>
      </w:r>
    </w:p>
  </w:comment>
  <w:comment w:id="2647" w:author="Petra Geels" w:date="2026-01-29T12:07:00Z" w:initials="PG">
    <w:p w14:paraId="6023CE5F" w14:textId="311A05D5" w:rsidR="00FD585F" w:rsidRPr="00BF5845" w:rsidRDefault="00FD585F" w:rsidP="00FD585F">
      <w:pPr>
        <w:pStyle w:val="CommentText1"/>
      </w:pPr>
      <w:r w:rsidRPr="00BF5845">
        <w:rPr>
          <w:rStyle w:val="CommentReference1"/>
        </w:rPr>
        <w:annotationRef/>
      </w:r>
      <w:r w:rsidRPr="00BF5845">
        <w:t>Ben ik de enige die deze begrippen moest opzoeken?</w:t>
      </w:r>
    </w:p>
  </w:comment>
  <w:comment w:id="2648" w:author="Petra Geels" w:date="2026-01-29T12:19:00Z" w:initials="PG">
    <w:p w14:paraId="31BF05E5" w14:textId="77777777" w:rsidR="00A7028E" w:rsidRPr="00BF5845" w:rsidRDefault="00A7028E" w:rsidP="00A7028E">
      <w:pPr>
        <w:pStyle w:val="CommentText1"/>
      </w:pPr>
      <w:r w:rsidRPr="00BF5845">
        <w:rPr>
          <w:rStyle w:val="CommentReference1"/>
        </w:rPr>
        <w:annotationRef/>
      </w:r>
      <w:r w:rsidRPr="00BF5845">
        <w:t>Okee de vraag is miss eigenlijk: komt er een begrippenlijst of is het gewoon oké dat dit vooral te volgen is voor devs?</w:t>
      </w:r>
    </w:p>
  </w:comment>
  <w:comment w:id="2649" w:author="Peter Jansen" w:date="2026-02-03T08:59:00Z" w:initials="PJ">
    <w:p w14:paraId="24FE5602" w14:textId="77777777" w:rsidR="00743EE9" w:rsidRDefault="00743EE9" w:rsidP="00743EE9">
      <w:pPr>
        <w:pStyle w:val="CommentText1"/>
      </w:pPr>
      <w:r w:rsidRPr="00BF5845">
        <w:rPr>
          <w:rStyle w:val="CommentReference1"/>
        </w:rPr>
        <w:annotationRef/>
      </w:r>
      <w:r w:rsidRPr="00BF5845">
        <w:t>Ja dit is wel een beetje “techno-speak”, in hoofdstuk 12 komt een verklarende woordenlijst.</w:t>
      </w:r>
    </w:p>
  </w:comment>
  <w:comment w:id="2650" w:author="Peter Jansen" w:date="2026-02-10T15:31:00Z" w:initials="PJ">
    <w:p w14:paraId="33FDF08B" w14:textId="77777777" w:rsidR="00BE3901" w:rsidRDefault="00BE3901" w:rsidP="00BE3901">
      <w:pPr>
        <w:pStyle w:val="CommentText1"/>
      </w:pPr>
      <w:r>
        <w:rPr>
          <w:rStyle w:val="CommentReference1"/>
        </w:rPr>
        <w:annotationRef/>
      </w:r>
      <w:r>
        <w:t>Dagster+ of Dagster OSS? Dit moeten we nog bespreken.</w:t>
      </w:r>
    </w:p>
  </w:comment>
  <w:comment w:id="2671" w:author="Jan Pijnacker" w:date="2026-02-23T13:30:00Z" w:initials="JP">
    <w:p w14:paraId="07DD11F7" w14:textId="62212474" w:rsidR="000322DD" w:rsidRDefault="000322DD">
      <w:r>
        <w:annotationRef/>
      </w:r>
      <w:r w:rsidRPr="2712C2A0">
        <w:t>We hebben geen GitHub Enterprise.</w:t>
      </w:r>
    </w:p>
  </w:comment>
  <w:comment w:id="2672" w:author="Yannick Vinkesteijn" w:date="2026-02-26T08:29:00Z" w:initials="YV">
    <w:p w14:paraId="2F631F2A" w14:textId="7DD6C648" w:rsidR="00F60071" w:rsidRDefault="00F60071">
      <w:pPr>
        <w:pStyle w:val="CommentText1"/>
      </w:pPr>
      <w:r>
        <w:rPr>
          <w:rStyle w:val="CommentReference1"/>
        </w:rPr>
        <w:annotationRef/>
      </w:r>
      <w:r w:rsidRPr="664DDE55">
        <w:t>precies en dat is een belangrijk verschil. Github enterprise gooit eigenlijk github weer helemaal dicht en dat kan niet bij PLUGIN omdat we veel met externe partijen werken</w:t>
      </w:r>
    </w:p>
  </w:comment>
  <w:comment w:id="2675" w:author="Saskia Barth" w:date="2026-03-23T13:29:00Z" w:initials="SB">
    <w:p w14:paraId="2034A62E" w14:textId="77777777" w:rsidR="00E731A7" w:rsidRDefault="00E731A7" w:rsidP="00E731A7">
      <w:pPr>
        <w:pStyle w:val="CommentText1"/>
      </w:pPr>
      <w:r>
        <w:rPr>
          <w:rStyle w:val="CommentReference1"/>
        </w:rPr>
        <w:annotationRef/>
      </w:r>
      <w:r>
        <w:t>Nuanceren ivm plugin gebruikt toch wat anders</w:t>
      </w:r>
    </w:p>
  </w:comment>
  <w:comment w:id="3005" w:author="Petra Geels" w:date="2026-02-13T17:13:00Z" w:initials="PG">
    <w:p w14:paraId="0DC2F281" w14:textId="27EADDAD" w:rsidR="000856EC" w:rsidRDefault="000856EC" w:rsidP="000856EC">
      <w:pPr>
        <w:pStyle w:val="CommentText1"/>
      </w:pPr>
      <w:r>
        <w:rPr>
          <w:rStyle w:val="CommentReference1"/>
        </w:rPr>
        <w:annotationRef/>
      </w:r>
      <w:r>
        <w:t>Wat is precies het verschil tussen 1.3 kwaliteitsdoelen en deze lijst van kwaliteitseisen?</w:t>
      </w:r>
    </w:p>
  </w:comment>
  <w:comment w:id="3006" w:author="Peter Jansen" w:date="2026-02-17T11:38:00Z" w:initials="PJ">
    <w:p w14:paraId="2D7AF3A8" w14:textId="77777777" w:rsidR="00AF7385" w:rsidRDefault="00AF7385" w:rsidP="00AF7385">
      <w:pPr>
        <w:pStyle w:val="CommentText1"/>
      </w:pPr>
      <w:r>
        <w:rPr>
          <w:rStyle w:val="CommentReference1"/>
        </w:rPr>
        <w:annotationRef/>
      </w:r>
      <w:r>
        <w:t>Kwaliteitsdoelen zijn de belangrijkste eisen op een wat hoger abstractie niveau en de kwaliteitseisen gaat meer over de meer meetbare onderbouwing.</w:t>
      </w:r>
    </w:p>
  </w:comment>
  <w:comment w:id="3009" w:author="Ronald Vollebregt" w:date="2026-02-19T16:29:00Z" w:initials="RV">
    <w:p w14:paraId="2B326FCF" w14:textId="77777777" w:rsidR="00982143" w:rsidRDefault="00982143" w:rsidP="00982143">
      <w:pPr>
        <w:pStyle w:val="CommentText1"/>
      </w:pPr>
      <w:r>
        <w:rPr>
          <w:rStyle w:val="CommentReference1"/>
        </w:rPr>
        <w:annotationRef/>
      </w:r>
      <w:r>
        <w:t>“Geen dataverlies”: elk bestand dat wordt aangeboden en elk record in die bestanden wordt, verifieerbaar, of verwerkt of afgewezen</w:t>
      </w:r>
    </w:p>
  </w:comment>
  <w:comment w:id="3014" w:author="Ronald Vollebregt" w:date="2026-02-19T14:59:00Z" w:initials="RV">
    <w:p w14:paraId="6CD595F7" w14:textId="4F0C52AE" w:rsidR="004F50E5" w:rsidRDefault="004F50E5" w:rsidP="004F50E5">
      <w:pPr>
        <w:pStyle w:val="CommentText1"/>
      </w:pPr>
      <w:r>
        <w:rPr>
          <w:rStyle w:val="CommentReference1"/>
        </w:rPr>
        <w:annotationRef/>
      </w:r>
      <w:r>
        <w:t>Dit lijkt me meer hoe een tester het zou kunnen formuleren, maar op 1 miljoen records is 1% toch nog 10.000 records met validatie afwijkingen. Dus wat bedoelen we hier mee?</w:t>
      </w:r>
    </w:p>
    <w:p w14:paraId="58E71678" w14:textId="77777777" w:rsidR="004F50E5" w:rsidRDefault="004F50E5" w:rsidP="004F50E5">
      <w:pPr>
        <w:pStyle w:val="CommentText1"/>
      </w:pPr>
    </w:p>
    <w:p w14:paraId="200036DC" w14:textId="77777777" w:rsidR="004F50E5" w:rsidRDefault="004F50E5" w:rsidP="004F50E5">
      <w:pPr>
        <w:pStyle w:val="CommentText1"/>
      </w:pPr>
      <w:r>
        <w:t>Vwb correctheid zou ik eerder denken aan iets mbt het systeem laten aantonen dat het correct werkt (in dit geval allerlei tellingen bijhouden =&gt; welk record wordt om welke reden afgekeurd/gewijzigd/doorgelaten...</w:t>
      </w:r>
    </w:p>
  </w:comment>
  <w:comment w:id="3015" w:author="Peter Jansen" w:date="2026-02-24T13:59:00Z" w:initials="PJ">
    <w:p w14:paraId="33AB0F03" w14:textId="77777777" w:rsidR="00894976" w:rsidRDefault="00894976" w:rsidP="00894976">
      <w:pPr>
        <w:pStyle w:val="CommentText1"/>
      </w:pPr>
      <w:r>
        <w:rPr>
          <w:rStyle w:val="CommentReference1"/>
        </w:rPr>
        <w:annotationRef/>
      </w:r>
      <w:r>
        <w:t>Eens.</w:t>
      </w:r>
    </w:p>
  </w:comment>
  <w:comment w:id="3017" w:author="Ronald Vollebregt" w:date="2026-02-19T16:31:00Z" w:initials="RV">
    <w:p w14:paraId="4D972984" w14:textId="72F83797" w:rsidR="006E3BC4" w:rsidRDefault="006E3BC4" w:rsidP="006E3BC4">
      <w:pPr>
        <w:pStyle w:val="CommentText1"/>
      </w:pPr>
      <w:r>
        <w:rPr>
          <w:rStyle w:val="CommentReference1"/>
        </w:rPr>
        <w:annotationRef/>
      </w:r>
      <w:r>
        <w:t>Wat is normaal datavolume (hebben we daar een orde van grootte van? Bijv in GB op piekdag, vs gemiddelde dag)</w:t>
      </w:r>
    </w:p>
  </w:comment>
  <w:comment w:id="3019" w:author="Ronald Vollebregt" w:date="2026-02-20T15:07:00Z" w:initials="RV">
    <w:p w14:paraId="4BB9050B" w14:textId="77777777" w:rsidR="00365CD9" w:rsidRDefault="004F7B67" w:rsidP="00365CD9">
      <w:pPr>
        <w:pStyle w:val="CommentText1"/>
      </w:pPr>
      <w:r>
        <w:rPr>
          <w:rStyle w:val="CommentReference1"/>
        </w:rPr>
        <w:annotationRef/>
      </w:r>
      <w:r w:rsidR="00365CD9">
        <w:t>Koppelt met bestaande kanalen via blob storage (nb LBZ krijgt data binnen op een server, gepushed moeten we dat direct ondersteunen). Koppelt met bestaande targets (SQL MI databases als interface)..</w:t>
      </w:r>
    </w:p>
    <w:p w14:paraId="140359FB" w14:textId="77777777" w:rsidR="00365CD9" w:rsidRDefault="00365CD9" w:rsidP="00365CD9">
      <w:pPr>
        <w:pStyle w:val="CommentText1"/>
      </w:pPr>
    </w:p>
    <w:p w14:paraId="30F6167C" w14:textId="77777777" w:rsidR="00365CD9" w:rsidRDefault="00365CD9" w:rsidP="00365CD9">
      <w:pPr>
        <w:pStyle w:val="CommentText1"/>
      </w:pPr>
      <w:r>
        <w:t>En voor de toekomst .. (PLUGIN HUB?)</w:t>
      </w:r>
    </w:p>
  </w:comment>
  <w:comment w:id="3020" w:author="Petra Geels" w:date="2026-02-16T16:33:00Z" w:initials="PG">
    <w:p w14:paraId="1A84B206" w14:textId="71DFD40D" w:rsidR="00265479" w:rsidRDefault="001E549B" w:rsidP="00265479">
      <w:pPr>
        <w:pStyle w:val="CommentText1"/>
      </w:pPr>
      <w:r>
        <w:rPr>
          <w:rStyle w:val="CommentReference1"/>
        </w:rPr>
        <w:annotationRef/>
      </w:r>
      <w:r w:rsidR="00265479">
        <w:t>Intakemodule? Hoezo heeft dat hier een andere naam?</w:t>
      </w:r>
    </w:p>
  </w:comment>
  <w:comment w:id="3021" w:author="Petra Geels" w:date="2026-02-16T16:34:00Z" w:initials="PG">
    <w:p w14:paraId="2FFBCDB0" w14:textId="3F8DFE10" w:rsidR="00265479" w:rsidRDefault="00C24E01" w:rsidP="00265479">
      <w:pPr>
        <w:pStyle w:val="CommentText1"/>
      </w:pPr>
      <w:r>
        <w:rPr>
          <w:rStyle w:val="CommentReference1"/>
        </w:rPr>
        <w:annotationRef/>
      </w:r>
      <w:r w:rsidR="00265479">
        <w:t xml:space="preserve">ZIP, txt? </w:t>
      </w:r>
    </w:p>
  </w:comment>
  <w:comment w:id="3023" w:author="Petra Geels" w:date="2026-02-16T16:34:00Z" w:initials="PG">
    <w:p w14:paraId="311B7156" w14:textId="77F93BEE" w:rsidR="00D313DF" w:rsidRDefault="00D313DF" w:rsidP="00D313DF">
      <w:pPr>
        <w:pStyle w:val="CommentText1"/>
      </w:pPr>
      <w:r>
        <w:rPr>
          <w:rStyle w:val="CommentReference1"/>
        </w:rPr>
        <w:annotationRef/>
      </w:r>
      <w:r>
        <w:t>Moet dat per se via dashboards? Wel nice binnen 3 klikken</w:t>
      </w:r>
    </w:p>
  </w:comment>
  <w:comment w:id="3026" w:author="Ronald Vollebregt" w:date="2026-02-19T16:34:00Z" w:initials="RV">
    <w:p w14:paraId="2F35D8DF" w14:textId="77777777" w:rsidR="00546193" w:rsidRDefault="00546193" w:rsidP="00546193">
      <w:pPr>
        <w:pStyle w:val="CommentText1"/>
      </w:pPr>
      <w:r>
        <w:rPr>
          <w:rStyle w:val="CommentReference1"/>
        </w:rPr>
        <w:annotationRef/>
      </w:r>
      <w:r>
        <w:t>Wat zijn die vensters op dit moment?</w:t>
      </w:r>
    </w:p>
  </w:comment>
  <w:comment w:id="3027" w:author="Petra Geels" w:date="2026-02-16T16:42:00Z" w:initials="PG">
    <w:p w14:paraId="71B2F624" w14:textId="43CD9B6D" w:rsidR="00CA4D56" w:rsidRDefault="00CA4D56" w:rsidP="00CA4D56">
      <w:pPr>
        <w:pStyle w:val="CommentText1"/>
      </w:pPr>
      <w:r>
        <w:rPr>
          <w:rStyle w:val="CommentReference1"/>
        </w:rPr>
        <w:annotationRef/>
      </w:r>
      <w:r>
        <w:t>Mag deze erbij in de woordenlijst?</w:t>
      </w:r>
    </w:p>
  </w:comment>
  <w:comment w:id="3028" w:author="Ronald Vollebregt" w:date="2026-02-20T15:11:00Z" w:initials="RV">
    <w:p w14:paraId="13070F3E" w14:textId="77777777" w:rsidR="00DF760B" w:rsidRDefault="00DF760B" w:rsidP="00DF760B">
      <w:pPr>
        <w:pStyle w:val="CommentText1"/>
      </w:pPr>
      <w:r>
        <w:rPr>
          <w:rStyle w:val="CommentReference1"/>
        </w:rPr>
        <w:annotationRef/>
      </w:r>
      <w:r>
        <w:t>Aanname: SQL MI omgevingen vallen binnen de scope van de omgeving, wat is de herstelbaarheid daarvan op dit moment?</w:t>
      </w:r>
    </w:p>
  </w:comment>
  <w:comment w:id="3029" w:author="Jochem Broekhuizen" w:date="2026-03-16T17:29:00Z" w:initials="JB">
    <w:p w14:paraId="3E8A8805" w14:textId="77777777" w:rsidR="001256B6" w:rsidRDefault="001256B6" w:rsidP="001256B6">
      <w:pPr>
        <w:pStyle w:val="CommentText1"/>
      </w:pPr>
      <w:r>
        <w:rPr>
          <w:rStyle w:val="CommentReference1"/>
        </w:rPr>
        <w:annotationRef/>
      </w:r>
      <w:r>
        <w:t>In het handboek informatiebeveiliging vind je het backup protocol. Daar kun je het antwoord vinden.</w:t>
      </w:r>
    </w:p>
  </w:comment>
  <w:comment w:id="3030" w:author="Ronald Vollebregt" w:date="2026-02-19T16:36:00Z" w:initials="RV">
    <w:p w14:paraId="25768B41" w14:textId="7037BF83" w:rsidR="00980906" w:rsidRDefault="00980906" w:rsidP="00980906">
      <w:pPr>
        <w:pStyle w:val="CommentText1"/>
      </w:pPr>
      <w:r>
        <w:rPr>
          <w:rStyle w:val="CommentReference1"/>
        </w:rPr>
        <w:annotationRef/>
      </w:r>
      <w:r>
        <w:t>Herstartbaar? Vraag me trouwens af of checkpointing relevant is, hebben we runs die zo lang lopen dat een simpele herstart vanaf het begin van het bestand veel te lang gaat duren? In mijn ervaring is een simpele recovery model meestal goed genoeg</w:t>
      </w:r>
    </w:p>
  </w:comment>
  <w:comment w:id="3032" w:author="Ronald Vollebregt" w:date="2026-02-19T16:40:00Z" w:initials="RV">
    <w:p w14:paraId="0FD79152" w14:textId="77777777" w:rsidR="00631D31" w:rsidRDefault="00631D31" w:rsidP="00631D31">
      <w:pPr>
        <w:pStyle w:val="CommentText1"/>
      </w:pPr>
      <w:r>
        <w:rPr>
          <w:rStyle w:val="CommentReference1"/>
        </w:rPr>
        <w:annotationRef/>
      </w:r>
      <w:r>
        <w:t>Met als doel? Betekent dat dan ook dat een engineer die een productieprobleem moet onderzoeken niet in het bestand kan/mag kijken?</w:t>
      </w:r>
    </w:p>
    <w:p w14:paraId="5BEEBA5F" w14:textId="77777777" w:rsidR="00631D31" w:rsidRDefault="00631D31" w:rsidP="00631D31">
      <w:pPr>
        <w:pStyle w:val="CommentText1"/>
      </w:pPr>
    </w:p>
    <w:p w14:paraId="7070C891" w14:textId="77777777" w:rsidR="00631D31" w:rsidRDefault="00631D31" w:rsidP="00631D31">
      <w:pPr>
        <w:pStyle w:val="CommentText1"/>
      </w:pPr>
      <w:r>
        <w:t>Als dat wel de bedoeling is vraag ik me af waartegen die versleuteling beschermd.</w:t>
      </w:r>
    </w:p>
    <w:p w14:paraId="31CB5EC2" w14:textId="77777777" w:rsidR="00631D31" w:rsidRDefault="00631D31" w:rsidP="00631D31">
      <w:pPr>
        <w:pStyle w:val="CommentText1"/>
      </w:pPr>
    </w:p>
    <w:p w14:paraId="799BE628" w14:textId="77777777" w:rsidR="00631D31" w:rsidRDefault="00631D31" w:rsidP="00631D31">
      <w:pPr>
        <w:pStyle w:val="CommentText1"/>
      </w:pPr>
      <w:r>
        <w:t>In mijn ogen zou de aanpak moeten zijn dat in principe niemand toegang heeft tot productiebestanden, tenzij er een incident is en dan alleen maar voor een beperkte tijd, het liefst na goedkeuring van een 2</w:t>
      </w:r>
      <w:r>
        <w:rPr>
          <w:vertAlign w:val="superscript"/>
        </w:rPr>
        <w:t>e</w:t>
      </w:r>
      <w:r>
        <w:t xml:space="preserve"> set ogen.</w:t>
      </w:r>
    </w:p>
  </w:comment>
  <w:comment w:id="3033" w:author="Ronald Vollebregt" w:date="2026-02-10T15:28:00Z" w:initials="RV">
    <w:p w14:paraId="2B2DFCFC" w14:textId="10438C8D" w:rsidR="004F13DB" w:rsidRDefault="004F13DB" w:rsidP="004F13DB">
      <w:pPr>
        <w:pStyle w:val="CommentText1"/>
      </w:pPr>
      <w:r>
        <w:rPr>
          <w:rStyle w:val="CommentReference1"/>
        </w:rPr>
        <w:annotationRef/>
      </w:r>
      <w:r>
        <w:t>Zijn hier geen eisen dat “de straat” moet kunnen aantonen dat er geen enkel record verloren is gegaan tijdens verwerking? Bijv tellingen records invoer = #zilver + #geregistreerde uitval, voor elke dataflow...</w:t>
      </w:r>
    </w:p>
  </w:comment>
  <w:comment w:id="3034" w:author="Peter Jansen" w:date="2026-02-10T16:19:00Z" w:initials="PJ">
    <w:p w14:paraId="6AD2C276" w14:textId="77777777" w:rsidR="00F147F0" w:rsidRDefault="00F147F0" w:rsidP="00F147F0">
      <w:pPr>
        <w:pStyle w:val="CommentText1"/>
      </w:pPr>
      <w:r>
        <w:rPr>
          <w:rStyle w:val="CommentReference1"/>
        </w:rPr>
        <w:annotationRef/>
      </w:r>
      <w:r>
        <w:t xml:space="preserve">Jazeker. </w:t>
      </w:r>
    </w:p>
  </w:comment>
  <w:comment w:id="3035" w:author="Ronald Vollebregt" w:date="2026-02-19T16:43:00Z" w:initials="RV">
    <w:p w14:paraId="001C276B" w14:textId="77777777" w:rsidR="00F31D38" w:rsidRDefault="00F31D38" w:rsidP="00F31D38">
      <w:pPr>
        <w:pStyle w:val="CommentText1"/>
      </w:pPr>
      <w:r>
        <w:rPr>
          <w:rStyle w:val="CommentReference1"/>
        </w:rPr>
        <w:annotationRef/>
      </w:r>
      <w:r>
        <w:t xml:space="preserve">Ook hier: belangrijkste maatregel is het voorkomen dat iemand schrijfrechten heeft in de productie omgeving. </w:t>
      </w:r>
    </w:p>
    <w:p w14:paraId="5320F5CF" w14:textId="77777777" w:rsidR="00F31D38" w:rsidRDefault="00F31D38" w:rsidP="00F31D38">
      <w:pPr>
        <w:pStyle w:val="CommentText1"/>
      </w:pPr>
    </w:p>
    <w:p w14:paraId="2F209ED1" w14:textId="77777777" w:rsidR="00F31D38" w:rsidRDefault="00F31D38" w:rsidP="00F31D38">
      <w:pPr>
        <w:pStyle w:val="CommentText1"/>
      </w:pPr>
      <w:r>
        <w:t>Alle transport vwb de ETL straat zou moeten plaatsvinden binnen een DHD vNET, liefst afgesloten van de buitenwereld, dus in wat voor geval kun je dan “mutaties tijdens transport” verwachten?</w:t>
      </w:r>
    </w:p>
  </w:comment>
  <w:comment w:id="3041" w:author="Ronald Vollebregt" w:date="2026-02-19T16:47:00Z" w:initials="RV">
    <w:p w14:paraId="3F408303" w14:textId="77777777" w:rsidR="00FF0205" w:rsidRDefault="00FF0205" w:rsidP="00FF0205">
      <w:pPr>
        <w:pStyle w:val="CommentText1"/>
      </w:pPr>
      <w:r>
        <w:rPr>
          <w:rStyle w:val="CommentReference1"/>
        </w:rPr>
        <w:annotationRef/>
      </w:r>
      <w:r>
        <w:t>Hier zouden we moeten onderscheiden welke rollen (binnen DHD) iets te zoeken zouden moeten hebben op welke delen van de ETL straat. Misschien een aparte sessie nodig om de Actors en hun activiteiten te beschrijven?</w:t>
      </w:r>
    </w:p>
  </w:comment>
  <w:comment w:id="3042" w:author="Ronald Vollebregt" w:date="2026-02-19T16:45:00Z" w:initials="RV">
    <w:p w14:paraId="47767AE3" w14:textId="7F058443" w:rsidR="00385C50" w:rsidRDefault="00385C50" w:rsidP="00385C50">
      <w:pPr>
        <w:pStyle w:val="CommentText1"/>
      </w:pPr>
      <w:r>
        <w:rPr>
          <w:rStyle w:val="CommentReference1"/>
        </w:rPr>
        <w:annotationRef/>
      </w:r>
      <w:r>
        <w:t>Mm, transformatielogica wijzigen gebeurd hopelijk alleen via een engineeringsproces (git, peer review, azure devops pipelnes..)? En ja daar is autorisatie voor nodig, maar dat zou buiten de scope van dit project horen te liggen (is toch DHD standaard WoW?)</w:t>
      </w:r>
    </w:p>
  </w:comment>
  <w:comment w:id="3044" w:author="Ronald Vollebregt" w:date="2026-02-19T16:50:00Z" w:initials="RV">
    <w:p w14:paraId="45650C3E" w14:textId="77777777" w:rsidR="008B1668" w:rsidRDefault="008B1668" w:rsidP="008B1668">
      <w:pPr>
        <w:pStyle w:val="CommentText1"/>
      </w:pPr>
      <w:r>
        <w:rPr>
          <w:rStyle w:val="CommentReference1"/>
        </w:rPr>
        <w:annotationRef/>
      </w:r>
      <w:r>
        <w:t xml:space="preserve">Is dat te garanderen? Stel de transformatie gaat naar een dimensionaal model waarbij een fact record altijd naar een bestaande patient moet verwijzen. En er was een validatie om te controleren dat een zorgtraject inderdaad naar een bestaande patient verwijst, en nu verwijdert een engineer die regel… </w:t>
      </w:r>
    </w:p>
  </w:comment>
  <w:comment w:id="3045" w:author="Petra Geels" w:date="2026-02-16T16:53:00Z" w:initials="PG">
    <w:p w14:paraId="0912E743" w14:textId="0E6FDBBE" w:rsidR="00ED1809" w:rsidRDefault="00ED1809" w:rsidP="00ED1809">
      <w:pPr>
        <w:pStyle w:val="CommentText1"/>
      </w:pPr>
      <w:r>
        <w:rPr>
          <w:rStyle w:val="CommentReference1"/>
        </w:rPr>
        <w:annotationRef/>
      </w:r>
      <w:r>
        <w:t>1 sprint van X? weken?</w:t>
      </w:r>
    </w:p>
  </w:comment>
  <w:comment w:id="3047" w:author="Petra Geels" w:date="2026-02-16T16:53:00Z" w:initials="PG">
    <w:p w14:paraId="5F2F473C" w14:textId="22C47E31" w:rsidR="00ED1809" w:rsidRDefault="00ED1809" w:rsidP="00ED1809">
      <w:pPr>
        <w:pStyle w:val="CommentText1"/>
      </w:pPr>
      <w:r>
        <w:rPr>
          <w:rStyle w:val="CommentReference1"/>
        </w:rPr>
        <w:annotationRef/>
      </w:r>
      <w:r>
        <w:t>Een validatieregel is een kleinere aanpassing dan een nieuwe datastroom en die staat hierboven binnen 1 sprint. Dus wat bedoelen we met ‘nieuwe brondatstroom binnen 2 dagen’? 2 dagen ontwikkelaar en uitrollen dan ook binnen 1 sprint? Of wat is er allemaal omvat in ‘pipeline uitbreiden met nieuwe brondatastroom’?</w:t>
      </w:r>
    </w:p>
  </w:comment>
  <w:comment w:id="3048" w:author="Ronald Vollebregt" w:date="2026-02-20T15:12:00Z" w:initials="RV">
    <w:p w14:paraId="77D3E177" w14:textId="77777777" w:rsidR="005D6D91" w:rsidRDefault="005D6D91" w:rsidP="005D6D91">
      <w:pPr>
        <w:pStyle w:val="CommentText1"/>
      </w:pPr>
      <w:r>
        <w:rPr>
          <w:rStyle w:val="CommentReference1"/>
        </w:rPr>
        <w:annotationRef/>
      </w:r>
      <w:r>
        <w:t>Zijn we zover om te stellen: geen handmatig acties moeten nodig zijn?</w:t>
      </w:r>
    </w:p>
  </w:comment>
  <w:comment w:id="3049" w:author="Petra Geels" w:date="2026-02-16T16:48:00Z" w:initials="PG">
    <w:p w14:paraId="4087ADE6" w14:textId="1D40CC25" w:rsidR="001F6DAE" w:rsidRDefault="001F6DAE" w:rsidP="001F6DAE">
      <w:pPr>
        <w:pStyle w:val="CommentText1"/>
      </w:pPr>
      <w:r>
        <w:rPr>
          <w:rStyle w:val="CommentReference1"/>
        </w:rPr>
        <w:annotationRef/>
      </w:r>
      <w:r>
        <w:t>En een requirement over de snelheid van terugdraaien?</w:t>
      </w:r>
    </w:p>
  </w:comment>
  <w:comment w:id="3058" w:author="Yannick Vinkesteijn" w:date="2026-02-17T14:57:00Z" w:initials="YV">
    <w:p w14:paraId="12B69FBA" w14:textId="77777777" w:rsidR="006D6045" w:rsidRDefault="006D6045" w:rsidP="006D6045">
      <w:pPr>
        <w:pStyle w:val="CommentText1"/>
      </w:pPr>
      <w:r>
        <w:rPr>
          <w:rStyle w:val="CommentReference1"/>
        </w:rPr>
        <w:annotationRef/>
      </w:r>
      <w:r w:rsidRPr="4D94CD63">
        <w:t>misschien splitten in twee losse hoofddoelen:</w:t>
      </w:r>
    </w:p>
    <w:p w14:paraId="031A60B1" w14:textId="77777777" w:rsidR="006D6045" w:rsidRDefault="006D6045" w:rsidP="006D6045">
      <w:pPr>
        <w:pStyle w:val="CommentText1"/>
      </w:pPr>
      <w:r w:rsidRPr="55A19261">
        <w:t>- ontwikkeling loopt volgens git standaarden: tracebility en authZ/authC zit daarin verwerkt</w:t>
      </w:r>
    </w:p>
    <w:p w14:paraId="25FC09AB" w14:textId="77777777" w:rsidR="006D6045" w:rsidRDefault="006D6045" w:rsidP="006D6045">
      <w:pPr>
        <w:pStyle w:val="CommentText1"/>
      </w:pPr>
      <w:r w:rsidRPr="1AEA87CC">
        <w:t>- autorisatie en authenticatie voor platform gebruikers (dit is beheer maar ook mogelijk klanten)</w:t>
      </w:r>
    </w:p>
  </w:comment>
  <w:comment w:id="3059" w:author="Ronald Vollebregt" w:date="2026-02-19T13:50:00Z" w:initials="RV">
    <w:p w14:paraId="510BB4C6" w14:textId="77777777" w:rsidR="006D6045" w:rsidRDefault="006D6045" w:rsidP="00B95A9F">
      <w:pPr>
        <w:pStyle w:val="CommentText1"/>
      </w:pPr>
      <w:r>
        <w:rPr>
          <w:rStyle w:val="CommentReference1"/>
        </w:rPr>
        <w:annotationRef/>
      </w:r>
      <w:r>
        <w:t>Data aanleveren valt wat mij betreft buiten de scope, wordt iha door Web geregeld, of door configuratie van de sFTP server, etc (en daar is dat al geregeld)</w:t>
      </w:r>
    </w:p>
  </w:comment>
  <w:comment w:id="3060" w:author="Ronald Vollebregt" w:date="2026-02-19T13:54:00Z" w:initials="RV">
    <w:p w14:paraId="4922DDA1" w14:textId="77777777" w:rsidR="006D6045" w:rsidRDefault="006D6045" w:rsidP="00876064">
      <w:pPr>
        <w:pStyle w:val="CommentText1"/>
      </w:pPr>
      <w:r>
        <w:rPr>
          <w:rStyle w:val="CommentReference1"/>
        </w:rPr>
        <w:annotationRef/>
      </w:r>
      <w:r>
        <w:t>Wat bedoelen we precies met “data aanpassen”(parameters wjizigen door FB? Data correctie zoals in Cataract? Of een engineer die een update query draait?</w:t>
      </w:r>
    </w:p>
  </w:comment>
  <w:comment w:id="3069" w:author="Yannick Vinkesteijn" w:date="2026-02-17T15:01:00Z" w:initials="YV">
    <w:p w14:paraId="599D5130" w14:textId="77777777" w:rsidR="006D6045" w:rsidRDefault="006D6045" w:rsidP="006D6045">
      <w:pPr>
        <w:pStyle w:val="CommentText1"/>
      </w:pPr>
      <w:r>
        <w:rPr>
          <w:rStyle w:val="CommentReference1"/>
        </w:rPr>
        <w:annotationRef/>
      </w:r>
      <w:r w:rsidRPr="33632820">
        <w:t>Je kan ook een fallback mechanisme als eis neerzetten waarbij processen automatisch weer opgepakt worden of indien issues direct een alert systeem dit terugkoppeld naar de juiste personen/systemen. Ook belangrijk om toe tevoegen dat bij hardware fouten (bijv azure storing) wil je dat het systeem het daarna weer kan oppakken zodra dit probleem verholpen is.</w:t>
      </w:r>
    </w:p>
    <w:p w14:paraId="03408744" w14:textId="77777777" w:rsidR="006D6045" w:rsidRDefault="006D6045" w:rsidP="006D6045">
      <w:pPr>
        <w:pStyle w:val="CommentText1"/>
      </w:pPr>
      <w:r w:rsidRPr="0C9BD33C">
        <w:t>Bij fouten in de straat zelf wil je waarschijnlijk dat de orchestrator het opnieuw probeert.</w:t>
      </w:r>
    </w:p>
  </w:comment>
  <w:comment w:id="3070" w:author="Ronald Vollebregt" w:date="2026-02-19T13:49:00Z" w:initials="RV">
    <w:p w14:paraId="5D91F399" w14:textId="77777777" w:rsidR="006D6045" w:rsidRDefault="006D6045" w:rsidP="001E2E72">
      <w:pPr>
        <w:pStyle w:val="CommentText1"/>
      </w:pPr>
      <w:r>
        <w:rPr>
          <w:rStyle w:val="CommentReference1"/>
        </w:rPr>
        <w:annotationRef/>
      </w:r>
      <w:r>
        <w:t>Ik zou stellen dat vastlopen obv een bestand er juist niet toe mag leiden dat de hele straat vastloopt</w:t>
      </w:r>
    </w:p>
  </w:comment>
  <w:comment w:id="3076" w:author="Ronald Vollebregt" w:date="2026-02-19T13:57:00Z" w:initials="RV">
    <w:p w14:paraId="433B21C1" w14:textId="77777777" w:rsidR="006D6045" w:rsidRDefault="006D6045" w:rsidP="00526503">
      <w:pPr>
        <w:pStyle w:val="CommentText1"/>
      </w:pPr>
      <w:r>
        <w:rPr>
          <w:rStyle w:val="CommentReference1"/>
        </w:rPr>
        <w:annotationRef/>
      </w:r>
      <w:r>
        <w:t>Ik zou onderscheid maken tussen “logging” = data over het gedrag van een applicatie tbv beheer en “validatie resultaten” die je terug koppelt aan de aanleveraar. Dat laatste is gewenste functionaliteit (plus een interface naar de bestaande kanalen om die informatie te delen)r</w:t>
      </w:r>
    </w:p>
  </w:comment>
  <w:comment w:id="3077" w:author="Iain de Jong" w:date="2026-02-24T16:06:00Z" w:initials="IJ">
    <w:p w14:paraId="4E8ACC8B" w14:textId="77777777" w:rsidR="006D6045" w:rsidRDefault="006D6045">
      <w:pPr>
        <w:pStyle w:val="CommentText1"/>
      </w:pPr>
      <w:r>
        <w:rPr>
          <w:rStyle w:val="CommentReference1"/>
        </w:rPr>
        <w:annotationRef/>
      </w:r>
      <w:r w:rsidRPr="18C64760">
        <w:t>Ja, belangrijk onderscheid. Het eerste (goede technische logging) is ook gewenst gedrag. Kan in een apart bulletpoint.</w:t>
      </w:r>
    </w:p>
  </w:comment>
  <w:comment w:id="3081" w:author="Iain de Jong" w:date="2026-02-24T16:09:00Z" w:initials="IJ">
    <w:p w14:paraId="3DD5CBC2" w14:textId="77777777" w:rsidR="006D6045" w:rsidRDefault="006D6045">
      <w:pPr>
        <w:pStyle w:val="CommentText1"/>
      </w:pPr>
      <w:r>
        <w:rPr>
          <w:rStyle w:val="CommentReference1"/>
        </w:rPr>
        <w:annotationRef/>
      </w:r>
      <w:r w:rsidRPr="36194044">
        <w:t>Dit kan misschien als nog een extra bulletpoint (data lineage + observabiliteit) Dan heb je eigenlijk 3 vormen van logging (1: foutlogging voor klant, 2: errorlogging intern, 3: logging tbv datalineage/observabiliteit)</w:t>
      </w:r>
    </w:p>
  </w:comment>
  <w:comment w:id="3054" w:author="Petra Geels" w:date="2026-02-13T17:21:00Z" w:initials="PG">
    <w:p w14:paraId="4DF6B475" w14:textId="77777777" w:rsidR="006D6045" w:rsidRDefault="006D6045" w:rsidP="003A60C1">
      <w:pPr>
        <w:pStyle w:val="CommentText1"/>
      </w:pPr>
      <w:r>
        <w:rPr>
          <w:rStyle w:val="CommentReference1"/>
        </w:rPr>
        <w:annotationRef/>
      </w:r>
      <w:r>
        <w:t>Mijn oorspronkelijke input</w:t>
      </w:r>
    </w:p>
  </w:comment>
  <w:comment w:id="3055" w:author="Petra Geels" w:date="2026-02-13T17:27:00Z" w:initials="PG">
    <w:p w14:paraId="0C75C453" w14:textId="77777777" w:rsidR="006D6045" w:rsidRDefault="006D6045" w:rsidP="004B230E">
      <w:pPr>
        <w:pStyle w:val="CommentText1"/>
      </w:pPr>
      <w:r>
        <w:rPr>
          <w:rStyle w:val="CommentReference1"/>
        </w:rPr>
        <w:annotationRef/>
      </w:r>
      <w:r>
        <w:t>Misschien nog leuk voor hoofdstuk 10?</w:t>
      </w:r>
    </w:p>
  </w:comment>
  <w:comment w:id="3099" w:author="Yannick Vinkesteijn" w:date="2026-02-26T08:31:00Z" w:initials="YV">
    <w:p w14:paraId="635F944C" w14:textId="048FCF1B" w:rsidR="00AD4862" w:rsidRDefault="00AD4862">
      <w:pPr>
        <w:pStyle w:val="CommentText1"/>
      </w:pPr>
      <w:r>
        <w:rPr>
          <w:rStyle w:val="CommentReference1"/>
        </w:rPr>
        <w:annotationRef/>
      </w:r>
      <w:r w:rsidRPr="53C25BC8">
        <w:t>Ik zou hier misschien ook noemen dat omdat wat we willen fundamenteel anders is dan wat er nu staat een risico is dat we complexiteit gaan meebrengen uit de huidige staat. Het is belangrijk dat we optimaal gebruik maken van de nieuwe architectuur en die zo efficient mogelijk inrichten ipv lijkend op de oude architectuur.</w:t>
      </w:r>
    </w:p>
  </w:comment>
  <w:comment w:id="3107" w:author="Petra Geels" w:date="2026-02-13T16:33:00Z" w:initials="PG">
    <w:p w14:paraId="73396428" w14:textId="7E5BA136" w:rsidR="007555CD" w:rsidRDefault="007555CD" w:rsidP="007555CD">
      <w:pPr>
        <w:pStyle w:val="CommentText1"/>
      </w:pPr>
      <w:r>
        <w:rPr>
          <w:rStyle w:val="CommentReference1"/>
        </w:rPr>
        <w:annotationRef/>
      </w:r>
      <w:r>
        <w:t>Niet dat ik denk dat het anders kan, desalniettemin een risico</w:t>
      </w:r>
    </w:p>
  </w:comment>
  <w:comment w:id="3112" w:author="Petra Geels" w:date="2026-02-13T16:28:00Z" w:initials="PG">
    <w:p w14:paraId="6AC53FFB" w14:textId="506F9F0C" w:rsidR="00BE2662" w:rsidRDefault="00BE2662" w:rsidP="00BE2662">
      <w:pPr>
        <w:pStyle w:val="CommentText1"/>
      </w:pPr>
      <w:r>
        <w:rPr>
          <w:rStyle w:val="CommentReference1"/>
        </w:rPr>
        <w:annotationRef/>
      </w:r>
      <w:r>
        <w:t>Waar ik nu toevallig aan denk, maar is meer voor Saskia en dan mag het er weer uit denk ik :P</w:t>
      </w:r>
    </w:p>
  </w:comment>
  <w:comment w:id="3136" w:author="Saskia Barth" w:date="2025-08-01T15:46:00Z" w:initials="SB">
    <w:p w14:paraId="4CDE560C" w14:textId="77777777" w:rsidR="005D6C41" w:rsidRDefault="005D6C41" w:rsidP="005D6C41">
      <w:pPr>
        <w:pStyle w:val="CommentText1"/>
      </w:pPr>
      <w:r>
        <w:rPr>
          <w:rStyle w:val="CommentReference1"/>
        </w:rPr>
        <w:annotationRef/>
      </w:r>
      <w:r>
        <w:t>Dit is afhankelijk van welke einddatum we voor fase 3 hanteren, als dat nog steeds mrt 2026 is, is de kans &amp; risico zeer hoog</w:t>
      </w:r>
    </w:p>
  </w:comment>
  <w:comment w:id="3195" w:author="Petra Geels" w:date="2026-02-26T13:14:00Z" w:initials="PG">
    <w:p w14:paraId="3A91AD2B" w14:textId="2F47026E" w:rsidR="00D81BDF" w:rsidRDefault="00D81BDF" w:rsidP="00D81BDF">
      <w:pPr>
        <w:pStyle w:val="CommentText1"/>
      </w:pPr>
      <w:r>
        <w:rPr>
          <w:rStyle w:val="CommentReference1"/>
        </w:rPr>
        <w:annotationRef/>
      </w:r>
      <w:r>
        <w:t xml:space="preserve">Deze snap ik niet helemaal </w:t>
      </w:r>
      <w:r>
        <w:fldChar w:fldCharType="begin"/>
      </w:r>
      <w:r>
        <w:instrText>HYPERLINK "mailto:s.barth@dhd.nl"</w:instrText>
      </w:r>
      <w:bookmarkStart w:id="3198" w:name="_@_31C5A3867DDE48189F8AF16AF6EED4DCZ"/>
      <w:r>
        <w:fldChar w:fldCharType="separate"/>
      </w:r>
      <w:bookmarkEnd w:id="3198"/>
      <w:r w:rsidRPr="00D81BDF">
        <w:rPr>
          <w:rStyle w:val="Vermelding"/>
          <w:noProof/>
        </w:rPr>
        <w:t>@Saskia Barth</w:t>
      </w:r>
      <w:r>
        <w:fldChar w:fldCharType="end"/>
      </w:r>
      <w:r>
        <w:t xml:space="preserve"> </w:t>
      </w:r>
    </w:p>
  </w:comment>
  <w:comment w:id="3196" w:author="Petra Geels" w:date="2026-02-26T13:22:00Z" w:initials="PG">
    <w:p w14:paraId="4215F87A" w14:textId="77777777" w:rsidR="005006FD" w:rsidRDefault="005006FD" w:rsidP="005006FD">
      <w:pPr>
        <w:pStyle w:val="CommentText1"/>
      </w:pPr>
      <w:r>
        <w:rPr>
          <w:rStyle w:val="CommentReference1"/>
        </w:rPr>
        <w:annotationRef/>
      </w:r>
      <w:r>
        <w:t>Ooh mijn eerste punt bedoel je hier? 😃</w:t>
      </w:r>
    </w:p>
  </w:comment>
  <w:comment w:id="3300" w:author="Petra Geels" w:date="2026-02-13T16:17:00Z" w:initials="PG">
    <w:p w14:paraId="22955C6F" w14:textId="2D8C47EA" w:rsidR="00562C71" w:rsidRDefault="00562C71" w:rsidP="00562C71">
      <w:pPr>
        <w:pStyle w:val="CommentText1"/>
      </w:pPr>
      <w:r>
        <w:rPr>
          <w:rStyle w:val="CommentReference1"/>
        </w:rPr>
        <w:annotationRef/>
      </w:r>
      <w:r>
        <w:t>Ik denk dat een DE-er dit juist nog wel wat beter kan aanvullen</w:t>
      </w:r>
    </w:p>
  </w:comment>
  <w:comment w:id="3301" w:author="Saskia Barth" w:date="2026-02-23T17:12:00Z" w:initials="SB">
    <w:p w14:paraId="4B2585BA" w14:textId="77777777" w:rsidR="001503F6" w:rsidRDefault="001503F6" w:rsidP="001503F6">
      <w:pPr>
        <w:pStyle w:val="CommentText1"/>
      </w:pPr>
      <w:r>
        <w:rPr>
          <w:rStyle w:val="CommentReference1"/>
        </w:rPr>
        <w:annotationRef/>
      </w:r>
      <w:r>
        <w:t>Tickets voor verzoeken staan in Devops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0CD233" w15:done="1"/>
  <w15:commentEx w15:paraId="2471EA5C" w15:done="1"/>
  <w15:commentEx w15:paraId="4860461A" w15:done="1"/>
  <w15:commentEx w15:paraId="3559D97A" w15:done="1"/>
  <w15:commentEx w15:paraId="668C9DA7" w15:done="1"/>
  <w15:commentEx w15:paraId="48886011" w15:done="0"/>
  <w15:commentEx w15:paraId="6EFB5223" w15:paraIdParent="48886011" w15:done="0"/>
  <w15:commentEx w15:paraId="073EFCBD" w15:paraIdParent="48886011" w15:done="0"/>
  <w15:commentEx w15:paraId="19668200" w15:done="0"/>
  <w15:commentEx w15:paraId="6384C7D2" w15:paraIdParent="19668200" w15:done="0"/>
  <w15:commentEx w15:paraId="018771F8" w15:done="0"/>
  <w15:commentEx w15:paraId="6BB4322F" w15:paraIdParent="018771F8" w15:done="0"/>
  <w15:commentEx w15:paraId="74F87D14" w15:done="0"/>
  <w15:commentEx w15:paraId="74F363AB" w15:done="0"/>
  <w15:commentEx w15:paraId="082C9DFD" w15:paraIdParent="74F363AB" w15:done="0"/>
  <w15:commentEx w15:paraId="122DEB67" w15:done="0"/>
  <w15:commentEx w15:paraId="12A80132" w15:done="1"/>
  <w15:commentEx w15:paraId="71727EC7" w15:done="1"/>
  <w15:commentEx w15:paraId="26F2F62E" w15:paraIdParent="71727EC7" w15:done="1"/>
  <w15:commentEx w15:paraId="7A5CFCF9" w15:paraIdParent="71727EC7" w15:done="1"/>
  <w15:commentEx w15:paraId="32B1692F" w15:paraIdParent="71727EC7" w15:done="1"/>
  <w15:commentEx w15:paraId="618DB6B5" w15:done="1"/>
  <w15:commentEx w15:paraId="2261991E" w15:paraIdParent="618DB6B5" w15:done="1"/>
  <w15:commentEx w15:paraId="2D5C6F05" w15:done="1"/>
  <w15:commentEx w15:paraId="270C611A" w15:paraIdParent="2D5C6F05" w15:done="1"/>
  <w15:commentEx w15:paraId="12DD7610" w15:paraIdParent="2D5C6F05" w15:done="1"/>
  <w15:commentEx w15:paraId="1D355A05" w15:done="1"/>
  <w15:commentEx w15:paraId="7EF9DB97" w15:done="1"/>
  <w15:commentEx w15:paraId="74E80CEB" w15:done="0"/>
  <w15:commentEx w15:paraId="7EC80CC5" w15:done="0"/>
  <w15:commentEx w15:paraId="332905BC" w15:paraIdParent="7EC80CC5" w15:done="0"/>
  <w15:commentEx w15:paraId="21313F63" w15:done="1"/>
  <w15:commentEx w15:paraId="7CDCEDEF" w15:paraIdParent="21313F63" w15:done="1"/>
  <w15:commentEx w15:paraId="746BE232" w15:paraIdParent="21313F63" w15:done="1"/>
  <w15:commentEx w15:paraId="79E34D59" w15:done="1"/>
  <w15:commentEx w15:paraId="00362160" w15:done="1"/>
  <w15:commentEx w15:paraId="61529CB8" w15:done="0"/>
  <w15:commentEx w15:paraId="50EE2534" w15:done="0"/>
  <w15:commentEx w15:paraId="4B550832" w15:paraIdParent="50EE2534" w15:done="0"/>
  <w15:commentEx w15:paraId="24C7A64A" w15:done="0"/>
  <w15:commentEx w15:paraId="2C44F21A" w15:done="0"/>
  <w15:commentEx w15:paraId="4E16E26F" w15:done="1"/>
  <w15:commentEx w15:paraId="27878F0A" w15:done="1"/>
  <w15:commentEx w15:paraId="3C98175D" w15:paraIdParent="27878F0A" w15:done="1"/>
  <w15:commentEx w15:paraId="79931A42" w15:paraIdParent="27878F0A" w15:done="1"/>
  <w15:commentEx w15:paraId="1D2ED91B" w15:done="1"/>
  <w15:commentEx w15:paraId="0907AD82" w15:paraIdParent="1D2ED91B" w15:done="1"/>
  <w15:commentEx w15:paraId="44924A03" w15:done="1"/>
  <w15:commentEx w15:paraId="535DA338" w15:paraIdParent="44924A03" w15:done="1"/>
  <w15:commentEx w15:paraId="5F0032F2" w15:done="1"/>
  <w15:commentEx w15:paraId="6CB5BB34" w15:paraIdParent="5F0032F2" w15:done="1"/>
  <w15:commentEx w15:paraId="0064647B" w15:done="1"/>
  <w15:commentEx w15:paraId="4DF34723" w15:done="0"/>
  <w15:commentEx w15:paraId="02CE8BB9" w15:done="1"/>
  <w15:commentEx w15:paraId="46467C8B" w15:paraIdParent="02CE8BB9" w15:done="1"/>
  <w15:commentEx w15:paraId="0D1B857B" w15:done="1"/>
  <w15:commentEx w15:paraId="6A4BF7C5" w15:done="1"/>
  <w15:commentEx w15:paraId="6D05227D" w15:paraIdParent="6A4BF7C5" w15:done="1"/>
  <w15:commentEx w15:paraId="7FDD690D" w15:paraIdParent="6A4BF7C5" w15:done="1"/>
  <w15:commentEx w15:paraId="04AA80FF" w15:paraIdParent="6A4BF7C5" w15:done="1"/>
  <w15:commentEx w15:paraId="07560A7C" w15:done="1"/>
  <w15:commentEx w15:paraId="12D686A9" w15:paraIdParent="07560A7C" w15:done="1"/>
  <w15:commentEx w15:paraId="7584737E" w15:done="1"/>
  <w15:commentEx w15:paraId="513CD413" w15:paraIdParent="7584737E" w15:done="1"/>
  <w15:commentEx w15:paraId="3BF5DA9E" w15:done="1"/>
  <w15:commentEx w15:paraId="61D0A0A9" w15:done="1"/>
  <w15:commentEx w15:paraId="1BB05541" w15:done="1"/>
  <w15:commentEx w15:paraId="56C35AA1" w15:paraIdParent="1BB05541" w15:done="1"/>
  <w15:commentEx w15:paraId="1F78BF49" w15:done="1"/>
  <w15:commentEx w15:paraId="252F7BD0" w15:paraIdParent="1F78BF49" w15:done="1"/>
  <w15:commentEx w15:paraId="2A8D6365" w15:done="1"/>
  <w15:commentEx w15:paraId="689FBA72" w15:paraIdParent="2A8D6365" w15:done="1"/>
  <w15:commentEx w15:paraId="0D2ADA35" w15:done="1"/>
  <w15:commentEx w15:paraId="24FF16BA" w15:paraIdParent="0D2ADA35" w15:done="1"/>
  <w15:commentEx w15:paraId="20EACF8E" w15:done="1"/>
  <w15:commentEx w15:paraId="6B29454A" w15:paraIdParent="20EACF8E" w15:done="1"/>
  <w15:commentEx w15:paraId="5656A89D" w15:paraIdParent="20EACF8E" w15:done="1"/>
  <w15:commentEx w15:paraId="175FC18B" w15:done="1"/>
  <w15:commentEx w15:paraId="65587362" w15:done="1"/>
  <w15:commentEx w15:paraId="4255C56C" w15:paraIdParent="65587362" w15:done="1"/>
  <w15:commentEx w15:paraId="63B35E0C" w15:paraIdParent="65587362" w15:done="1"/>
  <w15:commentEx w15:paraId="1752066A" w15:done="0"/>
  <w15:commentEx w15:paraId="3F1528BD" w15:done="1"/>
  <w15:commentEx w15:paraId="05EB1D3C" w15:done="1"/>
  <w15:commentEx w15:paraId="27CEC761" w15:paraIdParent="05EB1D3C" w15:done="1"/>
  <w15:commentEx w15:paraId="6C20E3D1" w15:done="0"/>
  <w15:commentEx w15:paraId="0185EDAC" w15:done="0"/>
  <w15:commentEx w15:paraId="2C85EA5F" w15:done="0"/>
  <w15:commentEx w15:paraId="53AF00C6" w15:done="0"/>
  <w15:commentEx w15:paraId="70DD6FFA" w15:done="0"/>
  <w15:commentEx w15:paraId="49E7C79E" w15:done="0"/>
  <w15:commentEx w15:paraId="7D622D49" w15:paraIdParent="49E7C79E" w15:done="0"/>
  <w15:commentEx w15:paraId="0A9CC0E8" w15:done="0"/>
  <w15:commentEx w15:paraId="6B452FB3" w15:done="0"/>
  <w15:commentEx w15:paraId="7DE2ADAE" w15:done="0"/>
  <w15:commentEx w15:paraId="48FCED6F" w15:done="1"/>
  <w15:commentEx w15:paraId="7CF83C1B" w15:done="0"/>
  <w15:commentEx w15:paraId="0F87958C" w15:paraIdParent="7CF83C1B" w15:done="0"/>
  <w15:commentEx w15:paraId="6935D482" w15:done="0"/>
  <w15:commentEx w15:paraId="476701AD" w15:done="0"/>
  <w15:commentEx w15:paraId="539BF1BC" w15:done="1"/>
  <w15:commentEx w15:paraId="37C245DC" w15:paraIdParent="539BF1BC" w15:done="1"/>
  <w15:commentEx w15:paraId="57C583FC" w15:done="0"/>
  <w15:commentEx w15:paraId="000B120F" w15:done="1"/>
  <w15:commentEx w15:paraId="5DD6FFFA" w15:done="1"/>
  <w15:commentEx w15:paraId="3412FC46" w15:done="1"/>
  <w15:commentEx w15:paraId="7C5A96EF" w15:done="0"/>
  <w15:commentEx w15:paraId="213DA723" w15:paraIdParent="7C5A96EF" w15:done="0"/>
  <w15:commentEx w15:paraId="1953F13C" w15:paraIdParent="7C5A96EF" w15:done="0"/>
  <w15:commentEx w15:paraId="2976FA4E" w15:paraIdParent="7C5A96EF" w15:done="0"/>
  <w15:commentEx w15:paraId="256B86DF" w15:paraIdParent="7C5A96EF" w15:done="0"/>
  <w15:commentEx w15:paraId="1F61EA5C" w15:paraIdParent="7C5A96EF" w15:done="0"/>
  <w15:commentEx w15:paraId="3DD2E1BD" w15:done="1"/>
  <w15:commentEx w15:paraId="197621AB" w15:done="1"/>
  <w15:commentEx w15:paraId="4E765212" w15:done="0"/>
  <w15:commentEx w15:paraId="13DE7E59" w15:paraIdParent="4E765212" w15:done="0"/>
  <w15:commentEx w15:paraId="1AC3B84E" w15:paraIdParent="4E765212" w15:done="0"/>
  <w15:commentEx w15:paraId="770296B6" w15:paraIdParent="4E765212" w15:done="0"/>
  <w15:commentEx w15:paraId="0055DA5E" w15:done="0"/>
  <w15:commentEx w15:paraId="59372CC6" w15:paraIdParent="0055DA5E" w15:done="0"/>
  <w15:commentEx w15:paraId="772D5A68" w15:done="0"/>
  <w15:commentEx w15:paraId="18A2EBF5" w15:done="1"/>
  <w15:commentEx w15:paraId="01789C60" w15:done="1"/>
  <w15:commentEx w15:paraId="7640CB01" w15:done="0"/>
  <w15:commentEx w15:paraId="2ECF8238" w15:paraIdParent="7640CB01" w15:done="0"/>
  <w15:commentEx w15:paraId="2D06A1CA" w15:paraIdParent="7640CB01" w15:done="0"/>
  <w15:commentEx w15:paraId="771AB05B" w15:done="0"/>
  <w15:commentEx w15:paraId="6C77B7C1" w15:done="1"/>
  <w15:commentEx w15:paraId="4BF52292" w15:paraIdParent="6C77B7C1" w15:done="1"/>
  <w15:commentEx w15:paraId="6356C9AB" w15:done="1"/>
  <w15:commentEx w15:paraId="4A57B1DE" w15:paraIdParent="6356C9AB" w15:done="1"/>
  <w15:commentEx w15:paraId="76CE3CED" w15:done="1"/>
  <w15:commentEx w15:paraId="5069FF8D" w15:done="0"/>
  <w15:commentEx w15:paraId="49CBA3AC" w15:done="1"/>
  <w15:commentEx w15:paraId="0B8EBB22" w15:done="1"/>
  <w15:commentEx w15:paraId="2B52F1E7" w15:done="1"/>
  <w15:commentEx w15:paraId="6E9C14DA" w15:paraIdParent="2B52F1E7" w15:done="1"/>
  <w15:commentEx w15:paraId="211B2290" w15:paraIdParent="2B52F1E7" w15:done="1"/>
  <w15:commentEx w15:paraId="11E65EF5" w15:paraIdParent="2B52F1E7" w15:done="1"/>
  <w15:commentEx w15:paraId="4FC3427D" w15:paraIdParent="2B52F1E7" w15:done="1"/>
  <w15:commentEx w15:paraId="1D428B3E" w15:paraIdParent="2B52F1E7" w15:done="1"/>
  <w15:commentEx w15:paraId="4760441C" w15:done="1"/>
  <w15:commentEx w15:paraId="7ED8B2B9" w15:paraIdParent="4760441C" w15:done="1"/>
  <w15:commentEx w15:paraId="6EC266B2" w15:done="1"/>
  <w15:commentEx w15:paraId="236B0FCE" w15:paraIdParent="6EC266B2" w15:done="1"/>
  <w15:commentEx w15:paraId="0358E0CF" w15:done="0"/>
  <w15:commentEx w15:paraId="0490FF84" w15:done="0"/>
  <w15:commentEx w15:paraId="0803F335" w15:paraIdParent="0490FF84" w15:done="0"/>
  <w15:commentEx w15:paraId="314ABFB2" w15:done="1"/>
  <w15:commentEx w15:paraId="2AFE0100" w15:paraIdParent="314ABFB2" w15:done="1"/>
  <w15:commentEx w15:paraId="49D96241" w15:paraIdParent="314ABFB2" w15:done="1"/>
  <w15:commentEx w15:paraId="4F28C0D9" w15:done="1"/>
  <w15:commentEx w15:paraId="700604F7" w15:done="0"/>
  <w15:commentEx w15:paraId="6EF0EF09" w15:done="0"/>
  <w15:commentEx w15:paraId="5DE92786" w15:done="1"/>
  <w15:commentEx w15:paraId="352FB65B" w15:done="1"/>
  <w15:commentEx w15:paraId="5C1CCBE7" w15:done="0"/>
  <w15:commentEx w15:paraId="1D065AEA" w15:done="0"/>
  <w15:commentEx w15:paraId="2052E780" w15:done="1"/>
  <w15:commentEx w15:paraId="468BA54D" w15:paraIdParent="2052E780" w15:done="1"/>
  <w15:commentEx w15:paraId="140A77C3" w15:done="0"/>
  <w15:commentEx w15:paraId="43F144B5" w15:done="1"/>
  <w15:commentEx w15:paraId="0CC47052" w15:paraIdParent="43F144B5" w15:done="1"/>
  <w15:commentEx w15:paraId="0F646B7F" w15:paraIdParent="43F144B5" w15:done="1"/>
  <w15:commentEx w15:paraId="2DB71D71" w15:done="1"/>
  <w15:commentEx w15:paraId="2F98474E" w15:paraIdParent="2DB71D71" w15:done="1"/>
  <w15:commentEx w15:paraId="0A044C95" w15:done="1"/>
  <w15:commentEx w15:paraId="74D4A607" w15:done="0"/>
  <w15:commentEx w15:paraId="46A646B8" w15:paraIdParent="74D4A607" w15:done="0"/>
  <w15:commentEx w15:paraId="1C7E1990" w15:done="0"/>
  <w15:commentEx w15:paraId="49CA0715" w15:paraIdParent="1C7E1990" w15:done="0"/>
  <w15:commentEx w15:paraId="69BF6F37" w15:paraIdParent="1C7E1990" w15:done="0"/>
  <w15:commentEx w15:paraId="21A2FD22" w15:done="0"/>
  <w15:commentEx w15:paraId="19EF9167" w15:paraIdParent="21A2FD22" w15:done="0"/>
  <w15:commentEx w15:paraId="229DB75E" w15:paraIdParent="21A2FD22" w15:done="0"/>
  <w15:commentEx w15:paraId="4F34A856" w15:paraIdParent="21A2FD22" w15:done="0"/>
  <w15:commentEx w15:paraId="310517A6" w15:done="1"/>
  <w15:commentEx w15:paraId="2B690CFA" w15:paraIdParent="310517A6" w15:done="1"/>
  <w15:commentEx w15:paraId="6023CE5F" w15:done="1"/>
  <w15:commentEx w15:paraId="31BF05E5" w15:paraIdParent="6023CE5F" w15:done="1"/>
  <w15:commentEx w15:paraId="24FE5602" w15:paraIdParent="6023CE5F" w15:done="1"/>
  <w15:commentEx w15:paraId="33FDF08B" w15:done="0"/>
  <w15:commentEx w15:paraId="07DD11F7" w15:done="0"/>
  <w15:commentEx w15:paraId="2F631F2A" w15:paraIdParent="07DD11F7" w15:done="0"/>
  <w15:commentEx w15:paraId="2034A62E" w15:done="0"/>
  <w15:commentEx w15:paraId="0DC2F281" w15:done="0"/>
  <w15:commentEx w15:paraId="2D7AF3A8" w15:paraIdParent="0DC2F281" w15:done="0"/>
  <w15:commentEx w15:paraId="2B326FCF" w15:done="1"/>
  <w15:commentEx w15:paraId="200036DC" w15:done="0"/>
  <w15:commentEx w15:paraId="33AB0F03" w15:paraIdParent="200036DC" w15:done="0"/>
  <w15:commentEx w15:paraId="4D972984" w15:done="0"/>
  <w15:commentEx w15:paraId="30F6167C" w15:done="0"/>
  <w15:commentEx w15:paraId="1A84B206" w15:done="0"/>
  <w15:commentEx w15:paraId="2FFBCDB0" w15:paraIdParent="1A84B206" w15:done="0"/>
  <w15:commentEx w15:paraId="311B7156" w15:done="0"/>
  <w15:commentEx w15:paraId="2F35D8DF" w15:done="0"/>
  <w15:commentEx w15:paraId="71B2F624" w15:done="0"/>
  <w15:commentEx w15:paraId="13070F3E" w15:done="0"/>
  <w15:commentEx w15:paraId="3E8A8805" w15:paraIdParent="13070F3E" w15:done="0"/>
  <w15:commentEx w15:paraId="25768B41" w15:done="0"/>
  <w15:commentEx w15:paraId="799BE628" w15:done="0"/>
  <w15:commentEx w15:paraId="2B2DFCFC" w15:done="0"/>
  <w15:commentEx w15:paraId="6AD2C276" w15:paraIdParent="2B2DFCFC" w15:done="0"/>
  <w15:commentEx w15:paraId="2F209ED1" w15:done="0"/>
  <w15:commentEx w15:paraId="3F408303" w15:done="0"/>
  <w15:commentEx w15:paraId="47767AE3" w15:done="0"/>
  <w15:commentEx w15:paraId="45650C3E" w15:done="0"/>
  <w15:commentEx w15:paraId="0912E743" w15:done="0"/>
  <w15:commentEx w15:paraId="5F2F473C" w15:done="0"/>
  <w15:commentEx w15:paraId="77D3E177" w15:done="0"/>
  <w15:commentEx w15:paraId="4087ADE6" w15:done="0"/>
  <w15:commentEx w15:paraId="25FC09AB" w15:done="0"/>
  <w15:commentEx w15:paraId="510BB4C6" w15:paraIdParent="25FC09AB" w15:done="0"/>
  <w15:commentEx w15:paraId="4922DDA1" w15:paraIdParent="25FC09AB" w15:done="0"/>
  <w15:commentEx w15:paraId="03408744" w15:done="0"/>
  <w15:commentEx w15:paraId="5D91F399" w15:paraIdParent="03408744" w15:done="0"/>
  <w15:commentEx w15:paraId="433B21C1" w15:done="0"/>
  <w15:commentEx w15:paraId="4E8ACC8B" w15:paraIdParent="433B21C1" w15:done="0"/>
  <w15:commentEx w15:paraId="3DD5CBC2" w15:done="0"/>
  <w15:commentEx w15:paraId="4DF6B475" w15:done="0"/>
  <w15:commentEx w15:paraId="0C75C453" w15:paraIdParent="4DF6B475" w15:done="0"/>
  <w15:commentEx w15:paraId="635F944C" w15:done="0"/>
  <w15:commentEx w15:paraId="73396428" w15:done="1"/>
  <w15:commentEx w15:paraId="6AC53FFB" w15:done="1"/>
  <w15:commentEx w15:paraId="4CDE560C" w15:done="1"/>
  <w15:commentEx w15:paraId="3A91AD2B" w15:done="0"/>
  <w15:commentEx w15:paraId="4215F87A" w15:paraIdParent="3A91AD2B" w15:done="0"/>
  <w15:commentEx w15:paraId="22955C6F" w15:done="0"/>
  <w15:commentEx w15:paraId="4B2585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8E560C" w16cex:dateUtc="2026-02-10T10:20:00Z">
    <w16cex:extLst>
      <w16:ext w16:uri="{CE6994B0-6A32-4C9F-8C6B-6E91EDA988CE}">
        <cr:reactions xmlns:cr="http://schemas.microsoft.com/office/comments/2020/reactions">
          <cr:reaction reactionType="1">
            <cr:reactionInfo dateUtc="2026-02-10T10:52:49Z">
              <cr:user userId="S::p.jansen@dhd.nl::8cb7f87e-8ed8-4c87-a123-c12e5a881c7e" userProvider="AD" userName="Peter Jansen"/>
            </cr:reactionInfo>
          </cr:reaction>
        </cr:reactions>
      </w16:ext>
    </w16cex:extLst>
  </w16cex:commentExtensible>
  <w16cex:commentExtensible w16cex:durableId="2AEF9504" w16cex:dateUtc="2026-02-19T11:57:00Z"/>
  <w16cex:commentExtensible w16cex:durableId="4244C14A" w16cex:dateUtc="2026-02-17T13:54:00Z"/>
  <w16cex:commentExtensible w16cex:durableId="3BAFCA71" w16cex:dateUtc="2026-02-13T13:57:00Z"/>
  <w16cex:commentExtensible w16cex:durableId="78167336" w16cex:dateUtc="2026-02-13T16:14:00Z"/>
  <w16cex:commentExtensible w16cex:durableId="4917EB82" w16cex:dateUtc="2026-02-17T13:57:00Z"/>
  <w16cex:commentExtensible w16cex:durableId="3FCBCEAE" w16cex:dateUtc="2026-02-19T12:50:00Z"/>
  <w16cex:commentExtensible w16cex:durableId="1D82843D" w16cex:dateUtc="2026-02-19T12:54:00Z"/>
  <w16cex:commentExtensible w16cex:durableId="15ED3A2D" w16cex:dateUtc="2026-02-17T14:01:00Z"/>
  <w16cex:commentExtensible w16cex:durableId="26CDB45B" w16cex:dateUtc="2026-02-19T12:49:00Z"/>
  <w16cex:commentExtensible w16cex:durableId="5BB306ED" w16cex:dateUtc="2026-02-19T12:57:00Z"/>
  <w16cex:commentExtensible w16cex:durableId="028FBFC3" w16cex:dateUtc="2026-02-24T15:06:00Z"/>
  <w16cex:commentExtensible w16cex:durableId="5D1A88FB" w16cex:dateUtc="2026-02-24T15:09:00Z"/>
  <w16cex:commentExtensible w16cex:durableId="138D9F73" w16cex:dateUtc="2026-02-13T16:21:00Z"/>
  <w16cex:commentExtensible w16cex:durableId="43E4368D" w16cex:dateUtc="2026-02-13T16:27:00Z"/>
  <w16cex:commentExtensible w16cex:durableId="6BF2FC28" w16cex:dateUtc="2026-02-24T11:49:00Z"/>
  <w16cex:commentExtensible w16cex:durableId="6FB979DF" w16cex:dateUtc="2026-02-17T14:05:00Z"/>
  <w16cex:commentExtensible w16cex:durableId="725975B0" w16cex:dateUtc="2026-02-10T12:23:00Z"/>
  <w16cex:commentExtensible w16cex:durableId="18BE27AB" w16cex:dateUtc="2026-02-13T12:01:00Z"/>
  <w16cex:commentExtensible w16cex:durableId="24F7BB42" w16cex:dateUtc="2026-02-17T14:12:00Z"/>
  <w16cex:commentExtensible w16cex:durableId="627F7491" w16cex:dateUtc="2026-02-17T14:25:00Z"/>
  <w16cex:commentExtensible w16cex:durableId="6D5FCA9F" w16cex:dateUtc="2026-02-13T12:05:00Z"/>
  <w16cex:commentExtensible w16cex:durableId="31EF2EC1" w16cex:dateUtc="2026-02-26T07:29:00Z"/>
  <w16cex:commentExtensible w16cex:durableId="5CEFC89E" w16cex:dateUtc="2026-02-10T13:51:00Z"/>
  <w16cex:commentExtensible w16cex:durableId="40130B0F" w16cex:dateUtc="2026-02-10T13:59:00Z"/>
  <w16cex:commentExtensible w16cex:durableId="7525A8EE" w16cex:dateUtc="2026-02-24T11:55:00Z"/>
  <w16cex:commentExtensible w16cex:durableId="48123DFB" w16cex:dateUtc="2026-02-10T14:05:00Z"/>
  <w16cex:commentExtensible w16cex:durableId="187F74FA" w16cex:dateUtc="2026-02-10T13:54:00Z"/>
  <w16cex:commentExtensible w16cex:durableId="6013A866" w16cex:dateUtc="2026-02-24T10:17:00Z"/>
  <w16cex:commentExtensible w16cex:durableId="505711D6" w16cex:dateUtc="2026-02-24T10:30:00Z"/>
  <w16cex:commentExtensible w16cex:durableId="625BA233" w16cex:dateUtc="2026-03-02T12:31:00Z"/>
  <w16cex:commentExtensible w16cex:durableId="0CA0014D" w16cex:dateUtc="2026-02-13T12:07:00Z"/>
  <w16cex:commentExtensible w16cex:durableId="628F5CE9" w16cex:dateUtc="2026-02-15T22:05:00Z"/>
  <w16cex:commentExtensible w16cex:durableId="6C7C56D3" w16cex:dateUtc="2026-02-16T09:02:00Z"/>
  <w16cex:commentExtensible w16cex:durableId="546D1CB3" w16cex:dateUtc="2026-02-10T13:53:00Z"/>
  <w16cex:commentExtensible w16cex:durableId="29AAAEA7" w16cex:dateUtc="2026-02-10T13:57:00Z"/>
  <w16cex:commentExtensible w16cex:durableId="18E63EAD" w16cex:dateUtc="2026-02-10T14:00:00Z"/>
  <w16cex:commentExtensible w16cex:durableId="02FFD22F" w16cex:dateUtc="2026-02-10T14:03:00Z"/>
  <w16cex:commentExtensible w16cex:durableId="5479BCE9" w16cex:dateUtc="2026-02-24T12:01:00Z"/>
  <w16cex:commentExtensible w16cex:durableId="03697C96" w16cex:dateUtc="2026-02-24T12:17:00Z"/>
  <w16cex:commentExtensible w16cex:durableId="7E58F6A4" w16cex:dateUtc="2026-02-13T12:25:00Z"/>
  <w16cex:commentExtensible w16cex:durableId="12B45190" w16cex:dateUtc="2026-02-13T12:24:00Z">
    <w16cex:extLst>
      <w16:ext w16:uri="{CE6994B0-6A32-4C9F-8C6B-6E91EDA988CE}">
        <cr:reactions xmlns:cr="http://schemas.microsoft.com/office/comments/2020/reactions">
          <cr:reaction reactionType="1">
            <cr:reactionInfo dateUtc="2026-02-15T22:06:30Z">
              <cr:user userId="S::p.jansen@dhd.nl::8cb7f87e-8ed8-4c87-a123-c12e5a881c7e" userProvider="AD" userName="Peter Jansen"/>
            </cr:reactionInfo>
          </cr:reaction>
        </cr:reactions>
      </w16:ext>
    </w16cex:extLst>
  </w16cex:commentExtensible>
  <w16cex:commentExtensible w16cex:durableId="3F62CE56" w16cex:dateUtc="2026-02-24T09:58:00Z"/>
  <w16cex:commentExtensible w16cex:durableId="314CB382" w16cex:dateUtc="2026-02-24T15:00:00Z"/>
  <w16cex:commentExtensible w16cex:durableId="4FF07464" w16cex:dateUtc="2026-02-24T15:15:00Z"/>
  <w16cex:commentExtensible w16cex:durableId="23AF7766" w16cex:dateUtc="2026-02-24T10:15:00Z"/>
  <w16cex:commentExtensible w16cex:durableId="0AD52996" w16cex:dateUtc="2026-03-03T09:52:00Z"/>
  <w16cex:commentExtensible w16cex:durableId="478D2586" w16cex:dateUtc="2026-03-05T08:59:00Z"/>
  <w16cex:commentExtensible w16cex:durableId="76A4BE0E" w16cex:dateUtc="2026-03-17T07:38:00Z"/>
  <w16cex:commentExtensible w16cex:durableId="7DC9E3EC" w16cex:dateUtc="2026-03-05T08:58:00Z"/>
  <w16cex:commentExtensible w16cex:durableId="3B0C3B67" w16cex:dateUtc="2026-03-17T07:46:00Z">
    <w16cex:extLst>
      <w16:ext w16:uri="{CE6994B0-6A32-4C9F-8C6B-6E91EDA988CE}">
        <cr:reactions xmlns:cr="http://schemas.microsoft.com/office/comments/2020/reactions">
          <cr:reaction reactionType="1">
            <cr:reactionInfo dateUtc="2026-03-20T15:03:31Z">
              <cr:user userId="S::geels@dhd.nl::0191227e-8b25-4d6a-9e69-274bb6185fe7" userProvider="AD" userName="Petra Geels"/>
            </cr:reactionInfo>
          </cr:reaction>
        </cr:reactions>
      </w16:ext>
    </w16cex:extLst>
  </w16cex:commentExtensible>
  <w16cex:commentExtensible w16cex:durableId="1E300D9E" w16cex:dateUtc="2026-02-24T12:07:00Z"/>
  <w16cex:commentExtensible w16cex:durableId="1CDAC5A5" w16cex:dateUtc="2026-02-13T12:25:00Z"/>
  <w16cex:commentExtensible w16cex:durableId="50F8788B" w16cex:dateUtc="2026-02-17T14:22:00Z"/>
  <w16cex:commentExtensible w16cex:durableId="5FA54DB9" w16cex:dateUtc="2026-02-17T15:11:00Z"/>
  <w16cex:commentExtensible w16cex:durableId="0E289551" w16cex:dateUtc="2026-02-13T14:13:00Z"/>
  <w16cex:commentExtensible w16cex:durableId="5EB40755" w16cex:dateUtc="2026-02-13T14:16:00Z">
    <w16cex:extLst>
      <w16:ext w16:uri="{CE6994B0-6A32-4C9F-8C6B-6E91EDA988CE}">
        <cr:reactions xmlns:cr="http://schemas.microsoft.com/office/comments/2020/reactions">
          <cr:reaction reactionType="1">
            <cr:reactionInfo dateUtc="2026-02-24T12:10:29Z">
              <cr:user userId="S::p.jansen@dhd.nl::8cb7f87e-8ed8-4c87-a123-c12e5a881c7e" userProvider="AD" userName="Peter Jansen"/>
            </cr:reactionInfo>
          </cr:reaction>
        </cr:reactions>
      </w16:ext>
    </w16cex:extLst>
  </w16cex:commentExtensible>
  <w16cex:commentExtensible w16cex:durableId="2B5D4D65" w16cex:dateUtc="2026-02-17T15:20:00Z"/>
  <w16cex:commentExtensible w16cex:durableId="52F816F1" w16cex:dateUtc="2026-02-24T11:30:00Z">
    <w16cex:extLst>
      <w16:ext w16:uri="{CE6994B0-6A32-4C9F-8C6B-6E91EDA988CE}">
        <cr:reactions xmlns:cr="http://schemas.microsoft.com/office/comments/2020/reactions">
          <cr:reaction reactionType="1">
            <cr:reactionInfo dateUtc="2026-02-24T12:10:27Z">
              <cr:user userId="S::p.jansen@dhd.nl::8cb7f87e-8ed8-4c87-a123-c12e5a881c7e" userProvider="AD" userName="Peter Jansen"/>
            </cr:reactionInfo>
          </cr:reaction>
        </cr:reactions>
      </w16:ext>
    </w16cex:extLst>
  </w16cex:commentExtensible>
  <w16cex:commentExtensible w16cex:durableId="3C75644E" w16cex:dateUtc="2026-02-24T12:10:00Z"/>
  <w16cex:commentExtensible w16cex:durableId="4BDB6384" w16cex:dateUtc="2026-02-13T14:17:00Z"/>
  <w16cex:commentExtensible w16cex:durableId="3D71EB8C" w16cex:dateUtc="2026-02-19T13:05:00Z"/>
  <w16cex:commentExtensible w16cex:durableId="08BA6E73" w16cex:dateUtc="2026-02-13T14:18:00Z"/>
  <w16cex:commentExtensible w16cex:durableId="7E5CFBD9" w16cex:dateUtc="2026-02-24T12:17:00Z"/>
  <w16cex:commentExtensible w16cex:durableId="473FE2F1" w16cex:dateUtc="2026-02-13T14:30:00Z">
    <w16cex:extLst>
      <w16:ext w16:uri="{CE6994B0-6A32-4C9F-8C6B-6E91EDA988CE}">
        <cr:reactions xmlns:cr="http://schemas.microsoft.com/office/comments/2020/reactions">
          <cr:reaction reactionType="1">
            <cr:reactionInfo dateUtc="2026-02-17T16:08:47Z">
              <cr:user userId="S::p.jansen@dhd.nl::8cb7f87e-8ed8-4c87-a123-c12e5a881c7e" userProvider="AD" userName="Peter Jansen"/>
            </cr:reactionInfo>
          </cr:reaction>
        </cr:reactions>
      </w16:ext>
    </w16cex:extLst>
  </w16cex:commentExtensible>
  <w16cex:commentExtensible w16cex:durableId="1EFFAF0F" w16cex:dateUtc="2026-02-17T14:27:00Z">
    <w16cex:extLst>
      <w16:ext w16:uri="{CE6994B0-6A32-4C9F-8C6B-6E91EDA988CE}">
        <cr:reactions xmlns:cr="http://schemas.microsoft.com/office/comments/2020/reactions">
          <cr:reaction reactionType="1">
            <cr:reactionInfo dateUtc="2026-02-17T16:03:06Z">
              <cr:user userId="S::p.jansen@dhd.nl::8cb7f87e-8ed8-4c87-a123-c12e5a881c7e" userProvider="AD" userName="Peter Jansen"/>
            </cr:reactionInfo>
          </cr:reaction>
        </cr:reactions>
      </w16:ext>
    </w16cex:extLst>
  </w16cex:commentExtensible>
  <w16cex:commentExtensible w16cex:durableId="4A8250BA" w16cex:dateUtc="2026-02-17T14:29:00Z"/>
  <w16cex:commentExtensible w16cex:durableId="4F024DA9" w16cex:dateUtc="2026-02-17T15:56:00Z"/>
  <w16cex:commentExtensible w16cex:durableId="7956097E" w16cex:dateUtc="2026-02-18T09:43:00Z"/>
  <w16cex:commentExtensible w16cex:durableId="0EA96568" w16cex:dateUtc="2026-02-19T09:50:00Z"/>
  <w16cex:commentExtensible w16cex:durableId="08A3BC22" w16cex:dateUtc="2026-02-18T09:44:00Z"/>
  <w16cex:commentExtensible w16cex:durableId="141ABA60" w16cex:dateUtc="2026-02-19T09:45:00Z"/>
  <w16cex:commentExtensible w16cex:durableId="5F496907" w16cex:dateUtc="2026-02-18T09:47:00Z"/>
  <w16cex:commentExtensible w16cex:durableId="5DFF947B" w16cex:dateUtc="2026-02-19T09:42:00Z"/>
  <w16cex:commentExtensible w16cex:durableId="41D9FA8E" w16cex:dateUtc="2026-02-18T09:58:00Z"/>
  <w16cex:commentExtensible w16cex:durableId="7A6004B4" w16cex:dateUtc="2026-02-18T09:59:00Z"/>
  <w16cex:commentExtensible w16cex:durableId="258E9CD6" w16cex:dateUtc="2026-02-19T09:37:00Z"/>
  <w16cex:commentExtensible w16cex:durableId="6A3FACC1" w16cex:dateUtc="2026-02-18T09:59:00Z"/>
  <w16cex:commentExtensible w16cex:durableId="35D1C74F" w16cex:dateUtc="2026-02-17T14:24:00Z"/>
  <w16cex:commentExtensible w16cex:durableId="77CD4337" w16cex:dateUtc="2026-02-17T15:47:00Z"/>
  <w16cex:commentExtensible w16cex:durableId="6C9BACD8" w16cex:dateUtc="2026-02-24T11:59:00Z"/>
  <w16cex:commentExtensible w16cex:durableId="63A16AC2" w16cex:dateUtc="2026-02-13T14:30:00Z">
    <w16cex:extLst>
      <w16:ext w16:uri="{CE6994B0-6A32-4C9F-8C6B-6E91EDA988CE}">
        <cr:reactions xmlns:cr="http://schemas.microsoft.com/office/comments/2020/reactions">
          <cr:reaction reactionType="1">
            <cr:reactionInfo dateUtc="2026-02-17T16:08:47Z">
              <cr:user userId="S::p.jansen@dhd.nl::8cb7f87e-8ed8-4c87-a123-c12e5a881c7e" userProvider="AD" userName="Peter Jansen"/>
            </cr:reactionInfo>
          </cr:reaction>
        </cr:reactions>
      </w16:ext>
    </w16cex:extLst>
  </w16cex:commentExtensible>
  <w16cex:commentExtensible w16cex:durableId="6E89BEDC" w16cex:dateUtc="2026-02-17T14:27:00Z">
    <w16cex:extLst>
      <w16:ext w16:uri="{CE6994B0-6A32-4C9F-8C6B-6E91EDA988CE}">
        <cr:reactions xmlns:cr="http://schemas.microsoft.com/office/comments/2020/reactions">
          <cr:reaction reactionType="1">
            <cr:reactionInfo dateUtc="2026-02-17T16:03:06Z">
              <cr:user userId="S::p.jansen@dhd.nl::8cb7f87e-8ed8-4c87-a123-c12e5a881c7e" userProvider="AD" userName="Peter Jansen"/>
            </cr:reactionInfo>
          </cr:reaction>
        </cr:reactions>
      </w16:ext>
    </w16cex:extLst>
  </w16cex:commentExtensible>
  <w16cex:commentExtensible w16cex:durableId="601DE972" w16cex:dateUtc="2026-02-17T14:29:00Z"/>
  <w16cex:commentExtensible w16cex:durableId="09CC2515" w16cex:dateUtc="2026-02-17T15:56:00Z"/>
  <w16cex:commentExtensible w16cex:durableId="3860D3C7" w16cex:dateUtc="2026-02-18T09:43:00Z"/>
  <w16cex:commentExtensible w16cex:durableId="3C4556BE" w16cex:dateUtc="2026-02-18T09:44:00Z"/>
  <w16cex:commentExtensible w16cex:durableId="081DC828" w16cex:dateUtc="2026-02-13T15:53:00Z"/>
  <w16cex:commentExtensible w16cex:durableId="53783A55" w16cex:dateUtc="2026-02-18T09:47:00Z"/>
  <w16cex:commentExtensible w16cex:durableId="59DF57E6" w16cex:dateUtc="2026-02-18T09:50:00Z"/>
  <w16cex:commentExtensible w16cex:durableId="23DDFF4C" w16cex:dateUtc="2026-02-18T09:58:00Z"/>
  <w16cex:commentExtensible w16cex:durableId="52E861DC" w16cex:dateUtc="2026-02-18T09:59:00Z"/>
  <w16cex:commentExtensible w16cex:durableId="02855EE6" w16cex:dateUtc="2026-02-18T14:31:00Z"/>
  <w16cex:commentExtensible w16cex:durableId="2D95FE89" w16cex:dateUtc="2026-02-18T09:59:00Z"/>
  <w16cex:commentExtensible w16cex:durableId="3BB73CC0" w16cex:dateUtc="2026-02-05T08:08:00Z"/>
  <w16cex:commentExtensible w16cex:durableId="5FA866D6" w16cex:dateUtc="2026-02-18T14:33:00Z"/>
  <w16cex:commentExtensible w16cex:durableId="7AFD823E" w16cex:dateUtc="2026-02-10T14:26:00Z"/>
  <w16cex:commentExtensible w16cex:durableId="4378BFEE" w16cex:dateUtc="2026-02-18T14:37:00Z"/>
  <w16cex:commentExtensible w16cex:durableId="348F7E70" w16cex:dateUtc="2026-02-17T08:58:00Z"/>
  <w16cex:commentExtensible w16cex:durableId="2F3DB5C1" w16cex:dateUtc="2026-02-18T14:36:00Z"/>
  <w16cex:commentExtensible w16cex:durableId="49185844" w16cex:dateUtc="2026-02-13T14:45:00Z"/>
  <w16cex:commentExtensible w16cex:durableId="28DA244F" w16cex:dateUtc="2026-02-17T14:50:00Z"/>
  <w16cex:commentExtensible w16cex:durableId="7C673CAD" w16cex:dateUtc="2026-03-20T15:38:00Z"/>
  <w16cex:commentExtensible w16cex:durableId="5DC2112D" w16cex:dateUtc="2026-02-18T14:56:00Z">
    <w16cex:extLst>
      <w16:ext w16:uri="{CE6994B0-6A32-4C9F-8C6B-6E91EDA988CE}">
        <cr:reactions xmlns:cr="http://schemas.microsoft.com/office/comments/2020/reactions">
          <cr:reaction reactionType="1">
            <cr:reactionInfo dateUtc="2026-02-24T11:52:35Z">
              <cr:user userId="S::p.jansen@dhd.nl::8cb7f87e-8ed8-4c87-a123-c12e5a881c7e" userProvider="AD" userName="Peter Jansen"/>
            </cr:reactionInfo>
          </cr:reaction>
        </cr:reactions>
      </w16:ext>
    </w16cex:extLst>
  </w16cex:commentExtensible>
  <w16cex:commentExtensible w16cex:durableId="4F066C63" w16cex:dateUtc="2026-02-18T14:41:00Z"/>
  <w16cex:commentExtensible w16cex:durableId="0B06FE50" w16cex:dateUtc="2026-02-18T14:46:00Z"/>
  <w16cex:commentExtensible w16cex:durableId="31E3AC00" w16cex:dateUtc="2026-02-18T14:51:00Z"/>
  <w16cex:commentExtensible w16cex:durableId="4B52CAF5" w16cex:dateUtc="2026-02-26T06:57:00Z"/>
  <w16cex:commentExtensible w16cex:durableId="5B28F5D4" w16cex:dateUtc="2026-02-26T07:24:00Z"/>
  <w16cex:commentExtensible w16cex:durableId="6F866331" w16cex:dateUtc="2026-03-03T08:12:00Z"/>
  <w16cex:commentExtensible w16cex:durableId="6E063B6F" w16cex:dateUtc="2026-03-03T10:01:00Z"/>
  <w16cex:commentExtensible w16cex:durableId="46BB89F4" w16cex:dateUtc="2026-03-03T10:34:00Z"/>
  <w16cex:commentExtensible w16cex:durableId="05B1777A" w16cex:dateUtc="2026-02-18T14:53:00Z">
    <w16cex:extLst>
      <w16:ext w16:uri="{CE6994B0-6A32-4C9F-8C6B-6E91EDA988CE}">
        <cr:reactions xmlns:cr="http://schemas.microsoft.com/office/comments/2020/reactions">
          <cr:reaction reactionType="1">
            <cr:reactionInfo dateUtc="2026-02-24T11:56:27Z">
              <cr:user userId="S::p.jansen@dhd.nl::8cb7f87e-8ed8-4c87-a123-c12e5a881c7e" userProvider="AD" userName="Peter Jansen"/>
            </cr:reactionInfo>
          </cr:reaction>
        </cr:reactions>
      </w16:ext>
    </w16cex:extLst>
  </w16cex:commentExtensible>
  <w16cex:commentExtensible w16cex:durableId="5E7EBA3D" w16cex:dateUtc="2026-02-18T15:47:00Z">
    <w16cex:extLst>
      <w16:ext w16:uri="{CE6994B0-6A32-4C9F-8C6B-6E91EDA988CE}">
        <cr:reactions xmlns:cr="http://schemas.microsoft.com/office/comments/2020/reactions">
          <cr:reaction reactionType="1">
            <cr:reactionInfo dateUtc="2026-02-24T11:40:16Z">
              <cr:user userId="S::p.jansen@dhd.nl::8cb7f87e-8ed8-4c87-a123-c12e5a881c7e" userProvider="AD" userName="Peter Jansen"/>
            </cr:reactionInfo>
          </cr:reaction>
        </cr:reactions>
      </w16:ext>
    </w16cex:extLst>
  </w16cex:commentExtensible>
  <w16cex:commentExtensible w16cex:durableId="304E23EE" w16cex:dateUtc="2026-02-18T15:45:00Z"/>
  <w16cex:commentExtensible w16cex:durableId="370E5331" w16cex:dateUtc="2026-02-19T13:11:00Z"/>
  <w16cex:commentExtensible w16cex:durableId="0326FB05" w16cex:dateUtc="2026-02-19T13:17:00Z"/>
  <w16cex:commentExtensible w16cex:durableId="7D3773D1" w16cex:dateUtc="2026-02-19T13:19:00Z"/>
  <w16cex:commentExtensible w16cex:durableId="303B6D95" w16cex:dateUtc="2026-02-19T13:13:00Z"/>
  <w16cex:commentExtensible w16cex:durableId="0EEA9A52" w16cex:dateUtc="2026-02-19T13:27:00Z"/>
  <w16cex:commentExtensible w16cex:durableId="5D8A5B7D" w16cex:dateUtc="2026-02-10T14:11:00Z"/>
  <w16cex:commentExtensible w16cex:durableId="366C8764" w16cex:dateUtc="2026-02-13T15:38:00Z"/>
  <w16cex:commentExtensible w16cex:durableId="62EEA88A" w16cex:dateUtc="2026-02-26T07:17:00Z">
    <w16cex:extLst>
      <w16:ext w16:uri="{CE6994B0-6A32-4C9F-8C6B-6E91EDA988CE}">
        <cr:reactions xmlns:cr="http://schemas.microsoft.com/office/comments/2020/reactions">
          <cr:reaction reactionType="1">
            <cr:reactionInfo dateUtc="2026-02-26T08:48:51Z">
              <cr:user userId="S::geels@dhd.nl::0191227e-8b25-4d6a-9e69-274bb6185fe7" userProvider="AD" userName="Petra Geels"/>
            </cr:reactionInfo>
          </cr:reaction>
        </cr:reactions>
      </w16:ext>
    </w16cex:extLst>
  </w16cex:commentExtensible>
  <w16cex:commentExtensible w16cex:durableId="4C57D3AE" w16cex:dateUtc="2026-02-13T15:37:00Z"/>
  <w16cex:commentExtensible w16cex:durableId="72B8D449" w16cex:dateUtc="2026-02-15T22:11:00Z">
    <w16cex:extLst>
      <w16:ext w16:uri="{CE6994B0-6A32-4C9F-8C6B-6E91EDA988CE}">
        <cr:reactions xmlns:cr="http://schemas.microsoft.com/office/comments/2020/reactions">
          <cr:reaction reactionType="1">
            <cr:reactionInfo dateUtc="2026-02-16T08:58:26Z">
              <cr:user userId="S::geels@dhd.nl::0191227e-8b25-4d6a-9e69-274bb6185fe7" userProvider="AD" userName="Petra Geels"/>
            </cr:reactionInfo>
          </cr:reaction>
        </cr:reactions>
      </w16:ext>
    </w16cex:extLst>
  </w16cex:commentExtensible>
  <w16cex:commentExtensible w16cex:durableId="1004AE13" w16cex:dateUtc="2026-02-26T09:00:00Z"/>
  <w16cex:commentExtensible w16cex:durableId="00DC6211" w16cex:dateUtc="2026-02-13T15:45:00Z"/>
  <w16cex:commentExtensible w16cex:durableId="27B00F42" w16cex:dateUtc="2026-02-18T15:50:00Z"/>
  <w16cex:commentExtensible w16cex:durableId="4BB65B2D" w16cex:dateUtc="2026-02-24T07:36:00Z"/>
  <w16cex:commentExtensible w16cex:durableId="34AEFF0C" w16cex:dateUtc="2026-02-17T14:54:00Z"/>
  <w16cex:commentExtensible w16cex:durableId="39047BC2" w16cex:dateUtc="2026-02-17T15:49:00Z"/>
  <w16cex:commentExtensible w16cex:durableId="50AF14BA" w16cex:dateUtc="2026-02-26T09:44:00Z"/>
  <w16cex:commentExtensible w16cex:durableId="5EEB5237" w16cex:dateUtc="2026-02-26T09:40:00Z"/>
  <w16cex:commentExtensible w16cex:durableId="4A511261" w16cex:dateUtc="2026-02-26T07:31:00Z"/>
  <w16cex:commentExtensible w16cex:durableId="37BEA443" w16cex:dateUtc="2026-02-13T15:53:00Z"/>
  <w16cex:commentExtensible w16cex:durableId="6F2D3518" w16cex:dateUtc="2026-02-10T14:14:00Z"/>
  <w16cex:commentExtensible w16cex:durableId="20CEE589" w16cex:dateUtc="2026-02-10T14:41:00Z"/>
  <w16cex:commentExtensible w16cex:durableId="6BCB5B53" w16cex:dateUtc="2026-02-26T07:32:00Z"/>
  <w16cex:commentExtensible w16cex:durableId="2D8F0E28" w16cex:dateUtc="2026-02-26T07:36:00Z"/>
  <w16cex:commentExtensible w16cex:durableId="5AA5C4B7" w16cex:dateUtc="2026-02-26T09:54:00Z"/>
  <w16cex:commentExtensible w16cex:durableId="4225E7CF" w16cex:dateUtc="2026-03-03T09:09:00Z"/>
  <w16cex:commentExtensible w16cex:durableId="68FB83B1" w16cex:dateUtc="2026-02-10T14:17:00Z">
    <w16cex:extLst>
      <w16:ext w16:uri="{CE6994B0-6A32-4C9F-8C6B-6E91EDA988CE}">
        <cr:reactions xmlns:cr="http://schemas.microsoft.com/office/comments/2020/reactions">
          <cr:reaction reactionType="1">
            <cr:reactionInfo dateUtc="2026-02-10T14:37:05Z">
              <cr:user userId="S::p.jansen@dhd.nl::8cb7f87e-8ed8-4c87-a123-c12e5a881c7e" userProvider="AD" userName="Peter Jansen"/>
            </cr:reactionInfo>
            <cr:reactionInfo dateUtc="2026-02-13T15:56:47Z">
              <cr:user userId="S::geels@dhd.nl::0191227e-8b25-4d6a-9e69-274bb6185fe7" userProvider="AD" userName="Petra Geels"/>
            </cr:reactionInfo>
          </cr:reaction>
        </cr:reactions>
      </w16:ext>
    </w16cex:extLst>
  </w16cex:commentExtensible>
  <w16cex:commentExtensible w16cex:durableId="360E93F5" w16cex:dateUtc="2026-02-10T14:38:00Z"/>
  <w16cex:commentExtensible w16cex:durableId="43F94723" w16cex:dateUtc="2026-02-18T15:52:00Z"/>
  <w16cex:commentExtensible w16cex:durableId="33910633" w16cex:dateUtc="2026-02-24T07:38:00Z"/>
  <w16cex:commentExtensible w16cex:durableId="6AE4CFF7" w16cex:dateUtc="2026-02-13T15:58:00Z"/>
  <w16cex:commentExtensible w16cex:durableId="72C6FDE4" w16cex:dateUtc="2026-02-18T16:03:00Z"/>
  <w16cex:commentExtensible w16cex:durableId="008663CB" w16cex:dateUtc="2026-02-19T13:32:00Z"/>
  <w16cex:commentExtensible w16cex:durableId="6B41E750" w16cex:dateUtc="2026-02-26T07:39:00Z"/>
  <w16cex:commentExtensible w16cex:durableId="13E7F08D" w16cex:dateUtc="2026-02-26T10:58:00Z"/>
  <w16cex:commentExtensible w16cex:durableId="409024C5" w16cex:dateUtc="2026-02-26T10:58:00Z"/>
  <w16cex:commentExtensible w16cex:durableId="17C6F50F" w16cex:dateUtc="2026-02-18T15:56:00Z"/>
  <w16cex:commentExtensible w16cex:durableId="626D8B59" w16cex:dateUtc="2026-02-13T16:05:00Z"/>
  <w16cex:commentExtensible w16cex:durableId="45BF8C9A" w16cex:dateUtc="2026-02-13T16:05:00Z"/>
  <w16cex:commentExtensible w16cex:durableId="71E1F59E" w16cex:dateUtc="2026-02-13T16:07:00Z"/>
  <w16cex:commentExtensible w16cex:durableId="492910B8" w16cex:dateUtc="2026-02-13T16:08:00Z"/>
  <w16cex:commentExtensible w16cex:durableId="0ADBB482" w16cex:dateUtc="2026-02-10T14:20:00Z">
    <w16cex:extLst>
      <w16:ext w16:uri="{CE6994B0-6A32-4C9F-8C6B-6E91EDA988CE}">
        <cr:reactions xmlns:cr="http://schemas.microsoft.com/office/comments/2020/reactions">
          <cr:reaction reactionType="1">
            <cr:reactionInfo dateUtc="2026-02-10T14:41:20Z">
              <cr:user userId="S::p.jansen@dhd.nl::8cb7f87e-8ed8-4c87-a123-c12e5a881c7e" userProvider="AD" userName="Peter Jansen"/>
            </cr:reactionInfo>
          </cr:reaction>
        </cr:reactions>
      </w16:ext>
    </w16cex:extLst>
  </w16cex:commentExtensible>
  <w16cex:commentExtensible w16cex:durableId="2A237228" w16cex:dateUtc="2026-02-10T14:22:00Z">
    <w16cex:extLst>
      <w16:ext w16:uri="{CE6994B0-6A32-4C9F-8C6B-6E91EDA988CE}">
        <cr:reactions xmlns:cr="http://schemas.microsoft.com/office/comments/2020/reactions">
          <cr:reaction reactionType="1">
            <cr:reactionInfo dateUtc="2026-02-10T14:29:44Z">
              <cr:user userId="S::p.jansen@dhd.nl::8cb7f87e-8ed8-4c87-a123-c12e5a881c7e" userProvider="AD" userName="Peter Jansen"/>
            </cr:reactionInfo>
          </cr:reaction>
        </cr:reactions>
      </w16:ext>
    </w16cex:extLst>
  </w16cex:commentExtensible>
  <w16cex:commentExtensible w16cex:durableId="6C8A4A47" w16cex:dateUtc="2026-02-10T14:21:00Z">
    <w16cex:extLst>
      <w16:ext w16:uri="{CE6994B0-6A32-4C9F-8C6B-6E91EDA988CE}">
        <cr:reactions xmlns:cr="http://schemas.microsoft.com/office/comments/2020/reactions">
          <cr:reaction reactionType="1">
            <cr:reactionInfo dateUtc="2026-02-26T09:56:49Z">
              <cr:user userId="S::p.jansen@dhd.nl::8cb7f87e-8ed8-4c87-a123-c12e5a881c7e" userProvider="AD" userName="Peter Jansen"/>
            </cr:reactionInfo>
          </cr:reaction>
        </cr:reactions>
      </w16:ext>
    </w16cex:extLst>
  </w16cex:commentExtensible>
  <w16cex:commentExtensible w16cex:durableId="39B6692F" w16cex:dateUtc="2026-02-10T14:29:00Z"/>
  <w16cex:commentExtensible w16cex:durableId="20658495" w16cex:dateUtc="2026-02-10T14:22:00Z">
    <w16cex:extLst>
      <w16:ext w16:uri="{CE6994B0-6A32-4C9F-8C6B-6E91EDA988CE}">
        <cr:reactions xmlns:cr="http://schemas.microsoft.com/office/comments/2020/reactions">
          <cr:reaction reactionType="1">
            <cr:reactionInfo dateUtc="2026-02-10T14:29:44Z">
              <cr:user userId="S::p.jansen@dhd.nl::8cb7f87e-8ed8-4c87-a123-c12e5a881c7e" userProvider="AD" userName="Peter Jansen"/>
            </cr:reactionInfo>
          </cr:reaction>
        </cr:reactions>
      </w16:ext>
    </w16cex:extLst>
  </w16cex:commentExtensible>
  <w16cex:commentExtensible w16cex:durableId="7AC7EEFB" w16cex:dateUtc="2026-02-24T11:41:00Z"/>
  <w16cex:commentExtensible w16cex:durableId="77BAB77A" w16cex:dateUtc="2026-02-25T09:22:00Z"/>
  <w16cex:commentExtensible w16cex:durableId="3B1D8F41" w16cex:dateUtc="2026-03-20T15:11:00Z"/>
  <w16cex:commentExtensible w16cex:durableId="15A09D17" w16cex:dateUtc="2026-02-25T09:12:00Z"/>
  <w16cex:commentExtensible w16cex:durableId="20DBA354" w16cex:dateUtc="2026-03-20T15:14:00Z"/>
  <w16cex:commentExtensible w16cex:durableId="47BD7279" w16cex:dateUtc="2026-02-24T11:42:00Z"/>
  <w16cex:commentExtensible w16cex:durableId="1E8DBDD7" w16cex:dateUtc="2026-02-24T11:42:00Z"/>
  <w16cex:commentExtensible w16cex:durableId="2F2657A3" w16cex:dateUtc="2026-02-24T11:44:00Z"/>
  <w16cex:commentExtensible w16cex:durableId="73942CF7" w16cex:dateUtc="2026-02-13T14:37:00Z"/>
  <w16cex:commentExtensible w16cex:durableId="17C09819" w16cex:dateUtc="2026-02-24T11:43:00Z"/>
  <w16cex:commentExtensible w16cex:durableId="662A8E80" w16cex:dateUtc="2026-03-20T15:16:00Z"/>
  <w16cex:commentExtensible w16cex:durableId="156969E3" w16cex:dateUtc="2026-02-25T09:15:00Z"/>
  <w16cex:commentExtensible w16cex:durableId="4522EDEC" w16cex:dateUtc="2026-03-20T15:19:00Z"/>
  <w16cex:commentExtensible w16cex:durableId="1A342FD9" w16cex:dateUtc="2026-03-24T07:52:00Z">
    <w16cex:extLst>
      <w16:ext w16:uri="{CE6994B0-6A32-4C9F-8C6B-6E91EDA988CE}">
        <cr:reactions xmlns:cr="http://schemas.microsoft.com/office/comments/2020/reactions">
          <cr:reaction reactionType="1">
            <cr:reactionInfo dateUtc="2026-03-24T11:49:58Z">
              <cr:user userId="S::geels@dhd.nl::0191227e-8b25-4d6a-9e69-274bb6185fe7" userProvider="AD" userName="Petra Geels"/>
            </cr:reactionInfo>
          </cr:reaction>
        </cr:reactions>
      </w16:ext>
    </w16cex:extLst>
  </w16cex:commentExtensible>
  <w16cex:commentExtensible w16cex:durableId="2000B59A" w16cex:dateUtc="2026-03-24T11:55:00Z"/>
  <w16cex:commentExtensible w16cex:durableId="5236DB5F" w16cex:dateUtc="2026-02-10T14:26:00Z"/>
  <w16cex:commentExtensible w16cex:durableId="4EFFF422" w16cex:dateUtc="2026-01-29T11:07:00Z"/>
  <w16cex:commentExtensible w16cex:durableId="3FCA7EAC" w16cex:dateUtc="2026-01-29T11:19:00Z"/>
  <w16cex:commentExtensible w16cex:durableId="1AE4F02B" w16cex:dateUtc="2026-02-03T07:59:00Z"/>
  <w16cex:commentExtensible w16cex:durableId="786A86CD" w16cex:dateUtc="2026-02-10T14:31:00Z"/>
  <w16cex:commentExtensible w16cex:durableId="10E565E2" w16cex:dateUtc="2026-02-23T12:30:00Z"/>
  <w16cex:commentExtensible w16cex:durableId="20BAC71C" w16cex:dateUtc="2026-02-26T07:29:00Z"/>
  <w16cex:commentExtensible w16cex:durableId="5286CF2F" w16cex:dateUtc="2026-03-23T12:29:00Z"/>
  <w16cex:commentExtensible w16cex:durableId="7F720BAB" w16cex:dateUtc="2026-02-13T16:13:00Z"/>
  <w16cex:commentExtensible w16cex:durableId="206DBFA6" w16cex:dateUtc="2026-02-17T10:38:00Z"/>
  <w16cex:commentExtensible w16cex:durableId="56EDB99A" w16cex:dateUtc="2026-02-19T15:29:00Z">
    <w16cex:extLst>
      <w16:ext w16:uri="{CE6994B0-6A32-4C9F-8C6B-6E91EDA988CE}">
        <cr:reactions xmlns:cr="http://schemas.microsoft.com/office/comments/2020/reactions">
          <cr:reaction reactionType="1">
            <cr:reactionInfo dateUtc="2026-02-24T12:40:03Z">
              <cr:user userId="S::p.jansen@dhd.nl::8cb7f87e-8ed8-4c87-a123-c12e5a881c7e" userProvider="AD" userName="Peter Jansen"/>
            </cr:reactionInfo>
          </cr:reaction>
        </cr:reactions>
      </w16:ext>
    </w16cex:extLst>
  </w16cex:commentExtensible>
  <w16cex:commentExtensible w16cex:durableId="39C94757" w16cex:dateUtc="2026-02-19T13:59:00Z"/>
  <w16cex:commentExtensible w16cex:durableId="3BD2B6A7" w16cex:dateUtc="2026-02-24T12:59:00Z"/>
  <w16cex:commentExtensible w16cex:durableId="7C9D6CAD" w16cex:dateUtc="2026-02-19T15:31:00Z"/>
  <w16cex:commentExtensible w16cex:durableId="2564DF93" w16cex:dateUtc="2026-02-20T14:07:00Z"/>
  <w16cex:commentExtensible w16cex:durableId="30BBC3BA" w16cex:dateUtc="2026-02-16T15:33:00Z"/>
  <w16cex:commentExtensible w16cex:durableId="4A885209" w16cex:dateUtc="2026-02-16T15:34:00Z"/>
  <w16cex:commentExtensible w16cex:durableId="1C17A9A5" w16cex:dateUtc="2026-02-16T15:34:00Z"/>
  <w16cex:commentExtensible w16cex:durableId="2443CC97" w16cex:dateUtc="2026-02-19T15:34:00Z"/>
  <w16cex:commentExtensible w16cex:durableId="6D344A94" w16cex:dateUtc="2026-02-16T15:42:00Z"/>
  <w16cex:commentExtensible w16cex:durableId="67D3B00A" w16cex:dateUtc="2026-02-20T14:11:00Z"/>
  <w16cex:commentExtensible w16cex:durableId="6AC622CB" w16cex:dateUtc="2026-03-16T16:29:00Z"/>
  <w16cex:commentExtensible w16cex:durableId="13625856" w16cex:dateUtc="2026-02-19T15:36:00Z"/>
  <w16cex:commentExtensible w16cex:durableId="6A56E1B3" w16cex:dateUtc="2026-02-19T15:40:00Z"/>
  <w16cex:commentExtensible w16cex:durableId="6CBD636A" w16cex:dateUtc="2026-02-10T14:28:00Z"/>
  <w16cex:commentExtensible w16cex:durableId="619CA086" w16cex:dateUtc="2026-02-10T15:19:00Z"/>
  <w16cex:commentExtensible w16cex:durableId="37DC183E" w16cex:dateUtc="2026-02-19T15:43:00Z"/>
  <w16cex:commentExtensible w16cex:durableId="5B840670" w16cex:dateUtc="2026-02-19T15:47:00Z"/>
  <w16cex:commentExtensible w16cex:durableId="386A51D6" w16cex:dateUtc="2026-02-19T15:45:00Z"/>
  <w16cex:commentExtensible w16cex:durableId="4420CA92" w16cex:dateUtc="2026-02-19T15:50:00Z"/>
  <w16cex:commentExtensible w16cex:durableId="600AC074" w16cex:dateUtc="2026-02-16T15:53:00Z"/>
  <w16cex:commentExtensible w16cex:durableId="3EFCE10E" w16cex:dateUtc="2026-02-16T15:53:00Z"/>
  <w16cex:commentExtensible w16cex:durableId="1A856EE2" w16cex:dateUtc="2026-02-20T14:12:00Z"/>
  <w16cex:commentExtensible w16cex:durableId="4D3E2F48" w16cex:dateUtc="2026-02-16T15:48:00Z"/>
  <w16cex:commentExtensible w16cex:durableId="41BA6F50" w16cex:dateUtc="2026-02-17T13:57:00Z"/>
  <w16cex:commentExtensible w16cex:durableId="496BDB23" w16cex:dateUtc="2026-02-19T12:50:00Z"/>
  <w16cex:commentExtensible w16cex:durableId="434A68E0" w16cex:dateUtc="2026-02-19T12:54:00Z"/>
  <w16cex:commentExtensible w16cex:durableId="4E109050" w16cex:dateUtc="2026-02-17T14:01:00Z"/>
  <w16cex:commentExtensible w16cex:durableId="58714C2C" w16cex:dateUtc="2026-02-19T12:49:00Z"/>
  <w16cex:commentExtensible w16cex:durableId="4F34ACC5" w16cex:dateUtc="2026-02-19T12:57:00Z"/>
  <w16cex:commentExtensible w16cex:durableId="00C02566" w16cex:dateUtc="2026-02-24T15:06:00Z"/>
  <w16cex:commentExtensible w16cex:durableId="08A971CB" w16cex:dateUtc="2026-02-24T15:09:00Z"/>
  <w16cex:commentExtensible w16cex:durableId="27441768" w16cex:dateUtc="2026-02-13T16:21:00Z"/>
  <w16cex:commentExtensible w16cex:durableId="03822897" w16cex:dateUtc="2026-02-13T16:27:00Z"/>
  <w16cex:commentExtensible w16cex:durableId="3373C188" w16cex:dateUtc="2026-02-26T07:31:00Z">
    <w16cex:extLst>
      <w16:ext w16:uri="{CE6994B0-6A32-4C9F-8C6B-6E91EDA988CE}">
        <cr:reactions xmlns:cr="http://schemas.microsoft.com/office/comments/2020/reactions">
          <cr:reaction reactionType="1">
            <cr:reactionInfo dateUtc="2026-02-26T12:12:42Z">
              <cr:user userId="S::geels@dhd.nl::0191227e-8b25-4d6a-9e69-274bb6185fe7" userProvider="AD" userName="Petra Geels"/>
            </cr:reactionInfo>
          </cr:reaction>
        </cr:reactions>
      </w16:ext>
    </w16cex:extLst>
  </w16cex:commentExtensible>
  <w16cex:commentExtensible w16cex:durableId="2DAC3104" w16cex:dateUtc="2026-02-13T15:33:00Z"/>
  <w16cex:commentExtensible w16cex:durableId="3482E7D2" w16cex:dateUtc="2026-02-13T15:28:00Z"/>
  <w16cex:commentExtensible w16cex:durableId="1A27DDCB" w16cex:dateUtc="2025-08-01T13:46:00Z"/>
  <w16cex:commentExtensible w16cex:durableId="6DFE4E29" w16cex:dateUtc="2026-02-26T12:14:00Z"/>
  <w16cex:commentExtensible w16cex:durableId="3D9BA76D" w16cex:dateUtc="2026-02-26T12:22:00Z"/>
  <w16cex:commentExtensible w16cex:durableId="6A6F2EF2" w16cex:dateUtc="2026-02-13T15:17:00Z"/>
  <w16cex:commentExtensible w16cex:durableId="5B719DE6" w16cex:dateUtc="2026-02-23T16: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0CD233" w16cid:durableId="0E8E560C"/>
  <w16cid:commentId w16cid:paraId="2471EA5C" w16cid:durableId="2AEF9504"/>
  <w16cid:commentId w16cid:paraId="4860461A" w16cid:durableId="4244C14A"/>
  <w16cid:commentId w16cid:paraId="3559D97A" w16cid:durableId="3BAFCA71"/>
  <w16cid:commentId w16cid:paraId="668C9DA7" w16cid:durableId="78167336"/>
  <w16cid:commentId w16cid:paraId="48886011" w16cid:durableId="4917EB82"/>
  <w16cid:commentId w16cid:paraId="6EFB5223" w16cid:durableId="3FCBCEAE"/>
  <w16cid:commentId w16cid:paraId="073EFCBD" w16cid:durableId="1D82843D"/>
  <w16cid:commentId w16cid:paraId="19668200" w16cid:durableId="15ED3A2D"/>
  <w16cid:commentId w16cid:paraId="6384C7D2" w16cid:durableId="26CDB45B"/>
  <w16cid:commentId w16cid:paraId="018771F8" w16cid:durableId="5BB306ED"/>
  <w16cid:commentId w16cid:paraId="6BB4322F" w16cid:durableId="028FBFC3"/>
  <w16cid:commentId w16cid:paraId="74F87D14" w16cid:durableId="5D1A88FB"/>
  <w16cid:commentId w16cid:paraId="74F363AB" w16cid:durableId="138D9F73"/>
  <w16cid:commentId w16cid:paraId="082C9DFD" w16cid:durableId="43E4368D"/>
  <w16cid:commentId w16cid:paraId="122DEB67" w16cid:durableId="6BF2FC28"/>
  <w16cid:commentId w16cid:paraId="12A80132" w16cid:durableId="6FB979DF"/>
  <w16cid:commentId w16cid:paraId="71727EC7" w16cid:durableId="725975B0"/>
  <w16cid:commentId w16cid:paraId="26F2F62E" w16cid:durableId="18BE27AB"/>
  <w16cid:commentId w16cid:paraId="7A5CFCF9" w16cid:durableId="24F7BB42"/>
  <w16cid:commentId w16cid:paraId="32B1692F" w16cid:durableId="627F7491"/>
  <w16cid:commentId w16cid:paraId="618DB6B5" w16cid:durableId="6D5FCA9F"/>
  <w16cid:commentId w16cid:paraId="2261991E" w16cid:durableId="31EF2EC1"/>
  <w16cid:commentId w16cid:paraId="2D5C6F05" w16cid:durableId="5CEFC89E"/>
  <w16cid:commentId w16cid:paraId="270C611A" w16cid:durableId="40130B0F"/>
  <w16cid:commentId w16cid:paraId="12DD7610" w16cid:durableId="7525A8EE"/>
  <w16cid:commentId w16cid:paraId="1D355A05" w16cid:durableId="48123DFB"/>
  <w16cid:commentId w16cid:paraId="7EF9DB97" w16cid:durableId="187F74FA"/>
  <w16cid:commentId w16cid:paraId="74E80CEB" w16cid:durableId="6013A866"/>
  <w16cid:commentId w16cid:paraId="7EC80CC5" w16cid:durableId="505711D6"/>
  <w16cid:commentId w16cid:paraId="332905BC" w16cid:durableId="625BA233"/>
  <w16cid:commentId w16cid:paraId="21313F63" w16cid:durableId="0CA0014D"/>
  <w16cid:commentId w16cid:paraId="7CDCEDEF" w16cid:durableId="628F5CE9"/>
  <w16cid:commentId w16cid:paraId="746BE232" w16cid:durableId="6C7C56D3"/>
  <w16cid:commentId w16cid:paraId="79E34D59" w16cid:durableId="546D1CB3"/>
  <w16cid:commentId w16cid:paraId="00362160" w16cid:durableId="29AAAEA7"/>
  <w16cid:commentId w16cid:paraId="61529CB8" w16cid:durableId="18E63EAD"/>
  <w16cid:commentId w16cid:paraId="50EE2534" w16cid:durableId="02FFD22F"/>
  <w16cid:commentId w16cid:paraId="4B550832" w16cid:durableId="5479BCE9"/>
  <w16cid:commentId w16cid:paraId="24C7A64A" w16cid:durableId="03697C96"/>
  <w16cid:commentId w16cid:paraId="2C44F21A" w16cid:durableId="7E58F6A4"/>
  <w16cid:commentId w16cid:paraId="4E16E26F" w16cid:durableId="12B45190"/>
  <w16cid:commentId w16cid:paraId="27878F0A" w16cid:durableId="3F62CE56"/>
  <w16cid:commentId w16cid:paraId="3C98175D" w16cid:durableId="314CB382"/>
  <w16cid:commentId w16cid:paraId="79931A42" w16cid:durableId="4FF07464"/>
  <w16cid:commentId w16cid:paraId="1D2ED91B" w16cid:durableId="23AF7766"/>
  <w16cid:commentId w16cid:paraId="0907AD82" w16cid:durableId="0AD52996"/>
  <w16cid:commentId w16cid:paraId="44924A03" w16cid:durableId="478D2586"/>
  <w16cid:commentId w16cid:paraId="535DA338" w16cid:durableId="76A4BE0E"/>
  <w16cid:commentId w16cid:paraId="5F0032F2" w16cid:durableId="7DC9E3EC"/>
  <w16cid:commentId w16cid:paraId="6CB5BB34" w16cid:durableId="3B0C3B67"/>
  <w16cid:commentId w16cid:paraId="0064647B" w16cid:durableId="1E300D9E"/>
  <w16cid:commentId w16cid:paraId="4DF34723" w16cid:durableId="1CDAC5A5"/>
  <w16cid:commentId w16cid:paraId="02CE8BB9" w16cid:durableId="50F8788B"/>
  <w16cid:commentId w16cid:paraId="46467C8B" w16cid:durableId="5FA54DB9"/>
  <w16cid:commentId w16cid:paraId="0D1B857B" w16cid:durableId="0E289551"/>
  <w16cid:commentId w16cid:paraId="6A4BF7C5" w16cid:durableId="5EB40755"/>
  <w16cid:commentId w16cid:paraId="6D05227D" w16cid:durableId="2B5D4D65"/>
  <w16cid:commentId w16cid:paraId="7FDD690D" w16cid:durableId="52F816F1"/>
  <w16cid:commentId w16cid:paraId="04AA80FF" w16cid:durableId="3C75644E"/>
  <w16cid:commentId w16cid:paraId="07560A7C" w16cid:durableId="4BDB6384"/>
  <w16cid:commentId w16cid:paraId="12D686A9" w16cid:durableId="3D71EB8C"/>
  <w16cid:commentId w16cid:paraId="7584737E" w16cid:durableId="08BA6E73"/>
  <w16cid:commentId w16cid:paraId="513CD413" w16cid:durableId="7E5CFBD9"/>
  <w16cid:commentId w16cid:paraId="3BF5DA9E" w16cid:durableId="473FE2F1"/>
  <w16cid:commentId w16cid:paraId="61D0A0A9" w16cid:durableId="1EFFAF0F"/>
  <w16cid:commentId w16cid:paraId="1BB05541" w16cid:durableId="4A8250BA"/>
  <w16cid:commentId w16cid:paraId="56C35AA1" w16cid:durableId="4F024DA9"/>
  <w16cid:commentId w16cid:paraId="1F78BF49" w16cid:durableId="7956097E"/>
  <w16cid:commentId w16cid:paraId="252F7BD0" w16cid:durableId="0EA96568"/>
  <w16cid:commentId w16cid:paraId="2A8D6365" w16cid:durableId="08A3BC22"/>
  <w16cid:commentId w16cid:paraId="689FBA72" w16cid:durableId="141ABA60"/>
  <w16cid:commentId w16cid:paraId="0D2ADA35" w16cid:durableId="5F496907"/>
  <w16cid:commentId w16cid:paraId="24FF16BA" w16cid:durableId="5DFF947B"/>
  <w16cid:commentId w16cid:paraId="20EACF8E" w16cid:durableId="41D9FA8E"/>
  <w16cid:commentId w16cid:paraId="6B29454A" w16cid:durableId="7A6004B4"/>
  <w16cid:commentId w16cid:paraId="5656A89D" w16cid:durableId="258E9CD6"/>
  <w16cid:commentId w16cid:paraId="175FC18B" w16cid:durableId="6A3FACC1"/>
  <w16cid:commentId w16cid:paraId="65587362" w16cid:durableId="35D1C74F"/>
  <w16cid:commentId w16cid:paraId="4255C56C" w16cid:durableId="77CD4337"/>
  <w16cid:commentId w16cid:paraId="63B35E0C" w16cid:durableId="6C9BACD8"/>
  <w16cid:commentId w16cid:paraId="1752066A" w16cid:durableId="63A16AC2"/>
  <w16cid:commentId w16cid:paraId="3F1528BD" w16cid:durableId="6E89BEDC"/>
  <w16cid:commentId w16cid:paraId="05EB1D3C" w16cid:durableId="601DE972"/>
  <w16cid:commentId w16cid:paraId="27CEC761" w16cid:durableId="09CC2515"/>
  <w16cid:commentId w16cid:paraId="6C20E3D1" w16cid:durableId="3860D3C7"/>
  <w16cid:commentId w16cid:paraId="0185EDAC" w16cid:durableId="3C4556BE"/>
  <w16cid:commentId w16cid:paraId="2C85EA5F" w16cid:durableId="081DC828"/>
  <w16cid:commentId w16cid:paraId="53AF00C6" w16cid:durableId="53783A55"/>
  <w16cid:commentId w16cid:paraId="70DD6FFA" w16cid:durableId="59DF57E6"/>
  <w16cid:commentId w16cid:paraId="49E7C79E" w16cid:durableId="23DDFF4C"/>
  <w16cid:commentId w16cid:paraId="7D622D49" w16cid:durableId="52E861DC"/>
  <w16cid:commentId w16cid:paraId="0A9CC0E8" w16cid:durableId="02855EE6"/>
  <w16cid:commentId w16cid:paraId="6B452FB3" w16cid:durableId="2D95FE89"/>
  <w16cid:commentId w16cid:paraId="7DE2ADAE" w16cid:durableId="3BB73CC0"/>
  <w16cid:commentId w16cid:paraId="48FCED6F" w16cid:durableId="5FA866D6"/>
  <w16cid:commentId w16cid:paraId="7CF83C1B" w16cid:durableId="7AFD823E"/>
  <w16cid:commentId w16cid:paraId="0F87958C" w16cid:durableId="4378BFEE"/>
  <w16cid:commentId w16cid:paraId="6935D482" w16cid:durableId="348F7E70"/>
  <w16cid:commentId w16cid:paraId="476701AD" w16cid:durableId="2F3DB5C1"/>
  <w16cid:commentId w16cid:paraId="539BF1BC" w16cid:durableId="49185844"/>
  <w16cid:commentId w16cid:paraId="37C245DC" w16cid:durableId="28DA244F"/>
  <w16cid:commentId w16cid:paraId="57C583FC" w16cid:durableId="7C673CAD"/>
  <w16cid:commentId w16cid:paraId="000B120F" w16cid:durableId="5DC2112D"/>
  <w16cid:commentId w16cid:paraId="5DD6FFFA" w16cid:durableId="4F066C63"/>
  <w16cid:commentId w16cid:paraId="3412FC46" w16cid:durableId="0B06FE50"/>
  <w16cid:commentId w16cid:paraId="7C5A96EF" w16cid:durableId="31E3AC00"/>
  <w16cid:commentId w16cid:paraId="213DA723" w16cid:durableId="4B52CAF5"/>
  <w16cid:commentId w16cid:paraId="1953F13C" w16cid:durableId="5B28F5D4"/>
  <w16cid:commentId w16cid:paraId="2976FA4E" w16cid:durableId="6F866331"/>
  <w16cid:commentId w16cid:paraId="256B86DF" w16cid:durableId="6E063B6F"/>
  <w16cid:commentId w16cid:paraId="1F61EA5C" w16cid:durableId="46BB89F4"/>
  <w16cid:commentId w16cid:paraId="3DD2E1BD" w16cid:durableId="05B1777A"/>
  <w16cid:commentId w16cid:paraId="197621AB" w16cid:durableId="5E7EBA3D"/>
  <w16cid:commentId w16cid:paraId="4E765212" w16cid:durableId="304E23EE"/>
  <w16cid:commentId w16cid:paraId="13DE7E59" w16cid:durableId="370E5331"/>
  <w16cid:commentId w16cid:paraId="1AC3B84E" w16cid:durableId="0326FB05"/>
  <w16cid:commentId w16cid:paraId="770296B6" w16cid:durableId="7D3773D1"/>
  <w16cid:commentId w16cid:paraId="0055DA5E" w16cid:durableId="303B6D95"/>
  <w16cid:commentId w16cid:paraId="59372CC6" w16cid:durableId="0EEA9A52"/>
  <w16cid:commentId w16cid:paraId="772D5A68" w16cid:durableId="5D8A5B7D"/>
  <w16cid:commentId w16cid:paraId="18A2EBF5" w16cid:durableId="366C8764"/>
  <w16cid:commentId w16cid:paraId="01789C60" w16cid:durableId="62EEA88A"/>
  <w16cid:commentId w16cid:paraId="7640CB01" w16cid:durableId="4C57D3AE"/>
  <w16cid:commentId w16cid:paraId="2ECF8238" w16cid:durableId="72B8D449"/>
  <w16cid:commentId w16cid:paraId="2D06A1CA" w16cid:durableId="1004AE13"/>
  <w16cid:commentId w16cid:paraId="771AB05B" w16cid:durableId="00DC6211"/>
  <w16cid:commentId w16cid:paraId="6C77B7C1" w16cid:durableId="27B00F42"/>
  <w16cid:commentId w16cid:paraId="4BF52292" w16cid:durableId="4BB65B2D"/>
  <w16cid:commentId w16cid:paraId="6356C9AB" w16cid:durableId="34AEFF0C"/>
  <w16cid:commentId w16cid:paraId="4A57B1DE" w16cid:durableId="39047BC2"/>
  <w16cid:commentId w16cid:paraId="76CE3CED" w16cid:durableId="50AF14BA"/>
  <w16cid:commentId w16cid:paraId="5069FF8D" w16cid:durableId="5EEB5237"/>
  <w16cid:commentId w16cid:paraId="49CBA3AC" w16cid:durableId="4A511261"/>
  <w16cid:commentId w16cid:paraId="0B8EBB22" w16cid:durableId="37BEA443"/>
  <w16cid:commentId w16cid:paraId="2B52F1E7" w16cid:durableId="6F2D3518"/>
  <w16cid:commentId w16cid:paraId="6E9C14DA" w16cid:durableId="20CEE589"/>
  <w16cid:commentId w16cid:paraId="211B2290" w16cid:durableId="6BCB5B53"/>
  <w16cid:commentId w16cid:paraId="11E65EF5" w16cid:durableId="2D8F0E28"/>
  <w16cid:commentId w16cid:paraId="4FC3427D" w16cid:durableId="5AA5C4B7"/>
  <w16cid:commentId w16cid:paraId="1D428B3E" w16cid:durableId="4225E7CF"/>
  <w16cid:commentId w16cid:paraId="4760441C" w16cid:durableId="68FB83B1"/>
  <w16cid:commentId w16cid:paraId="7ED8B2B9" w16cid:durableId="360E93F5"/>
  <w16cid:commentId w16cid:paraId="6EC266B2" w16cid:durableId="43F94723"/>
  <w16cid:commentId w16cid:paraId="236B0FCE" w16cid:durableId="33910633"/>
  <w16cid:commentId w16cid:paraId="0358E0CF" w16cid:durableId="6AE4CFF7"/>
  <w16cid:commentId w16cid:paraId="0490FF84" w16cid:durableId="72C6FDE4"/>
  <w16cid:commentId w16cid:paraId="0803F335" w16cid:durableId="008663CB"/>
  <w16cid:commentId w16cid:paraId="314ABFB2" w16cid:durableId="6B41E750"/>
  <w16cid:commentId w16cid:paraId="2AFE0100" w16cid:durableId="13E7F08D"/>
  <w16cid:commentId w16cid:paraId="49D96241" w16cid:durableId="409024C5"/>
  <w16cid:commentId w16cid:paraId="4F28C0D9" w16cid:durableId="17C6F50F"/>
  <w16cid:commentId w16cid:paraId="700604F7" w16cid:durableId="626D8B59"/>
  <w16cid:commentId w16cid:paraId="6EF0EF09" w16cid:durableId="45BF8C9A"/>
  <w16cid:commentId w16cid:paraId="5DE92786" w16cid:durableId="71E1F59E"/>
  <w16cid:commentId w16cid:paraId="352FB65B" w16cid:durableId="492910B8"/>
  <w16cid:commentId w16cid:paraId="5C1CCBE7" w16cid:durableId="0ADBB482"/>
  <w16cid:commentId w16cid:paraId="1D065AEA" w16cid:durableId="2A237228"/>
  <w16cid:commentId w16cid:paraId="2052E780" w16cid:durableId="6C8A4A47"/>
  <w16cid:commentId w16cid:paraId="468BA54D" w16cid:durableId="39B6692F"/>
  <w16cid:commentId w16cid:paraId="140A77C3" w16cid:durableId="20658495"/>
  <w16cid:commentId w16cid:paraId="43F144B5" w16cid:durableId="7AC7EEFB"/>
  <w16cid:commentId w16cid:paraId="0CC47052" w16cid:durableId="77BAB77A"/>
  <w16cid:commentId w16cid:paraId="0F646B7F" w16cid:durableId="3B1D8F41"/>
  <w16cid:commentId w16cid:paraId="2DB71D71" w16cid:durableId="15A09D17"/>
  <w16cid:commentId w16cid:paraId="2F98474E" w16cid:durableId="20DBA354"/>
  <w16cid:commentId w16cid:paraId="0A044C95" w16cid:durableId="47BD7279"/>
  <w16cid:commentId w16cid:paraId="74D4A607" w16cid:durableId="1E8DBDD7"/>
  <w16cid:commentId w16cid:paraId="46A646B8" w16cid:durableId="2F2657A3"/>
  <w16cid:commentId w16cid:paraId="1C7E1990" w16cid:durableId="73942CF7"/>
  <w16cid:commentId w16cid:paraId="49CA0715" w16cid:durableId="17C09819"/>
  <w16cid:commentId w16cid:paraId="69BF6F37" w16cid:durableId="662A8E80"/>
  <w16cid:commentId w16cid:paraId="21A2FD22" w16cid:durableId="156969E3"/>
  <w16cid:commentId w16cid:paraId="19EF9167" w16cid:durableId="4522EDEC"/>
  <w16cid:commentId w16cid:paraId="229DB75E" w16cid:durableId="1A342FD9"/>
  <w16cid:commentId w16cid:paraId="4F34A856" w16cid:durableId="2000B59A"/>
  <w16cid:commentId w16cid:paraId="310517A6" w16cid:durableId="310517A6"/>
  <w16cid:commentId w16cid:paraId="2B690CFA" w16cid:durableId="5236DB5F"/>
  <w16cid:commentId w16cid:paraId="6023CE5F" w16cid:durableId="4EFFF422"/>
  <w16cid:commentId w16cid:paraId="31BF05E5" w16cid:durableId="3FCA7EAC"/>
  <w16cid:commentId w16cid:paraId="24FE5602" w16cid:durableId="1AE4F02B"/>
  <w16cid:commentId w16cid:paraId="33FDF08B" w16cid:durableId="786A86CD"/>
  <w16cid:commentId w16cid:paraId="07DD11F7" w16cid:durableId="10E565E2"/>
  <w16cid:commentId w16cid:paraId="2F631F2A" w16cid:durableId="20BAC71C"/>
  <w16cid:commentId w16cid:paraId="2034A62E" w16cid:durableId="5286CF2F"/>
  <w16cid:commentId w16cid:paraId="0DC2F281" w16cid:durableId="7F720BAB"/>
  <w16cid:commentId w16cid:paraId="2D7AF3A8" w16cid:durableId="206DBFA6"/>
  <w16cid:commentId w16cid:paraId="2B326FCF" w16cid:durableId="56EDB99A"/>
  <w16cid:commentId w16cid:paraId="200036DC" w16cid:durableId="39C94757"/>
  <w16cid:commentId w16cid:paraId="33AB0F03" w16cid:durableId="3BD2B6A7"/>
  <w16cid:commentId w16cid:paraId="4D972984" w16cid:durableId="7C9D6CAD"/>
  <w16cid:commentId w16cid:paraId="30F6167C" w16cid:durableId="2564DF93"/>
  <w16cid:commentId w16cid:paraId="1A84B206" w16cid:durableId="30BBC3BA"/>
  <w16cid:commentId w16cid:paraId="2FFBCDB0" w16cid:durableId="4A885209"/>
  <w16cid:commentId w16cid:paraId="311B7156" w16cid:durableId="1C17A9A5"/>
  <w16cid:commentId w16cid:paraId="2F35D8DF" w16cid:durableId="2443CC97"/>
  <w16cid:commentId w16cid:paraId="71B2F624" w16cid:durableId="6D344A94"/>
  <w16cid:commentId w16cid:paraId="13070F3E" w16cid:durableId="67D3B00A"/>
  <w16cid:commentId w16cid:paraId="3E8A8805" w16cid:durableId="6AC622CB"/>
  <w16cid:commentId w16cid:paraId="25768B41" w16cid:durableId="13625856"/>
  <w16cid:commentId w16cid:paraId="799BE628" w16cid:durableId="6A56E1B3"/>
  <w16cid:commentId w16cid:paraId="2B2DFCFC" w16cid:durableId="6CBD636A"/>
  <w16cid:commentId w16cid:paraId="6AD2C276" w16cid:durableId="619CA086"/>
  <w16cid:commentId w16cid:paraId="2F209ED1" w16cid:durableId="37DC183E"/>
  <w16cid:commentId w16cid:paraId="3F408303" w16cid:durableId="5B840670"/>
  <w16cid:commentId w16cid:paraId="47767AE3" w16cid:durableId="386A51D6"/>
  <w16cid:commentId w16cid:paraId="45650C3E" w16cid:durableId="4420CA92"/>
  <w16cid:commentId w16cid:paraId="0912E743" w16cid:durableId="600AC074"/>
  <w16cid:commentId w16cid:paraId="5F2F473C" w16cid:durableId="3EFCE10E"/>
  <w16cid:commentId w16cid:paraId="77D3E177" w16cid:durableId="1A856EE2"/>
  <w16cid:commentId w16cid:paraId="4087ADE6" w16cid:durableId="4D3E2F48"/>
  <w16cid:commentId w16cid:paraId="25FC09AB" w16cid:durableId="41BA6F50"/>
  <w16cid:commentId w16cid:paraId="510BB4C6" w16cid:durableId="496BDB23"/>
  <w16cid:commentId w16cid:paraId="4922DDA1" w16cid:durableId="434A68E0"/>
  <w16cid:commentId w16cid:paraId="03408744" w16cid:durableId="4E109050"/>
  <w16cid:commentId w16cid:paraId="5D91F399" w16cid:durableId="58714C2C"/>
  <w16cid:commentId w16cid:paraId="433B21C1" w16cid:durableId="4F34ACC5"/>
  <w16cid:commentId w16cid:paraId="4E8ACC8B" w16cid:durableId="00C02566"/>
  <w16cid:commentId w16cid:paraId="3DD5CBC2" w16cid:durableId="08A971CB"/>
  <w16cid:commentId w16cid:paraId="4DF6B475" w16cid:durableId="27441768"/>
  <w16cid:commentId w16cid:paraId="0C75C453" w16cid:durableId="03822897"/>
  <w16cid:commentId w16cid:paraId="635F944C" w16cid:durableId="3373C188"/>
  <w16cid:commentId w16cid:paraId="73396428" w16cid:durableId="2DAC3104"/>
  <w16cid:commentId w16cid:paraId="6AC53FFB" w16cid:durableId="3482E7D2"/>
  <w16cid:commentId w16cid:paraId="4CDE560C" w16cid:durableId="1A27DDCB"/>
  <w16cid:commentId w16cid:paraId="3A91AD2B" w16cid:durableId="6DFE4E29"/>
  <w16cid:commentId w16cid:paraId="4215F87A" w16cid:durableId="3D9BA76D"/>
  <w16cid:commentId w16cid:paraId="22955C6F" w16cid:durableId="6A6F2EF2"/>
  <w16cid:commentId w16cid:paraId="4B2585BA" w16cid:durableId="5B719D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AFD83" w14:textId="77777777" w:rsidR="0097172A" w:rsidRPr="00BF5845" w:rsidRDefault="0097172A" w:rsidP="00A31557">
      <w:pPr>
        <w:spacing w:line="240" w:lineRule="auto"/>
      </w:pPr>
      <w:r w:rsidRPr="00BF5845">
        <w:separator/>
      </w:r>
    </w:p>
  </w:endnote>
  <w:endnote w:type="continuationSeparator" w:id="0">
    <w:p w14:paraId="728CE4E5" w14:textId="77777777" w:rsidR="0097172A" w:rsidRPr="00BF5845" w:rsidRDefault="0097172A" w:rsidP="00A31557">
      <w:pPr>
        <w:spacing w:line="240" w:lineRule="auto"/>
      </w:pPr>
      <w:r w:rsidRPr="00BF5845">
        <w:continuationSeparator/>
      </w:r>
    </w:p>
  </w:endnote>
  <w:endnote w:type="continuationNotice" w:id="1">
    <w:p w14:paraId="101D7E46" w14:textId="77777777" w:rsidR="0097172A" w:rsidRPr="00BF5845" w:rsidRDefault="0097172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7D240" w14:textId="68ACDD10" w:rsidR="000C4389" w:rsidRPr="00BF5845" w:rsidRDefault="00394389" w:rsidP="000C4389">
    <w:pPr>
      <w:pStyle w:val="Voettekst"/>
    </w:pPr>
    <w:fldSimple w:instr="FILENAME \* MERGEFORMAT">
      <w:r w:rsidRPr="00BF5845">
        <w:t>Solution Architectuur ETL-Vervanging</w:t>
      </w:r>
    </w:fldSimple>
    <w:r w:rsidR="000C4389" w:rsidRPr="00BF5845">
      <w:t xml:space="preserve"> </w:t>
    </w:r>
    <w:r w:rsidR="00B55588" w:rsidRPr="00BF5845">
      <w:t>–</w:t>
    </w:r>
    <w:r w:rsidR="000C4389" w:rsidRPr="00BF5845">
      <w:t xml:space="preserve"> Versie: </w:t>
    </w:r>
    <w:r w:rsidRPr="00BF5845">
      <w:t>0.1</w:t>
    </w:r>
    <w:r w:rsidR="000C4389" w:rsidRPr="00BF5845">
      <w:t xml:space="preserve"> </w:t>
    </w:r>
    <w:r w:rsidR="00B55588" w:rsidRPr="00BF5845">
      <w:t>–</w:t>
    </w:r>
    <w:r w:rsidR="00120C07" w:rsidRPr="00BF5845">
      <w:t xml:space="preserve"> </w:t>
    </w:r>
    <w:r w:rsidR="00D2268F" w:rsidRPr="00BF5845">
      <w:t>20260120</w:t>
    </w:r>
    <w:r w:rsidR="007F41B3" w:rsidRPr="00BF5845">
      <w:t xml:space="preserve"> </w:t>
    </w:r>
    <w:r w:rsidR="000C4389" w:rsidRPr="00BF5845">
      <w:t xml:space="preserve"> </w:t>
    </w:r>
    <w:r w:rsidR="00B55588" w:rsidRPr="00BF5845">
      <w:t>–</w:t>
    </w:r>
    <w:r w:rsidR="000C4389" w:rsidRPr="00BF5845">
      <w:t xml:space="preserve"> Vertrouwelijkheid: </w:t>
    </w:r>
    <w:r w:rsidR="004A24E3" w:rsidRPr="00BF5845">
      <w:t>vertrouwelijk</w:t>
    </w:r>
    <w:r w:rsidR="000C4389" w:rsidRPr="00BF5845">
      <w:tab/>
    </w:r>
    <w:r w:rsidR="000C4389" w:rsidRPr="00BF5845">
      <w:fldChar w:fldCharType="begin"/>
    </w:r>
    <w:r w:rsidR="000C4389" w:rsidRPr="00BF5845">
      <w:instrText>PAGE   \* MERGEFORMAT</w:instrText>
    </w:r>
    <w:r w:rsidR="000C4389" w:rsidRPr="00BF5845">
      <w:fldChar w:fldCharType="separate"/>
    </w:r>
    <w:r w:rsidR="000C4389" w:rsidRPr="00BF5845">
      <w:t>1</w:t>
    </w:r>
    <w:r w:rsidR="000C4389" w:rsidRPr="00BF5845">
      <w:fldChar w:fldCharType="end"/>
    </w:r>
  </w:p>
  <w:p w14:paraId="6929E13A" w14:textId="77777777" w:rsidR="000C4389" w:rsidRPr="00BF5845" w:rsidRDefault="000C4389">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6C98D" w14:textId="77777777" w:rsidR="0097172A" w:rsidRPr="00BF5845" w:rsidRDefault="0097172A" w:rsidP="00A31557">
      <w:pPr>
        <w:spacing w:line="240" w:lineRule="auto"/>
      </w:pPr>
      <w:r w:rsidRPr="00BF5845">
        <w:separator/>
      </w:r>
    </w:p>
  </w:footnote>
  <w:footnote w:type="continuationSeparator" w:id="0">
    <w:p w14:paraId="0FF96C5E" w14:textId="77777777" w:rsidR="0097172A" w:rsidRPr="00BF5845" w:rsidRDefault="0097172A" w:rsidP="00A31557">
      <w:pPr>
        <w:spacing w:line="240" w:lineRule="auto"/>
      </w:pPr>
      <w:r w:rsidRPr="00BF5845">
        <w:continuationSeparator/>
      </w:r>
    </w:p>
  </w:footnote>
  <w:footnote w:type="continuationNotice" w:id="1">
    <w:p w14:paraId="2FD7AD5A" w14:textId="77777777" w:rsidR="0097172A" w:rsidRPr="00BF5845" w:rsidRDefault="0097172A">
      <w:pPr>
        <w:spacing w:line="240" w:lineRule="auto"/>
      </w:pPr>
    </w:p>
  </w:footnote>
  <w:footnote w:id="2">
    <w:p w14:paraId="1FF9911D" w14:textId="1552A078" w:rsidR="00901D75" w:rsidRPr="00901D75" w:rsidRDefault="00901D75">
      <w:pPr>
        <w:pStyle w:val="Voetnoottekst"/>
        <w:rPr>
          <w:lang w:val="en-US"/>
        </w:rPr>
      </w:pPr>
      <w:r w:rsidRPr="00BF5845">
        <w:rPr>
          <w:rStyle w:val="Voetnootmarkering"/>
        </w:rPr>
        <w:footnoteRef/>
      </w:r>
      <w:r w:rsidRPr="00DC7D06">
        <w:rPr>
          <w:lang w:val="en-US"/>
        </w:rPr>
        <w:t xml:space="preserve"> </w:t>
      </w:r>
      <w:r>
        <w:fldChar w:fldCharType="begin"/>
      </w:r>
      <w:r w:rsidRPr="00B35BA7">
        <w:rPr>
          <w:lang w:val="en-US"/>
          <w:rPrChange w:id="2342" w:author="Peter Jansen" w:date="2026-02-13T08:39:00Z" w16du:dateUtc="2026-02-13T07:39:00Z">
            <w:rPr/>
          </w:rPrChange>
        </w:rPr>
        <w:instrText>HYPERLINK "https://learn.microsoft.com/en-us/azure/well-architected/"</w:instrText>
      </w:r>
      <w:r>
        <w:fldChar w:fldCharType="separate"/>
      </w:r>
      <w:r w:rsidRPr="00DC7D06">
        <w:rPr>
          <w:rStyle w:val="Hyperlink"/>
          <w:lang w:val="en-US"/>
        </w:rPr>
        <w:t>Azure Well-Architected Framework - Microsoft Azure Well-Architected Framework | Microsoft Learn</w:t>
      </w:r>
      <w:r>
        <w:fldChar w:fldCharType="end"/>
      </w:r>
    </w:p>
  </w:footnote>
  <w:footnote w:id="3">
    <w:p w14:paraId="7D89487B" w14:textId="50E40499" w:rsidR="00507E36" w:rsidRPr="00507E36" w:rsidRDefault="00507E36">
      <w:pPr>
        <w:pStyle w:val="Voetnoottekst"/>
        <w:rPr>
          <w:lang w:val="en-US"/>
        </w:rPr>
      </w:pPr>
      <w:r>
        <w:rPr>
          <w:rStyle w:val="Voetnootmarkering"/>
        </w:rPr>
        <w:footnoteRef/>
      </w:r>
      <w:r w:rsidRPr="00507E36">
        <w:rPr>
          <w:lang w:val="en-US"/>
        </w:rPr>
        <w:t xml:space="preserve"> </w:t>
      </w:r>
      <w:r>
        <w:fldChar w:fldCharType="begin"/>
      </w:r>
      <w:r w:rsidRPr="00B35BA7">
        <w:rPr>
          <w:lang w:val="en-US"/>
          <w:rPrChange w:id="2345" w:author="Peter Jansen" w:date="2026-02-13T08:39:00Z" w16du:dateUtc="2026-02-13T07:39:00Z">
            <w:rPr/>
          </w:rPrChange>
        </w:rPr>
        <w:instrText>HYPERLINK "https://learn.microsoft.com/en-us/azure/architecture/networking/architecture/hub-spoke"</w:instrText>
      </w:r>
      <w:r>
        <w:fldChar w:fldCharType="separate"/>
      </w:r>
      <w:r w:rsidRPr="00507E36">
        <w:rPr>
          <w:rStyle w:val="Hyperlink"/>
          <w:lang w:val="en-US"/>
        </w:rPr>
        <w:t>Hub-spoke network topology in Azure - Azure Architecture Center | Microsoft Learn</w:t>
      </w:r>
      <w:r>
        <w:fldChar w:fldCharType="end"/>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7350D" w14:textId="77777777" w:rsidR="000C4389" w:rsidRPr="00BF5845" w:rsidRDefault="00D72214">
    <w:pPr>
      <w:pStyle w:val="Koptekst"/>
    </w:pPr>
    <w:r w:rsidRPr="00BF5845">
      <w:rPr>
        <w:noProof/>
      </w:rPr>
      <w:drawing>
        <wp:anchor distT="0" distB="0" distL="114300" distR="114300" simplePos="0" relativeHeight="251658240" behindDoc="0" locked="0" layoutInCell="1" allowOverlap="1" wp14:anchorId="52582BAE" wp14:editId="1B908469">
          <wp:simplePos x="0" y="0"/>
          <wp:positionH relativeFrom="page">
            <wp:align>right</wp:align>
          </wp:positionH>
          <wp:positionV relativeFrom="paragraph">
            <wp:posOffset>-450215</wp:posOffset>
          </wp:positionV>
          <wp:extent cx="7557770" cy="862245"/>
          <wp:effectExtent l="0" t="0" r="0" b="0"/>
          <wp:wrapNone/>
          <wp:docPr id="583927988"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27988" name="Afbeelding 583927988"/>
                  <pic:cNvPicPr/>
                </pic:nvPicPr>
                <pic:blipFill>
                  <a:blip r:embed="rId1">
                    <a:extLst>
                      <a:ext uri="{28A0092B-C50C-407E-A947-70E740481C1C}">
                        <a14:useLocalDpi xmlns:a14="http://schemas.microsoft.com/office/drawing/2010/main" val="0"/>
                      </a:ext>
                    </a:extLst>
                  </a:blip>
                  <a:stretch>
                    <a:fillRect/>
                  </a:stretch>
                </pic:blipFill>
                <pic:spPr>
                  <a:xfrm>
                    <a:off x="0" y="0"/>
                    <a:ext cx="7557770" cy="86224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1F749" w14:textId="77777777" w:rsidR="00E340A9" w:rsidRPr="00BF5845" w:rsidRDefault="00E340A9">
    <w:pPr>
      <w:pStyle w:val="Koptekst"/>
    </w:pPr>
    <w:r w:rsidRPr="00BF5845">
      <w:rPr>
        <w:noProof/>
      </w:rPr>
      <w:drawing>
        <wp:anchor distT="0" distB="0" distL="114300" distR="114300" simplePos="0" relativeHeight="251658241" behindDoc="1" locked="0" layoutInCell="1" allowOverlap="1" wp14:anchorId="12346D97" wp14:editId="005CEB3D">
          <wp:simplePos x="0" y="0"/>
          <wp:positionH relativeFrom="page">
            <wp:posOffset>9080</wp:posOffset>
          </wp:positionH>
          <wp:positionV relativeFrom="paragraph">
            <wp:posOffset>-450850</wp:posOffset>
          </wp:positionV>
          <wp:extent cx="7554770" cy="10682605"/>
          <wp:effectExtent l="0" t="0" r="8255" b="0"/>
          <wp:wrapNone/>
          <wp:docPr id="177663342" name="Afbeelding 4" descr="Afbeelding met schermopname, tekst, ontwerp&#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3342" name="Afbeelding 4" descr="Afbeelding met schermopname, tekst, ontwerp&#10;&#10;Automatisch gegenereerde beschrijvi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4770" cy="106826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18FD"/>
    <w:multiLevelType w:val="hybridMultilevel"/>
    <w:tmpl w:val="AADE9222"/>
    <w:lvl w:ilvl="0" w:tplc="1284A9C2">
      <w:numFmt w:val="bullet"/>
      <w:lvlText w:val="-"/>
      <w:lvlJc w:val="left"/>
      <w:pPr>
        <w:ind w:left="1440" w:hanging="360"/>
      </w:pPr>
      <w:rPr>
        <w:rFonts w:ascii="Arial" w:eastAsiaTheme="minorHAnsi" w:hAnsi="Arial" w:cs="Arial" w:hint="default"/>
        <w:b w:val="0"/>
        <w:color w:val="auto"/>
        <w:sz w:val="22"/>
      </w:rPr>
    </w:lvl>
    <w:lvl w:ilvl="1" w:tplc="04130003">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1" w15:restartNumberingAfterBreak="0">
    <w:nsid w:val="00556FB5"/>
    <w:multiLevelType w:val="multilevel"/>
    <w:tmpl w:val="A734EC5C"/>
    <w:lvl w:ilvl="0">
      <w:start w:val="1"/>
      <w:numFmt w:val="decimal"/>
      <w:lvlText w:val="%1."/>
      <w:lvlJc w:val="left"/>
      <w:pPr>
        <w:tabs>
          <w:tab w:val="num" w:pos="264"/>
        </w:tabs>
        <w:ind w:left="264" w:hanging="360"/>
      </w:pPr>
    </w:lvl>
    <w:lvl w:ilvl="1" w:tentative="1">
      <w:start w:val="1"/>
      <w:numFmt w:val="decimal"/>
      <w:lvlText w:val="%2."/>
      <w:lvlJc w:val="left"/>
      <w:pPr>
        <w:tabs>
          <w:tab w:val="num" w:pos="984"/>
        </w:tabs>
        <w:ind w:left="984" w:hanging="360"/>
      </w:pPr>
    </w:lvl>
    <w:lvl w:ilvl="2" w:tentative="1">
      <w:start w:val="1"/>
      <w:numFmt w:val="decimal"/>
      <w:lvlText w:val="%3."/>
      <w:lvlJc w:val="left"/>
      <w:pPr>
        <w:tabs>
          <w:tab w:val="num" w:pos="1704"/>
        </w:tabs>
        <w:ind w:left="1704" w:hanging="360"/>
      </w:pPr>
    </w:lvl>
    <w:lvl w:ilvl="3" w:tentative="1">
      <w:start w:val="1"/>
      <w:numFmt w:val="decimal"/>
      <w:lvlText w:val="%4."/>
      <w:lvlJc w:val="left"/>
      <w:pPr>
        <w:tabs>
          <w:tab w:val="num" w:pos="2424"/>
        </w:tabs>
        <w:ind w:left="2424" w:hanging="360"/>
      </w:pPr>
    </w:lvl>
    <w:lvl w:ilvl="4" w:tentative="1">
      <w:start w:val="1"/>
      <w:numFmt w:val="decimal"/>
      <w:lvlText w:val="%5."/>
      <w:lvlJc w:val="left"/>
      <w:pPr>
        <w:tabs>
          <w:tab w:val="num" w:pos="3144"/>
        </w:tabs>
        <w:ind w:left="3144" w:hanging="360"/>
      </w:pPr>
    </w:lvl>
    <w:lvl w:ilvl="5" w:tentative="1">
      <w:start w:val="1"/>
      <w:numFmt w:val="decimal"/>
      <w:lvlText w:val="%6."/>
      <w:lvlJc w:val="left"/>
      <w:pPr>
        <w:tabs>
          <w:tab w:val="num" w:pos="3864"/>
        </w:tabs>
        <w:ind w:left="3864" w:hanging="360"/>
      </w:pPr>
    </w:lvl>
    <w:lvl w:ilvl="6" w:tentative="1">
      <w:start w:val="1"/>
      <w:numFmt w:val="decimal"/>
      <w:lvlText w:val="%7."/>
      <w:lvlJc w:val="left"/>
      <w:pPr>
        <w:tabs>
          <w:tab w:val="num" w:pos="4584"/>
        </w:tabs>
        <w:ind w:left="4584" w:hanging="360"/>
      </w:pPr>
    </w:lvl>
    <w:lvl w:ilvl="7" w:tentative="1">
      <w:start w:val="1"/>
      <w:numFmt w:val="decimal"/>
      <w:lvlText w:val="%8."/>
      <w:lvlJc w:val="left"/>
      <w:pPr>
        <w:tabs>
          <w:tab w:val="num" w:pos="5304"/>
        </w:tabs>
        <w:ind w:left="5304" w:hanging="360"/>
      </w:pPr>
    </w:lvl>
    <w:lvl w:ilvl="8" w:tentative="1">
      <w:start w:val="1"/>
      <w:numFmt w:val="decimal"/>
      <w:lvlText w:val="%9."/>
      <w:lvlJc w:val="left"/>
      <w:pPr>
        <w:tabs>
          <w:tab w:val="num" w:pos="6024"/>
        </w:tabs>
        <w:ind w:left="6024" w:hanging="360"/>
      </w:pPr>
    </w:lvl>
  </w:abstractNum>
  <w:abstractNum w:abstractNumId="2" w15:restartNumberingAfterBreak="0">
    <w:nsid w:val="01D915CF"/>
    <w:multiLevelType w:val="multilevel"/>
    <w:tmpl w:val="9F1A0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D6BF2"/>
    <w:multiLevelType w:val="multilevel"/>
    <w:tmpl w:val="057C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F1A61"/>
    <w:multiLevelType w:val="hybridMultilevel"/>
    <w:tmpl w:val="3DA0B07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02D31705"/>
    <w:multiLevelType w:val="hybridMultilevel"/>
    <w:tmpl w:val="879E328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03237925"/>
    <w:multiLevelType w:val="multilevel"/>
    <w:tmpl w:val="CC3E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2C609E"/>
    <w:multiLevelType w:val="hybridMultilevel"/>
    <w:tmpl w:val="AC9A3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3C1457E"/>
    <w:multiLevelType w:val="multilevel"/>
    <w:tmpl w:val="83AC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2077E6"/>
    <w:multiLevelType w:val="multilevel"/>
    <w:tmpl w:val="2120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4A4CBA"/>
    <w:multiLevelType w:val="hybridMultilevel"/>
    <w:tmpl w:val="7556D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9903BC"/>
    <w:multiLevelType w:val="multilevel"/>
    <w:tmpl w:val="C596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B83E57"/>
    <w:multiLevelType w:val="hybridMultilevel"/>
    <w:tmpl w:val="96C45B9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04FA2942"/>
    <w:multiLevelType w:val="multilevel"/>
    <w:tmpl w:val="1FD0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5762B22"/>
    <w:multiLevelType w:val="multilevel"/>
    <w:tmpl w:val="FEAE0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186AE8"/>
    <w:multiLevelType w:val="multilevel"/>
    <w:tmpl w:val="0702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6651072"/>
    <w:multiLevelType w:val="multilevel"/>
    <w:tmpl w:val="3DCC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8D5959"/>
    <w:multiLevelType w:val="hybridMultilevel"/>
    <w:tmpl w:val="FB883508"/>
    <w:lvl w:ilvl="0" w:tplc="FD9E3244">
      <w:start w:val="1"/>
      <w:numFmt w:val="bullet"/>
      <w:lvlText w:val=""/>
      <w:lvlJc w:val="left"/>
      <w:pPr>
        <w:tabs>
          <w:tab w:val="num" w:pos="720"/>
        </w:tabs>
        <w:ind w:left="720" w:hanging="360"/>
      </w:pPr>
      <w:rPr>
        <w:rFonts w:ascii="Symbol" w:hAnsi="Symbol" w:hint="default"/>
      </w:rPr>
    </w:lvl>
    <w:lvl w:ilvl="1" w:tplc="B4FCC5E4" w:tentative="1">
      <w:start w:val="1"/>
      <w:numFmt w:val="bullet"/>
      <w:lvlText w:val=""/>
      <w:lvlJc w:val="left"/>
      <w:pPr>
        <w:tabs>
          <w:tab w:val="num" w:pos="1440"/>
        </w:tabs>
        <w:ind w:left="1440" w:hanging="360"/>
      </w:pPr>
      <w:rPr>
        <w:rFonts w:ascii="Symbol" w:hAnsi="Symbol" w:hint="default"/>
      </w:rPr>
    </w:lvl>
    <w:lvl w:ilvl="2" w:tplc="73143FA6" w:tentative="1">
      <w:start w:val="1"/>
      <w:numFmt w:val="bullet"/>
      <w:lvlText w:val=""/>
      <w:lvlJc w:val="left"/>
      <w:pPr>
        <w:tabs>
          <w:tab w:val="num" w:pos="2160"/>
        </w:tabs>
        <w:ind w:left="2160" w:hanging="360"/>
      </w:pPr>
      <w:rPr>
        <w:rFonts w:ascii="Symbol" w:hAnsi="Symbol" w:hint="default"/>
      </w:rPr>
    </w:lvl>
    <w:lvl w:ilvl="3" w:tplc="400A25DA" w:tentative="1">
      <w:start w:val="1"/>
      <w:numFmt w:val="bullet"/>
      <w:lvlText w:val=""/>
      <w:lvlJc w:val="left"/>
      <w:pPr>
        <w:tabs>
          <w:tab w:val="num" w:pos="2880"/>
        </w:tabs>
        <w:ind w:left="2880" w:hanging="360"/>
      </w:pPr>
      <w:rPr>
        <w:rFonts w:ascii="Symbol" w:hAnsi="Symbol" w:hint="default"/>
      </w:rPr>
    </w:lvl>
    <w:lvl w:ilvl="4" w:tplc="902ED952" w:tentative="1">
      <w:start w:val="1"/>
      <w:numFmt w:val="bullet"/>
      <w:lvlText w:val=""/>
      <w:lvlJc w:val="left"/>
      <w:pPr>
        <w:tabs>
          <w:tab w:val="num" w:pos="3600"/>
        </w:tabs>
        <w:ind w:left="3600" w:hanging="360"/>
      </w:pPr>
      <w:rPr>
        <w:rFonts w:ascii="Symbol" w:hAnsi="Symbol" w:hint="default"/>
      </w:rPr>
    </w:lvl>
    <w:lvl w:ilvl="5" w:tplc="B628CD10" w:tentative="1">
      <w:start w:val="1"/>
      <w:numFmt w:val="bullet"/>
      <w:lvlText w:val=""/>
      <w:lvlJc w:val="left"/>
      <w:pPr>
        <w:tabs>
          <w:tab w:val="num" w:pos="4320"/>
        </w:tabs>
        <w:ind w:left="4320" w:hanging="360"/>
      </w:pPr>
      <w:rPr>
        <w:rFonts w:ascii="Symbol" w:hAnsi="Symbol" w:hint="default"/>
      </w:rPr>
    </w:lvl>
    <w:lvl w:ilvl="6" w:tplc="98A6C75E" w:tentative="1">
      <w:start w:val="1"/>
      <w:numFmt w:val="bullet"/>
      <w:lvlText w:val=""/>
      <w:lvlJc w:val="left"/>
      <w:pPr>
        <w:tabs>
          <w:tab w:val="num" w:pos="5040"/>
        </w:tabs>
        <w:ind w:left="5040" w:hanging="360"/>
      </w:pPr>
      <w:rPr>
        <w:rFonts w:ascii="Symbol" w:hAnsi="Symbol" w:hint="default"/>
      </w:rPr>
    </w:lvl>
    <w:lvl w:ilvl="7" w:tplc="D35E6090" w:tentative="1">
      <w:start w:val="1"/>
      <w:numFmt w:val="bullet"/>
      <w:lvlText w:val=""/>
      <w:lvlJc w:val="left"/>
      <w:pPr>
        <w:tabs>
          <w:tab w:val="num" w:pos="5760"/>
        </w:tabs>
        <w:ind w:left="5760" w:hanging="360"/>
      </w:pPr>
      <w:rPr>
        <w:rFonts w:ascii="Symbol" w:hAnsi="Symbol" w:hint="default"/>
      </w:rPr>
    </w:lvl>
    <w:lvl w:ilvl="8" w:tplc="F6BAD512"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08FE3271"/>
    <w:multiLevelType w:val="multilevel"/>
    <w:tmpl w:val="3F889080"/>
    <w:lvl w:ilvl="0">
      <w:start w:val="1"/>
      <w:numFmt w:val="bullet"/>
      <w:lvlText w:val=""/>
      <w:lvlJc w:val="left"/>
      <w:pPr>
        <w:tabs>
          <w:tab w:val="num" w:pos="492"/>
        </w:tabs>
        <w:ind w:left="492" w:hanging="360"/>
      </w:pPr>
      <w:rPr>
        <w:rFonts w:ascii="Symbol" w:hAnsi="Symbol" w:hint="default"/>
        <w:sz w:val="20"/>
      </w:rPr>
    </w:lvl>
    <w:lvl w:ilvl="1" w:tentative="1">
      <w:start w:val="1"/>
      <w:numFmt w:val="bullet"/>
      <w:lvlText w:val="o"/>
      <w:lvlJc w:val="left"/>
      <w:pPr>
        <w:tabs>
          <w:tab w:val="num" w:pos="1212"/>
        </w:tabs>
        <w:ind w:left="1212" w:hanging="360"/>
      </w:pPr>
      <w:rPr>
        <w:rFonts w:ascii="Courier New" w:hAnsi="Courier New" w:hint="default"/>
        <w:sz w:val="20"/>
      </w:rPr>
    </w:lvl>
    <w:lvl w:ilvl="2" w:tentative="1">
      <w:start w:val="1"/>
      <w:numFmt w:val="bullet"/>
      <w:lvlText w:val=""/>
      <w:lvlJc w:val="left"/>
      <w:pPr>
        <w:tabs>
          <w:tab w:val="num" w:pos="1932"/>
        </w:tabs>
        <w:ind w:left="1932" w:hanging="360"/>
      </w:pPr>
      <w:rPr>
        <w:rFonts w:ascii="Wingdings" w:hAnsi="Wingdings" w:hint="default"/>
        <w:sz w:val="20"/>
      </w:rPr>
    </w:lvl>
    <w:lvl w:ilvl="3" w:tentative="1">
      <w:start w:val="1"/>
      <w:numFmt w:val="bullet"/>
      <w:lvlText w:val=""/>
      <w:lvlJc w:val="left"/>
      <w:pPr>
        <w:tabs>
          <w:tab w:val="num" w:pos="2652"/>
        </w:tabs>
        <w:ind w:left="2652" w:hanging="360"/>
      </w:pPr>
      <w:rPr>
        <w:rFonts w:ascii="Wingdings" w:hAnsi="Wingdings" w:hint="default"/>
        <w:sz w:val="20"/>
      </w:rPr>
    </w:lvl>
    <w:lvl w:ilvl="4" w:tentative="1">
      <w:start w:val="1"/>
      <w:numFmt w:val="bullet"/>
      <w:lvlText w:val=""/>
      <w:lvlJc w:val="left"/>
      <w:pPr>
        <w:tabs>
          <w:tab w:val="num" w:pos="3372"/>
        </w:tabs>
        <w:ind w:left="3372" w:hanging="360"/>
      </w:pPr>
      <w:rPr>
        <w:rFonts w:ascii="Wingdings" w:hAnsi="Wingdings" w:hint="default"/>
        <w:sz w:val="20"/>
      </w:rPr>
    </w:lvl>
    <w:lvl w:ilvl="5" w:tentative="1">
      <w:start w:val="1"/>
      <w:numFmt w:val="bullet"/>
      <w:lvlText w:val=""/>
      <w:lvlJc w:val="left"/>
      <w:pPr>
        <w:tabs>
          <w:tab w:val="num" w:pos="4092"/>
        </w:tabs>
        <w:ind w:left="4092" w:hanging="360"/>
      </w:pPr>
      <w:rPr>
        <w:rFonts w:ascii="Wingdings" w:hAnsi="Wingdings" w:hint="default"/>
        <w:sz w:val="20"/>
      </w:rPr>
    </w:lvl>
    <w:lvl w:ilvl="6" w:tentative="1">
      <w:start w:val="1"/>
      <w:numFmt w:val="bullet"/>
      <w:lvlText w:val=""/>
      <w:lvlJc w:val="left"/>
      <w:pPr>
        <w:tabs>
          <w:tab w:val="num" w:pos="4812"/>
        </w:tabs>
        <w:ind w:left="4812" w:hanging="360"/>
      </w:pPr>
      <w:rPr>
        <w:rFonts w:ascii="Wingdings" w:hAnsi="Wingdings" w:hint="default"/>
        <w:sz w:val="20"/>
      </w:rPr>
    </w:lvl>
    <w:lvl w:ilvl="7" w:tentative="1">
      <w:start w:val="1"/>
      <w:numFmt w:val="bullet"/>
      <w:lvlText w:val=""/>
      <w:lvlJc w:val="left"/>
      <w:pPr>
        <w:tabs>
          <w:tab w:val="num" w:pos="5532"/>
        </w:tabs>
        <w:ind w:left="5532" w:hanging="360"/>
      </w:pPr>
      <w:rPr>
        <w:rFonts w:ascii="Wingdings" w:hAnsi="Wingdings" w:hint="default"/>
        <w:sz w:val="20"/>
      </w:rPr>
    </w:lvl>
    <w:lvl w:ilvl="8" w:tentative="1">
      <w:start w:val="1"/>
      <w:numFmt w:val="bullet"/>
      <w:lvlText w:val=""/>
      <w:lvlJc w:val="left"/>
      <w:pPr>
        <w:tabs>
          <w:tab w:val="num" w:pos="6252"/>
        </w:tabs>
        <w:ind w:left="6252" w:hanging="360"/>
      </w:pPr>
      <w:rPr>
        <w:rFonts w:ascii="Wingdings" w:hAnsi="Wingdings" w:hint="default"/>
        <w:sz w:val="20"/>
      </w:rPr>
    </w:lvl>
  </w:abstractNum>
  <w:abstractNum w:abstractNumId="19" w15:restartNumberingAfterBreak="0">
    <w:nsid w:val="094A145B"/>
    <w:multiLevelType w:val="hybridMultilevel"/>
    <w:tmpl w:val="2DB0274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0999615F"/>
    <w:multiLevelType w:val="multilevel"/>
    <w:tmpl w:val="91FE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AED6096"/>
    <w:multiLevelType w:val="multilevel"/>
    <w:tmpl w:val="5422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B0A252D"/>
    <w:multiLevelType w:val="hybridMultilevel"/>
    <w:tmpl w:val="F3D0066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0B6B3264"/>
    <w:multiLevelType w:val="multilevel"/>
    <w:tmpl w:val="D4AE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221DCD"/>
    <w:multiLevelType w:val="hybridMultilevel"/>
    <w:tmpl w:val="126E5B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C4723F0"/>
    <w:multiLevelType w:val="multilevel"/>
    <w:tmpl w:val="D752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C4F75FE"/>
    <w:multiLevelType w:val="hybridMultilevel"/>
    <w:tmpl w:val="D0EA46A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0C8453AE"/>
    <w:multiLevelType w:val="multilevel"/>
    <w:tmpl w:val="116A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D3848DA"/>
    <w:multiLevelType w:val="multilevel"/>
    <w:tmpl w:val="3C2494AA"/>
    <w:lvl w:ilvl="0">
      <w:start w:val="1"/>
      <w:numFmt w:val="bullet"/>
      <w:lvlText w:val=""/>
      <w:lvlJc w:val="left"/>
      <w:pPr>
        <w:tabs>
          <w:tab w:val="num" w:pos="-420"/>
        </w:tabs>
        <w:ind w:left="-420" w:hanging="360"/>
      </w:pPr>
      <w:rPr>
        <w:rFonts w:ascii="Symbol" w:hAnsi="Symbol" w:hint="default"/>
        <w:sz w:val="20"/>
      </w:rPr>
    </w:lvl>
    <w:lvl w:ilvl="1" w:tentative="1">
      <w:start w:val="1"/>
      <w:numFmt w:val="bullet"/>
      <w:lvlText w:val="o"/>
      <w:lvlJc w:val="left"/>
      <w:pPr>
        <w:tabs>
          <w:tab w:val="num" w:pos="300"/>
        </w:tabs>
        <w:ind w:left="300" w:hanging="360"/>
      </w:pPr>
      <w:rPr>
        <w:rFonts w:ascii="Courier New" w:hAnsi="Courier New" w:hint="default"/>
        <w:sz w:val="20"/>
      </w:rPr>
    </w:lvl>
    <w:lvl w:ilvl="2" w:tentative="1">
      <w:start w:val="1"/>
      <w:numFmt w:val="bullet"/>
      <w:lvlText w:val=""/>
      <w:lvlJc w:val="left"/>
      <w:pPr>
        <w:tabs>
          <w:tab w:val="num" w:pos="1020"/>
        </w:tabs>
        <w:ind w:left="1020" w:hanging="360"/>
      </w:pPr>
      <w:rPr>
        <w:rFonts w:ascii="Wingdings" w:hAnsi="Wingdings" w:hint="default"/>
        <w:sz w:val="20"/>
      </w:rPr>
    </w:lvl>
    <w:lvl w:ilvl="3" w:tentative="1">
      <w:start w:val="1"/>
      <w:numFmt w:val="bullet"/>
      <w:lvlText w:val=""/>
      <w:lvlJc w:val="left"/>
      <w:pPr>
        <w:tabs>
          <w:tab w:val="num" w:pos="1740"/>
        </w:tabs>
        <w:ind w:left="1740" w:hanging="360"/>
      </w:pPr>
      <w:rPr>
        <w:rFonts w:ascii="Wingdings" w:hAnsi="Wingdings" w:hint="default"/>
        <w:sz w:val="20"/>
      </w:rPr>
    </w:lvl>
    <w:lvl w:ilvl="4" w:tentative="1">
      <w:start w:val="1"/>
      <w:numFmt w:val="bullet"/>
      <w:lvlText w:val=""/>
      <w:lvlJc w:val="left"/>
      <w:pPr>
        <w:tabs>
          <w:tab w:val="num" w:pos="2460"/>
        </w:tabs>
        <w:ind w:left="2460" w:hanging="360"/>
      </w:pPr>
      <w:rPr>
        <w:rFonts w:ascii="Wingdings" w:hAnsi="Wingdings" w:hint="default"/>
        <w:sz w:val="20"/>
      </w:rPr>
    </w:lvl>
    <w:lvl w:ilvl="5" w:tentative="1">
      <w:start w:val="1"/>
      <w:numFmt w:val="bullet"/>
      <w:lvlText w:val=""/>
      <w:lvlJc w:val="left"/>
      <w:pPr>
        <w:tabs>
          <w:tab w:val="num" w:pos="3180"/>
        </w:tabs>
        <w:ind w:left="3180" w:hanging="360"/>
      </w:pPr>
      <w:rPr>
        <w:rFonts w:ascii="Wingdings" w:hAnsi="Wingdings" w:hint="default"/>
        <w:sz w:val="20"/>
      </w:rPr>
    </w:lvl>
    <w:lvl w:ilvl="6" w:tentative="1">
      <w:start w:val="1"/>
      <w:numFmt w:val="bullet"/>
      <w:lvlText w:val=""/>
      <w:lvlJc w:val="left"/>
      <w:pPr>
        <w:tabs>
          <w:tab w:val="num" w:pos="3900"/>
        </w:tabs>
        <w:ind w:left="3900" w:hanging="360"/>
      </w:pPr>
      <w:rPr>
        <w:rFonts w:ascii="Wingdings" w:hAnsi="Wingdings" w:hint="default"/>
        <w:sz w:val="20"/>
      </w:rPr>
    </w:lvl>
    <w:lvl w:ilvl="7" w:tentative="1">
      <w:start w:val="1"/>
      <w:numFmt w:val="bullet"/>
      <w:lvlText w:val=""/>
      <w:lvlJc w:val="left"/>
      <w:pPr>
        <w:tabs>
          <w:tab w:val="num" w:pos="4620"/>
        </w:tabs>
        <w:ind w:left="4620" w:hanging="360"/>
      </w:pPr>
      <w:rPr>
        <w:rFonts w:ascii="Wingdings" w:hAnsi="Wingdings" w:hint="default"/>
        <w:sz w:val="20"/>
      </w:rPr>
    </w:lvl>
    <w:lvl w:ilvl="8" w:tentative="1">
      <w:start w:val="1"/>
      <w:numFmt w:val="bullet"/>
      <w:lvlText w:val=""/>
      <w:lvlJc w:val="left"/>
      <w:pPr>
        <w:tabs>
          <w:tab w:val="num" w:pos="5340"/>
        </w:tabs>
        <w:ind w:left="5340" w:hanging="360"/>
      </w:pPr>
      <w:rPr>
        <w:rFonts w:ascii="Wingdings" w:hAnsi="Wingdings" w:hint="default"/>
        <w:sz w:val="20"/>
      </w:rPr>
    </w:lvl>
  </w:abstractNum>
  <w:abstractNum w:abstractNumId="29" w15:restartNumberingAfterBreak="0">
    <w:nsid w:val="0D506585"/>
    <w:multiLevelType w:val="multilevel"/>
    <w:tmpl w:val="D32E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D55BBEB"/>
    <w:multiLevelType w:val="hybridMultilevel"/>
    <w:tmpl w:val="E0885ABC"/>
    <w:lvl w:ilvl="0" w:tplc="69D0B2C8">
      <w:start w:val="1"/>
      <w:numFmt w:val="bullet"/>
      <w:lvlText w:val=""/>
      <w:lvlJc w:val="left"/>
      <w:pPr>
        <w:ind w:left="360" w:hanging="360"/>
      </w:pPr>
      <w:rPr>
        <w:rFonts w:ascii="Symbol" w:hAnsi="Symbol" w:hint="default"/>
      </w:rPr>
    </w:lvl>
    <w:lvl w:ilvl="1" w:tplc="50B4936A">
      <w:start w:val="1"/>
      <w:numFmt w:val="bullet"/>
      <w:lvlText w:val="o"/>
      <w:lvlJc w:val="left"/>
      <w:pPr>
        <w:ind w:left="1080" w:hanging="360"/>
      </w:pPr>
      <w:rPr>
        <w:rFonts w:ascii="Courier New" w:hAnsi="Courier New" w:hint="default"/>
      </w:rPr>
    </w:lvl>
    <w:lvl w:ilvl="2" w:tplc="F420F086">
      <w:start w:val="1"/>
      <w:numFmt w:val="bullet"/>
      <w:lvlText w:val=""/>
      <w:lvlJc w:val="left"/>
      <w:pPr>
        <w:ind w:left="1800" w:hanging="360"/>
      </w:pPr>
      <w:rPr>
        <w:rFonts w:ascii="Wingdings" w:hAnsi="Wingdings" w:hint="default"/>
      </w:rPr>
    </w:lvl>
    <w:lvl w:ilvl="3" w:tplc="D5C4571C">
      <w:start w:val="1"/>
      <w:numFmt w:val="bullet"/>
      <w:lvlText w:val=""/>
      <w:lvlJc w:val="left"/>
      <w:pPr>
        <w:ind w:left="2520" w:hanging="360"/>
      </w:pPr>
      <w:rPr>
        <w:rFonts w:ascii="Symbol" w:hAnsi="Symbol" w:hint="default"/>
      </w:rPr>
    </w:lvl>
    <w:lvl w:ilvl="4" w:tplc="4F865164">
      <w:start w:val="1"/>
      <w:numFmt w:val="bullet"/>
      <w:lvlText w:val="o"/>
      <w:lvlJc w:val="left"/>
      <w:pPr>
        <w:ind w:left="3240" w:hanging="360"/>
      </w:pPr>
      <w:rPr>
        <w:rFonts w:ascii="Courier New" w:hAnsi="Courier New" w:hint="default"/>
      </w:rPr>
    </w:lvl>
    <w:lvl w:ilvl="5" w:tplc="C7244582">
      <w:start w:val="1"/>
      <w:numFmt w:val="bullet"/>
      <w:lvlText w:val=""/>
      <w:lvlJc w:val="left"/>
      <w:pPr>
        <w:ind w:left="3960" w:hanging="360"/>
      </w:pPr>
      <w:rPr>
        <w:rFonts w:ascii="Wingdings" w:hAnsi="Wingdings" w:hint="default"/>
      </w:rPr>
    </w:lvl>
    <w:lvl w:ilvl="6" w:tplc="E7786DD0">
      <w:start w:val="1"/>
      <w:numFmt w:val="bullet"/>
      <w:lvlText w:val=""/>
      <w:lvlJc w:val="left"/>
      <w:pPr>
        <w:ind w:left="4680" w:hanging="360"/>
      </w:pPr>
      <w:rPr>
        <w:rFonts w:ascii="Symbol" w:hAnsi="Symbol" w:hint="default"/>
      </w:rPr>
    </w:lvl>
    <w:lvl w:ilvl="7" w:tplc="668C7C7E">
      <w:start w:val="1"/>
      <w:numFmt w:val="bullet"/>
      <w:lvlText w:val="o"/>
      <w:lvlJc w:val="left"/>
      <w:pPr>
        <w:ind w:left="5400" w:hanging="360"/>
      </w:pPr>
      <w:rPr>
        <w:rFonts w:ascii="Courier New" w:hAnsi="Courier New" w:hint="default"/>
      </w:rPr>
    </w:lvl>
    <w:lvl w:ilvl="8" w:tplc="93D2779E">
      <w:start w:val="1"/>
      <w:numFmt w:val="bullet"/>
      <w:lvlText w:val=""/>
      <w:lvlJc w:val="left"/>
      <w:pPr>
        <w:ind w:left="6120" w:hanging="360"/>
      </w:pPr>
      <w:rPr>
        <w:rFonts w:ascii="Wingdings" w:hAnsi="Wingdings" w:hint="default"/>
      </w:rPr>
    </w:lvl>
  </w:abstractNum>
  <w:abstractNum w:abstractNumId="31" w15:restartNumberingAfterBreak="0">
    <w:nsid w:val="0D9A6D89"/>
    <w:multiLevelType w:val="multilevel"/>
    <w:tmpl w:val="E8B6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B05BC0"/>
    <w:multiLevelType w:val="hybridMultilevel"/>
    <w:tmpl w:val="4DCA8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ED649FE"/>
    <w:multiLevelType w:val="multilevel"/>
    <w:tmpl w:val="A16E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2D1A8A"/>
    <w:multiLevelType w:val="hybridMultilevel"/>
    <w:tmpl w:val="B744320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12807AC2"/>
    <w:multiLevelType w:val="hybridMultilevel"/>
    <w:tmpl w:val="8CBA46E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12A73970"/>
    <w:multiLevelType w:val="hybridMultilevel"/>
    <w:tmpl w:val="7EC6DC1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130D03C3"/>
    <w:multiLevelType w:val="multilevel"/>
    <w:tmpl w:val="0C9E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3B6D3D"/>
    <w:multiLevelType w:val="multilevel"/>
    <w:tmpl w:val="F376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CB5A2B"/>
    <w:multiLevelType w:val="multilevel"/>
    <w:tmpl w:val="B758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DA1296"/>
    <w:multiLevelType w:val="multilevel"/>
    <w:tmpl w:val="5A12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6D475C7"/>
    <w:multiLevelType w:val="multilevel"/>
    <w:tmpl w:val="4EDE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DE7493"/>
    <w:multiLevelType w:val="multilevel"/>
    <w:tmpl w:val="E2A2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7571BF9"/>
    <w:multiLevelType w:val="multilevel"/>
    <w:tmpl w:val="B6989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7AC4402"/>
    <w:multiLevelType w:val="hybridMultilevel"/>
    <w:tmpl w:val="855216A8"/>
    <w:lvl w:ilvl="0" w:tplc="04130001">
      <w:start w:val="1"/>
      <w:numFmt w:val="bullet"/>
      <w:lvlText w:val=""/>
      <w:lvlJc w:val="left"/>
      <w:pPr>
        <w:ind w:left="1392" w:hanging="360"/>
      </w:pPr>
      <w:rPr>
        <w:rFonts w:ascii="Symbol" w:hAnsi="Symbol" w:hint="default"/>
      </w:rPr>
    </w:lvl>
    <w:lvl w:ilvl="1" w:tplc="04130003" w:tentative="1">
      <w:start w:val="1"/>
      <w:numFmt w:val="bullet"/>
      <w:lvlText w:val="o"/>
      <w:lvlJc w:val="left"/>
      <w:pPr>
        <w:ind w:left="2112" w:hanging="360"/>
      </w:pPr>
      <w:rPr>
        <w:rFonts w:ascii="Courier New" w:hAnsi="Courier New" w:cs="Courier New" w:hint="default"/>
      </w:rPr>
    </w:lvl>
    <w:lvl w:ilvl="2" w:tplc="04130005" w:tentative="1">
      <w:start w:val="1"/>
      <w:numFmt w:val="bullet"/>
      <w:lvlText w:val=""/>
      <w:lvlJc w:val="left"/>
      <w:pPr>
        <w:ind w:left="2832" w:hanging="360"/>
      </w:pPr>
      <w:rPr>
        <w:rFonts w:ascii="Wingdings" w:hAnsi="Wingdings" w:hint="default"/>
      </w:rPr>
    </w:lvl>
    <w:lvl w:ilvl="3" w:tplc="04130001" w:tentative="1">
      <w:start w:val="1"/>
      <w:numFmt w:val="bullet"/>
      <w:lvlText w:val=""/>
      <w:lvlJc w:val="left"/>
      <w:pPr>
        <w:ind w:left="3552" w:hanging="360"/>
      </w:pPr>
      <w:rPr>
        <w:rFonts w:ascii="Symbol" w:hAnsi="Symbol" w:hint="default"/>
      </w:rPr>
    </w:lvl>
    <w:lvl w:ilvl="4" w:tplc="04130003" w:tentative="1">
      <w:start w:val="1"/>
      <w:numFmt w:val="bullet"/>
      <w:lvlText w:val="o"/>
      <w:lvlJc w:val="left"/>
      <w:pPr>
        <w:ind w:left="4272" w:hanging="360"/>
      </w:pPr>
      <w:rPr>
        <w:rFonts w:ascii="Courier New" w:hAnsi="Courier New" w:cs="Courier New" w:hint="default"/>
      </w:rPr>
    </w:lvl>
    <w:lvl w:ilvl="5" w:tplc="04130005" w:tentative="1">
      <w:start w:val="1"/>
      <w:numFmt w:val="bullet"/>
      <w:lvlText w:val=""/>
      <w:lvlJc w:val="left"/>
      <w:pPr>
        <w:ind w:left="4992" w:hanging="360"/>
      </w:pPr>
      <w:rPr>
        <w:rFonts w:ascii="Wingdings" w:hAnsi="Wingdings" w:hint="default"/>
      </w:rPr>
    </w:lvl>
    <w:lvl w:ilvl="6" w:tplc="04130001" w:tentative="1">
      <w:start w:val="1"/>
      <w:numFmt w:val="bullet"/>
      <w:lvlText w:val=""/>
      <w:lvlJc w:val="left"/>
      <w:pPr>
        <w:ind w:left="5712" w:hanging="360"/>
      </w:pPr>
      <w:rPr>
        <w:rFonts w:ascii="Symbol" w:hAnsi="Symbol" w:hint="default"/>
      </w:rPr>
    </w:lvl>
    <w:lvl w:ilvl="7" w:tplc="04130003" w:tentative="1">
      <w:start w:val="1"/>
      <w:numFmt w:val="bullet"/>
      <w:lvlText w:val="o"/>
      <w:lvlJc w:val="left"/>
      <w:pPr>
        <w:ind w:left="6432" w:hanging="360"/>
      </w:pPr>
      <w:rPr>
        <w:rFonts w:ascii="Courier New" w:hAnsi="Courier New" w:cs="Courier New" w:hint="default"/>
      </w:rPr>
    </w:lvl>
    <w:lvl w:ilvl="8" w:tplc="04130005" w:tentative="1">
      <w:start w:val="1"/>
      <w:numFmt w:val="bullet"/>
      <w:lvlText w:val=""/>
      <w:lvlJc w:val="left"/>
      <w:pPr>
        <w:ind w:left="7152" w:hanging="360"/>
      </w:pPr>
      <w:rPr>
        <w:rFonts w:ascii="Wingdings" w:hAnsi="Wingdings" w:hint="default"/>
      </w:rPr>
    </w:lvl>
  </w:abstractNum>
  <w:abstractNum w:abstractNumId="45" w15:restartNumberingAfterBreak="0">
    <w:nsid w:val="17DC0DA0"/>
    <w:multiLevelType w:val="hybridMultilevel"/>
    <w:tmpl w:val="ADE241D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6" w15:restartNumberingAfterBreak="0">
    <w:nsid w:val="18BD3280"/>
    <w:multiLevelType w:val="multilevel"/>
    <w:tmpl w:val="390C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2C50E9"/>
    <w:multiLevelType w:val="hybridMultilevel"/>
    <w:tmpl w:val="73666EF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8" w15:restartNumberingAfterBreak="0">
    <w:nsid w:val="196606D3"/>
    <w:multiLevelType w:val="multilevel"/>
    <w:tmpl w:val="D65C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9854401"/>
    <w:multiLevelType w:val="multilevel"/>
    <w:tmpl w:val="5386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93617C"/>
    <w:multiLevelType w:val="hybridMultilevel"/>
    <w:tmpl w:val="530C8DE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1" w15:restartNumberingAfterBreak="0">
    <w:nsid w:val="19A74F82"/>
    <w:multiLevelType w:val="multilevel"/>
    <w:tmpl w:val="D736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6469F1"/>
    <w:multiLevelType w:val="multilevel"/>
    <w:tmpl w:val="36386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2415FB"/>
    <w:multiLevelType w:val="multilevel"/>
    <w:tmpl w:val="D542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7F1ECB"/>
    <w:multiLevelType w:val="multilevel"/>
    <w:tmpl w:val="16A2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B33D09"/>
    <w:multiLevelType w:val="multilevel"/>
    <w:tmpl w:val="8AA0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AF24B5"/>
    <w:multiLevelType w:val="multilevel"/>
    <w:tmpl w:val="E7B0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2C3EE3"/>
    <w:multiLevelType w:val="multilevel"/>
    <w:tmpl w:val="ACC8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C52AA8"/>
    <w:multiLevelType w:val="multilevel"/>
    <w:tmpl w:val="2E7E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D15A6E"/>
    <w:multiLevelType w:val="hybridMultilevel"/>
    <w:tmpl w:val="028274F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0" w15:restartNumberingAfterBreak="0">
    <w:nsid w:val="22D20E93"/>
    <w:multiLevelType w:val="multilevel"/>
    <w:tmpl w:val="8036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48707B7"/>
    <w:multiLevelType w:val="hybridMultilevel"/>
    <w:tmpl w:val="59DE1D9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2" w15:restartNumberingAfterBreak="0">
    <w:nsid w:val="2489458B"/>
    <w:multiLevelType w:val="multilevel"/>
    <w:tmpl w:val="53763112"/>
    <w:lvl w:ilvl="0">
      <w:start w:val="1"/>
      <w:numFmt w:val="decimal"/>
      <w:lvlText w:val="%1."/>
      <w:lvlJc w:val="left"/>
      <w:pPr>
        <w:tabs>
          <w:tab w:val="num" w:pos="492"/>
        </w:tabs>
        <w:ind w:left="492" w:hanging="360"/>
      </w:pPr>
    </w:lvl>
    <w:lvl w:ilvl="1" w:tentative="1">
      <w:start w:val="1"/>
      <w:numFmt w:val="decimal"/>
      <w:lvlText w:val="%2."/>
      <w:lvlJc w:val="left"/>
      <w:pPr>
        <w:tabs>
          <w:tab w:val="num" w:pos="1212"/>
        </w:tabs>
        <w:ind w:left="1212" w:hanging="360"/>
      </w:pPr>
    </w:lvl>
    <w:lvl w:ilvl="2" w:tentative="1">
      <w:start w:val="1"/>
      <w:numFmt w:val="decimal"/>
      <w:lvlText w:val="%3."/>
      <w:lvlJc w:val="left"/>
      <w:pPr>
        <w:tabs>
          <w:tab w:val="num" w:pos="1932"/>
        </w:tabs>
        <w:ind w:left="1932" w:hanging="360"/>
      </w:pPr>
    </w:lvl>
    <w:lvl w:ilvl="3" w:tentative="1">
      <w:start w:val="1"/>
      <w:numFmt w:val="decimal"/>
      <w:lvlText w:val="%4."/>
      <w:lvlJc w:val="left"/>
      <w:pPr>
        <w:tabs>
          <w:tab w:val="num" w:pos="2652"/>
        </w:tabs>
        <w:ind w:left="2652" w:hanging="360"/>
      </w:pPr>
    </w:lvl>
    <w:lvl w:ilvl="4" w:tentative="1">
      <w:start w:val="1"/>
      <w:numFmt w:val="decimal"/>
      <w:lvlText w:val="%5."/>
      <w:lvlJc w:val="left"/>
      <w:pPr>
        <w:tabs>
          <w:tab w:val="num" w:pos="3372"/>
        </w:tabs>
        <w:ind w:left="3372" w:hanging="360"/>
      </w:pPr>
    </w:lvl>
    <w:lvl w:ilvl="5" w:tentative="1">
      <w:start w:val="1"/>
      <w:numFmt w:val="decimal"/>
      <w:lvlText w:val="%6."/>
      <w:lvlJc w:val="left"/>
      <w:pPr>
        <w:tabs>
          <w:tab w:val="num" w:pos="4092"/>
        </w:tabs>
        <w:ind w:left="4092" w:hanging="360"/>
      </w:pPr>
    </w:lvl>
    <w:lvl w:ilvl="6" w:tentative="1">
      <w:start w:val="1"/>
      <w:numFmt w:val="decimal"/>
      <w:lvlText w:val="%7."/>
      <w:lvlJc w:val="left"/>
      <w:pPr>
        <w:tabs>
          <w:tab w:val="num" w:pos="4812"/>
        </w:tabs>
        <w:ind w:left="4812" w:hanging="360"/>
      </w:pPr>
    </w:lvl>
    <w:lvl w:ilvl="7" w:tentative="1">
      <w:start w:val="1"/>
      <w:numFmt w:val="decimal"/>
      <w:lvlText w:val="%8."/>
      <w:lvlJc w:val="left"/>
      <w:pPr>
        <w:tabs>
          <w:tab w:val="num" w:pos="5532"/>
        </w:tabs>
        <w:ind w:left="5532" w:hanging="360"/>
      </w:pPr>
    </w:lvl>
    <w:lvl w:ilvl="8" w:tentative="1">
      <w:start w:val="1"/>
      <w:numFmt w:val="decimal"/>
      <w:lvlText w:val="%9."/>
      <w:lvlJc w:val="left"/>
      <w:pPr>
        <w:tabs>
          <w:tab w:val="num" w:pos="6252"/>
        </w:tabs>
        <w:ind w:left="6252" w:hanging="360"/>
      </w:pPr>
    </w:lvl>
  </w:abstractNum>
  <w:abstractNum w:abstractNumId="63" w15:restartNumberingAfterBreak="0">
    <w:nsid w:val="248A08FE"/>
    <w:multiLevelType w:val="multilevel"/>
    <w:tmpl w:val="4DF6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48A09C3"/>
    <w:multiLevelType w:val="multilevel"/>
    <w:tmpl w:val="67D2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4A03C6B"/>
    <w:multiLevelType w:val="hybridMultilevel"/>
    <w:tmpl w:val="24180EE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6" w15:restartNumberingAfterBreak="0">
    <w:nsid w:val="24BB5AF9"/>
    <w:multiLevelType w:val="multilevel"/>
    <w:tmpl w:val="B384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51015AA"/>
    <w:multiLevelType w:val="hybridMultilevel"/>
    <w:tmpl w:val="888CC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5463A69"/>
    <w:multiLevelType w:val="multilevel"/>
    <w:tmpl w:val="3CDE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60A0BE2"/>
    <w:multiLevelType w:val="multilevel"/>
    <w:tmpl w:val="3A9CC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6525BA4"/>
    <w:multiLevelType w:val="multilevel"/>
    <w:tmpl w:val="D7C0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7145E5E"/>
    <w:multiLevelType w:val="multilevel"/>
    <w:tmpl w:val="01EE4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7BF0407"/>
    <w:multiLevelType w:val="multilevel"/>
    <w:tmpl w:val="5BF4F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7F057FE"/>
    <w:multiLevelType w:val="hybridMultilevel"/>
    <w:tmpl w:val="CF04815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4" w15:restartNumberingAfterBreak="0">
    <w:nsid w:val="280158D0"/>
    <w:multiLevelType w:val="hybridMultilevel"/>
    <w:tmpl w:val="7608717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5" w15:restartNumberingAfterBreak="0">
    <w:nsid w:val="28393CAE"/>
    <w:multiLevelType w:val="hybridMultilevel"/>
    <w:tmpl w:val="4C54C57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6" w15:restartNumberingAfterBreak="0">
    <w:nsid w:val="291C4C40"/>
    <w:multiLevelType w:val="multilevel"/>
    <w:tmpl w:val="6BE6F32A"/>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7" w15:restartNumberingAfterBreak="0">
    <w:nsid w:val="296000A4"/>
    <w:multiLevelType w:val="multilevel"/>
    <w:tmpl w:val="9F9A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A274E7"/>
    <w:multiLevelType w:val="multilevel"/>
    <w:tmpl w:val="3F889080"/>
    <w:lvl w:ilvl="0">
      <w:start w:val="1"/>
      <w:numFmt w:val="bullet"/>
      <w:lvlText w:val=""/>
      <w:lvlJc w:val="left"/>
      <w:pPr>
        <w:tabs>
          <w:tab w:val="num" w:pos="492"/>
        </w:tabs>
        <w:ind w:left="492" w:hanging="360"/>
      </w:pPr>
      <w:rPr>
        <w:rFonts w:ascii="Symbol" w:hAnsi="Symbol" w:hint="default"/>
        <w:sz w:val="20"/>
      </w:rPr>
    </w:lvl>
    <w:lvl w:ilvl="1" w:tentative="1">
      <w:start w:val="1"/>
      <w:numFmt w:val="bullet"/>
      <w:lvlText w:val="o"/>
      <w:lvlJc w:val="left"/>
      <w:pPr>
        <w:tabs>
          <w:tab w:val="num" w:pos="1212"/>
        </w:tabs>
        <w:ind w:left="1212" w:hanging="360"/>
      </w:pPr>
      <w:rPr>
        <w:rFonts w:ascii="Courier New" w:hAnsi="Courier New" w:hint="default"/>
        <w:sz w:val="20"/>
      </w:rPr>
    </w:lvl>
    <w:lvl w:ilvl="2" w:tentative="1">
      <w:start w:val="1"/>
      <w:numFmt w:val="bullet"/>
      <w:lvlText w:val=""/>
      <w:lvlJc w:val="left"/>
      <w:pPr>
        <w:tabs>
          <w:tab w:val="num" w:pos="1932"/>
        </w:tabs>
        <w:ind w:left="1932" w:hanging="360"/>
      </w:pPr>
      <w:rPr>
        <w:rFonts w:ascii="Wingdings" w:hAnsi="Wingdings" w:hint="default"/>
        <w:sz w:val="20"/>
      </w:rPr>
    </w:lvl>
    <w:lvl w:ilvl="3" w:tentative="1">
      <w:start w:val="1"/>
      <w:numFmt w:val="bullet"/>
      <w:lvlText w:val=""/>
      <w:lvlJc w:val="left"/>
      <w:pPr>
        <w:tabs>
          <w:tab w:val="num" w:pos="2652"/>
        </w:tabs>
        <w:ind w:left="2652" w:hanging="360"/>
      </w:pPr>
      <w:rPr>
        <w:rFonts w:ascii="Wingdings" w:hAnsi="Wingdings" w:hint="default"/>
        <w:sz w:val="20"/>
      </w:rPr>
    </w:lvl>
    <w:lvl w:ilvl="4" w:tentative="1">
      <w:start w:val="1"/>
      <w:numFmt w:val="bullet"/>
      <w:lvlText w:val=""/>
      <w:lvlJc w:val="left"/>
      <w:pPr>
        <w:tabs>
          <w:tab w:val="num" w:pos="3372"/>
        </w:tabs>
        <w:ind w:left="3372" w:hanging="360"/>
      </w:pPr>
      <w:rPr>
        <w:rFonts w:ascii="Wingdings" w:hAnsi="Wingdings" w:hint="default"/>
        <w:sz w:val="20"/>
      </w:rPr>
    </w:lvl>
    <w:lvl w:ilvl="5" w:tentative="1">
      <w:start w:val="1"/>
      <w:numFmt w:val="bullet"/>
      <w:lvlText w:val=""/>
      <w:lvlJc w:val="left"/>
      <w:pPr>
        <w:tabs>
          <w:tab w:val="num" w:pos="4092"/>
        </w:tabs>
        <w:ind w:left="4092" w:hanging="360"/>
      </w:pPr>
      <w:rPr>
        <w:rFonts w:ascii="Wingdings" w:hAnsi="Wingdings" w:hint="default"/>
        <w:sz w:val="20"/>
      </w:rPr>
    </w:lvl>
    <w:lvl w:ilvl="6" w:tentative="1">
      <w:start w:val="1"/>
      <w:numFmt w:val="bullet"/>
      <w:lvlText w:val=""/>
      <w:lvlJc w:val="left"/>
      <w:pPr>
        <w:tabs>
          <w:tab w:val="num" w:pos="4812"/>
        </w:tabs>
        <w:ind w:left="4812" w:hanging="360"/>
      </w:pPr>
      <w:rPr>
        <w:rFonts w:ascii="Wingdings" w:hAnsi="Wingdings" w:hint="default"/>
        <w:sz w:val="20"/>
      </w:rPr>
    </w:lvl>
    <w:lvl w:ilvl="7" w:tentative="1">
      <w:start w:val="1"/>
      <w:numFmt w:val="bullet"/>
      <w:lvlText w:val=""/>
      <w:lvlJc w:val="left"/>
      <w:pPr>
        <w:tabs>
          <w:tab w:val="num" w:pos="5532"/>
        </w:tabs>
        <w:ind w:left="5532" w:hanging="360"/>
      </w:pPr>
      <w:rPr>
        <w:rFonts w:ascii="Wingdings" w:hAnsi="Wingdings" w:hint="default"/>
        <w:sz w:val="20"/>
      </w:rPr>
    </w:lvl>
    <w:lvl w:ilvl="8" w:tentative="1">
      <w:start w:val="1"/>
      <w:numFmt w:val="bullet"/>
      <w:lvlText w:val=""/>
      <w:lvlJc w:val="left"/>
      <w:pPr>
        <w:tabs>
          <w:tab w:val="num" w:pos="6252"/>
        </w:tabs>
        <w:ind w:left="6252" w:hanging="360"/>
      </w:pPr>
      <w:rPr>
        <w:rFonts w:ascii="Wingdings" w:hAnsi="Wingdings" w:hint="default"/>
        <w:sz w:val="20"/>
      </w:rPr>
    </w:lvl>
  </w:abstractNum>
  <w:abstractNum w:abstractNumId="79" w15:restartNumberingAfterBreak="0">
    <w:nsid w:val="29C71B97"/>
    <w:multiLevelType w:val="hybridMultilevel"/>
    <w:tmpl w:val="9044F532"/>
    <w:lvl w:ilvl="0" w:tplc="0C8A47FA">
      <w:start w:val="1"/>
      <w:numFmt w:val="bullet"/>
      <w:lvlText w:val=""/>
      <w:lvlJc w:val="left"/>
      <w:pPr>
        <w:ind w:left="360" w:hanging="360"/>
      </w:pPr>
      <w:rPr>
        <w:rFonts w:ascii="Symbol" w:hAnsi="Symbol" w:hint="default"/>
      </w:rPr>
    </w:lvl>
    <w:lvl w:ilvl="1" w:tplc="D5826296">
      <w:start w:val="1"/>
      <w:numFmt w:val="bullet"/>
      <w:lvlText w:val="o"/>
      <w:lvlJc w:val="left"/>
      <w:pPr>
        <w:ind w:left="1080" w:hanging="360"/>
      </w:pPr>
      <w:rPr>
        <w:rFonts w:ascii="Courier New" w:hAnsi="Courier New" w:hint="default"/>
      </w:rPr>
    </w:lvl>
    <w:lvl w:ilvl="2" w:tplc="82F0AFD0">
      <w:start w:val="1"/>
      <w:numFmt w:val="bullet"/>
      <w:lvlText w:val=""/>
      <w:lvlJc w:val="left"/>
      <w:pPr>
        <w:ind w:left="1800" w:hanging="360"/>
      </w:pPr>
      <w:rPr>
        <w:rFonts w:ascii="Wingdings" w:hAnsi="Wingdings" w:hint="default"/>
      </w:rPr>
    </w:lvl>
    <w:lvl w:ilvl="3" w:tplc="660EB536">
      <w:start w:val="1"/>
      <w:numFmt w:val="bullet"/>
      <w:lvlText w:val=""/>
      <w:lvlJc w:val="left"/>
      <w:pPr>
        <w:ind w:left="2520" w:hanging="360"/>
      </w:pPr>
      <w:rPr>
        <w:rFonts w:ascii="Symbol" w:hAnsi="Symbol" w:hint="default"/>
      </w:rPr>
    </w:lvl>
    <w:lvl w:ilvl="4" w:tplc="8E305A10">
      <w:start w:val="1"/>
      <w:numFmt w:val="bullet"/>
      <w:lvlText w:val="o"/>
      <w:lvlJc w:val="left"/>
      <w:pPr>
        <w:ind w:left="3240" w:hanging="360"/>
      </w:pPr>
      <w:rPr>
        <w:rFonts w:ascii="Courier New" w:hAnsi="Courier New" w:hint="default"/>
      </w:rPr>
    </w:lvl>
    <w:lvl w:ilvl="5" w:tplc="9FC249A8">
      <w:start w:val="1"/>
      <w:numFmt w:val="bullet"/>
      <w:lvlText w:val=""/>
      <w:lvlJc w:val="left"/>
      <w:pPr>
        <w:ind w:left="3960" w:hanging="360"/>
      </w:pPr>
      <w:rPr>
        <w:rFonts w:ascii="Wingdings" w:hAnsi="Wingdings" w:hint="default"/>
      </w:rPr>
    </w:lvl>
    <w:lvl w:ilvl="6" w:tplc="00421EC8">
      <w:start w:val="1"/>
      <w:numFmt w:val="bullet"/>
      <w:lvlText w:val=""/>
      <w:lvlJc w:val="left"/>
      <w:pPr>
        <w:ind w:left="4680" w:hanging="360"/>
      </w:pPr>
      <w:rPr>
        <w:rFonts w:ascii="Symbol" w:hAnsi="Symbol" w:hint="default"/>
      </w:rPr>
    </w:lvl>
    <w:lvl w:ilvl="7" w:tplc="621EB484">
      <w:start w:val="1"/>
      <w:numFmt w:val="bullet"/>
      <w:lvlText w:val="o"/>
      <w:lvlJc w:val="left"/>
      <w:pPr>
        <w:ind w:left="5400" w:hanging="360"/>
      </w:pPr>
      <w:rPr>
        <w:rFonts w:ascii="Courier New" w:hAnsi="Courier New" w:hint="default"/>
      </w:rPr>
    </w:lvl>
    <w:lvl w:ilvl="8" w:tplc="E4D2FE9C">
      <w:start w:val="1"/>
      <w:numFmt w:val="bullet"/>
      <w:lvlText w:val=""/>
      <w:lvlJc w:val="left"/>
      <w:pPr>
        <w:ind w:left="6120" w:hanging="360"/>
      </w:pPr>
      <w:rPr>
        <w:rFonts w:ascii="Wingdings" w:hAnsi="Wingdings" w:hint="default"/>
      </w:rPr>
    </w:lvl>
  </w:abstractNum>
  <w:abstractNum w:abstractNumId="80" w15:restartNumberingAfterBreak="0">
    <w:nsid w:val="2AEA04F1"/>
    <w:multiLevelType w:val="hybridMultilevel"/>
    <w:tmpl w:val="FBF44964"/>
    <w:lvl w:ilvl="0" w:tplc="04130001">
      <w:start w:val="1"/>
      <w:numFmt w:val="bullet"/>
      <w:lvlText w:val=""/>
      <w:lvlJc w:val="left"/>
      <w:pPr>
        <w:ind w:left="720" w:hanging="360"/>
      </w:pPr>
      <w:rPr>
        <w:rFonts w:ascii="Symbol" w:hAnsi="Symbol" w:hint="default"/>
        <w:b w:val="0"/>
        <w:color w:val="auto"/>
        <w:sz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2B64662A"/>
    <w:multiLevelType w:val="multilevel"/>
    <w:tmpl w:val="4B92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E425A94"/>
    <w:multiLevelType w:val="multilevel"/>
    <w:tmpl w:val="51C2E928"/>
    <w:lvl w:ilvl="0">
      <w:start w:val="1"/>
      <w:numFmt w:val="bullet"/>
      <w:lvlText w:val=""/>
      <w:lvlJc w:val="left"/>
      <w:pPr>
        <w:tabs>
          <w:tab w:val="num" w:pos="492"/>
        </w:tabs>
        <w:ind w:left="492" w:hanging="360"/>
      </w:pPr>
      <w:rPr>
        <w:rFonts w:ascii="Symbol" w:hAnsi="Symbol" w:hint="default"/>
        <w:sz w:val="20"/>
      </w:rPr>
    </w:lvl>
    <w:lvl w:ilvl="1" w:tentative="1">
      <w:start w:val="1"/>
      <w:numFmt w:val="bullet"/>
      <w:lvlText w:val="o"/>
      <w:lvlJc w:val="left"/>
      <w:pPr>
        <w:tabs>
          <w:tab w:val="num" w:pos="1212"/>
        </w:tabs>
        <w:ind w:left="1212" w:hanging="360"/>
      </w:pPr>
      <w:rPr>
        <w:rFonts w:ascii="Courier New" w:hAnsi="Courier New" w:hint="default"/>
        <w:sz w:val="20"/>
      </w:rPr>
    </w:lvl>
    <w:lvl w:ilvl="2" w:tentative="1">
      <w:start w:val="1"/>
      <w:numFmt w:val="bullet"/>
      <w:lvlText w:val=""/>
      <w:lvlJc w:val="left"/>
      <w:pPr>
        <w:tabs>
          <w:tab w:val="num" w:pos="1932"/>
        </w:tabs>
        <w:ind w:left="1932" w:hanging="360"/>
      </w:pPr>
      <w:rPr>
        <w:rFonts w:ascii="Wingdings" w:hAnsi="Wingdings" w:hint="default"/>
        <w:sz w:val="20"/>
      </w:rPr>
    </w:lvl>
    <w:lvl w:ilvl="3" w:tentative="1">
      <w:start w:val="1"/>
      <w:numFmt w:val="bullet"/>
      <w:lvlText w:val=""/>
      <w:lvlJc w:val="left"/>
      <w:pPr>
        <w:tabs>
          <w:tab w:val="num" w:pos="2652"/>
        </w:tabs>
        <w:ind w:left="2652" w:hanging="360"/>
      </w:pPr>
      <w:rPr>
        <w:rFonts w:ascii="Wingdings" w:hAnsi="Wingdings" w:hint="default"/>
        <w:sz w:val="20"/>
      </w:rPr>
    </w:lvl>
    <w:lvl w:ilvl="4" w:tentative="1">
      <w:start w:val="1"/>
      <w:numFmt w:val="bullet"/>
      <w:lvlText w:val=""/>
      <w:lvlJc w:val="left"/>
      <w:pPr>
        <w:tabs>
          <w:tab w:val="num" w:pos="3372"/>
        </w:tabs>
        <w:ind w:left="3372" w:hanging="360"/>
      </w:pPr>
      <w:rPr>
        <w:rFonts w:ascii="Wingdings" w:hAnsi="Wingdings" w:hint="default"/>
        <w:sz w:val="20"/>
      </w:rPr>
    </w:lvl>
    <w:lvl w:ilvl="5" w:tentative="1">
      <w:start w:val="1"/>
      <w:numFmt w:val="bullet"/>
      <w:lvlText w:val=""/>
      <w:lvlJc w:val="left"/>
      <w:pPr>
        <w:tabs>
          <w:tab w:val="num" w:pos="4092"/>
        </w:tabs>
        <w:ind w:left="4092" w:hanging="360"/>
      </w:pPr>
      <w:rPr>
        <w:rFonts w:ascii="Wingdings" w:hAnsi="Wingdings" w:hint="default"/>
        <w:sz w:val="20"/>
      </w:rPr>
    </w:lvl>
    <w:lvl w:ilvl="6" w:tentative="1">
      <w:start w:val="1"/>
      <w:numFmt w:val="bullet"/>
      <w:lvlText w:val=""/>
      <w:lvlJc w:val="left"/>
      <w:pPr>
        <w:tabs>
          <w:tab w:val="num" w:pos="4812"/>
        </w:tabs>
        <w:ind w:left="4812" w:hanging="360"/>
      </w:pPr>
      <w:rPr>
        <w:rFonts w:ascii="Wingdings" w:hAnsi="Wingdings" w:hint="default"/>
        <w:sz w:val="20"/>
      </w:rPr>
    </w:lvl>
    <w:lvl w:ilvl="7" w:tentative="1">
      <w:start w:val="1"/>
      <w:numFmt w:val="bullet"/>
      <w:lvlText w:val=""/>
      <w:lvlJc w:val="left"/>
      <w:pPr>
        <w:tabs>
          <w:tab w:val="num" w:pos="5532"/>
        </w:tabs>
        <w:ind w:left="5532" w:hanging="360"/>
      </w:pPr>
      <w:rPr>
        <w:rFonts w:ascii="Wingdings" w:hAnsi="Wingdings" w:hint="default"/>
        <w:sz w:val="20"/>
      </w:rPr>
    </w:lvl>
    <w:lvl w:ilvl="8" w:tentative="1">
      <w:start w:val="1"/>
      <w:numFmt w:val="bullet"/>
      <w:lvlText w:val=""/>
      <w:lvlJc w:val="left"/>
      <w:pPr>
        <w:tabs>
          <w:tab w:val="num" w:pos="6252"/>
        </w:tabs>
        <w:ind w:left="6252" w:hanging="360"/>
      </w:pPr>
      <w:rPr>
        <w:rFonts w:ascii="Wingdings" w:hAnsi="Wingdings" w:hint="default"/>
        <w:sz w:val="20"/>
      </w:rPr>
    </w:lvl>
  </w:abstractNum>
  <w:abstractNum w:abstractNumId="83" w15:restartNumberingAfterBreak="0">
    <w:nsid w:val="2E9A7AC4"/>
    <w:multiLevelType w:val="multilevel"/>
    <w:tmpl w:val="08FE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AE0982"/>
    <w:multiLevelType w:val="multilevel"/>
    <w:tmpl w:val="F97A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EF51CCB"/>
    <w:multiLevelType w:val="multilevel"/>
    <w:tmpl w:val="A6C4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226121"/>
    <w:multiLevelType w:val="multilevel"/>
    <w:tmpl w:val="E8C2D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F6564FA"/>
    <w:multiLevelType w:val="multilevel"/>
    <w:tmpl w:val="4CF8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F8E1CF9"/>
    <w:multiLevelType w:val="hybridMultilevel"/>
    <w:tmpl w:val="48D0EA4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9" w15:restartNumberingAfterBreak="0">
    <w:nsid w:val="2FA80DB1"/>
    <w:multiLevelType w:val="multilevel"/>
    <w:tmpl w:val="FDE4C45E"/>
    <w:lvl w:ilvl="0">
      <w:start w:val="1"/>
      <w:numFmt w:val="bullet"/>
      <w:lvlText w:val=""/>
      <w:lvlJc w:val="left"/>
      <w:pPr>
        <w:tabs>
          <w:tab w:val="num" w:pos="36"/>
        </w:tabs>
        <w:ind w:left="36" w:hanging="360"/>
      </w:pPr>
      <w:rPr>
        <w:rFonts w:ascii="Symbol" w:hAnsi="Symbol" w:hint="default"/>
        <w:sz w:val="20"/>
      </w:rPr>
    </w:lvl>
    <w:lvl w:ilvl="1" w:tentative="1">
      <w:start w:val="1"/>
      <w:numFmt w:val="bullet"/>
      <w:lvlText w:val="o"/>
      <w:lvlJc w:val="left"/>
      <w:pPr>
        <w:tabs>
          <w:tab w:val="num" w:pos="756"/>
        </w:tabs>
        <w:ind w:left="756" w:hanging="360"/>
      </w:pPr>
      <w:rPr>
        <w:rFonts w:ascii="Courier New" w:hAnsi="Courier New" w:hint="default"/>
        <w:sz w:val="20"/>
      </w:rPr>
    </w:lvl>
    <w:lvl w:ilvl="2" w:tentative="1">
      <w:start w:val="1"/>
      <w:numFmt w:val="bullet"/>
      <w:lvlText w:val=""/>
      <w:lvlJc w:val="left"/>
      <w:pPr>
        <w:tabs>
          <w:tab w:val="num" w:pos="1476"/>
        </w:tabs>
        <w:ind w:left="1476" w:hanging="360"/>
      </w:pPr>
      <w:rPr>
        <w:rFonts w:ascii="Wingdings" w:hAnsi="Wingdings" w:hint="default"/>
        <w:sz w:val="20"/>
      </w:rPr>
    </w:lvl>
    <w:lvl w:ilvl="3" w:tentative="1">
      <w:start w:val="1"/>
      <w:numFmt w:val="bullet"/>
      <w:lvlText w:val=""/>
      <w:lvlJc w:val="left"/>
      <w:pPr>
        <w:tabs>
          <w:tab w:val="num" w:pos="2196"/>
        </w:tabs>
        <w:ind w:left="2196" w:hanging="360"/>
      </w:pPr>
      <w:rPr>
        <w:rFonts w:ascii="Wingdings" w:hAnsi="Wingdings" w:hint="default"/>
        <w:sz w:val="20"/>
      </w:rPr>
    </w:lvl>
    <w:lvl w:ilvl="4" w:tentative="1">
      <w:start w:val="1"/>
      <w:numFmt w:val="bullet"/>
      <w:lvlText w:val=""/>
      <w:lvlJc w:val="left"/>
      <w:pPr>
        <w:tabs>
          <w:tab w:val="num" w:pos="2916"/>
        </w:tabs>
        <w:ind w:left="2916" w:hanging="360"/>
      </w:pPr>
      <w:rPr>
        <w:rFonts w:ascii="Wingdings" w:hAnsi="Wingdings" w:hint="default"/>
        <w:sz w:val="20"/>
      </w:rPr>
    </w:lvl>
    <w:lvl w:ilvl="5" w:tentative="1">
      <w:start w:val="1"/>
      <w:numFmt w:val="bullet"/>
      <w:lvlText w:val=""/>
      <w:lvlJc w:val="left"/>
      <w:pPr>
        <w:tabs>
          <w:tab w:val="num" w:pos="3636"/>
        </w:tabs>
        <w:ind w:left="3636" w:hanging="360"/>
      </w:pPr>
      <w:rPr>
        <w:rFonts w:ascii="Wingdings" w:hAnsi="Wingdings" w:hint="default"/>
        <w:sz w:val="20"/>
      </w:rPr>
    </w:lvl>
    <w:lvl w:ilvl="6" w:tentative="1">
      <w:start w:val="1"/>
      <w:numFmt w:val="bullet"/>
      <w:lvlText w:val=""/>
      <w:lvlJc w:val="left"/>
      <w:pPr>
        <w:tabs>
          <w:tab w:val="num" w:pos="4356"/>
        </w:tabs>
        <w:ind w:left="4356" w:hanging="360"/>
      </w:pPr>
      <w:rPr>
        <w:rFonts w:ascii="Wingdings" w:hAnsi="Wingdings" w:hint="default"/>
        <w:sz w:val="20"/>
      </w:rPr>
    </w:lvl>
    <w:lvl w:ilvl="7" w:tentative="1">
      <w:start w:val="1"/>
      <w:numFmt w:val="bullet"/>
      <w:lvlText w:val=""/>
      <w:lvlJc w:val="left"/>
      <w:pPr>
        <w:tabs>
          <w:tab w:val="num" w:pos="5076"/>
        </w:tabs>
        <w:ind w:left="5076" w:hanging="360"/>
      </w:pPr>
      <w:rPr>
        <w:rFonts w:ascii="Wingdings" w:hAnsi="Wingdings" w:hint="default"/>
        <w:sz w:val="20"/>
      </w:rPr>
    </w:lvl>
    <w:lvl w:ilvl="8" w:tentative="1">
      <w:start w:val="1"/>
      <w:numFmt w:val="bullet"/>
      <w:lvlText w:val=""/>
      <w:lvlJc w:val="left"/>
      <w:pPr>
        <w:tabs>
          <w:tab w:val="num" w:pos="5796"/>
        </w:tabs>
        <w:ind w:left="5796" w:hanging="360"/>
      </w:pPr>
      <w:rPr>
        <w:rFonts w:ascii="Wingdings" w:hAnsi="Wingdings" w:hint="default"/>
        <w:sz w:val="20"/>
      </w:rPr>
    </w:lvl>
  </w:abstractNum>
  <w:abstractNum w:abstractNumId="90" w15:restartNumberingAfterBreak="0">
    <w:nsid w:val="30CD5459"/>
    <w:multiLevelType w:val="hybridMultilevel"/>
    <w:tmpl w:val="5906A2D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1" w15:restartNumberingAfterBreak="0">
    <w:nsid w:val="31413516"/>
    <w:multiLevelType w:val="hybridMultilevel"/>
    <w:tmpl w:val="15804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16D59C7"/>
    <w:multiLevelType w:val="multilevel"/>
    <w:tmpl w:val="FCD62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1885F50"/>
    <w:multiLevelType w:val="hybridMultilevel"/>
    <w:tmpl w:val="A4246E32"/>
    <w:lvl w:ilvl="0" w:tplc="04130001">
      <w:start w:val="1"/>
      <w:numFmt w:val="bullet"/>
      <w:lvlText w:val=""/>
      <w:lvlJc w:val="left"/>
      <w:pPr>
        <w:ind w:left="644" w:hanging="360"/>
      </w:pPr>
      <w:rPr>
        <w:rFonts w:ascii="Symbol" w:hAnsi="Symbol" w:hint="default"/>
      </w:rPr>
    </w:lvl>
    <w:lvl w:ilvl="1" w:tplc="04130003" w:tentative="1">
      <w:start w:val="1"/>
      <w:numFmt w:val="bullet"/>
      <w:lvlText w:val="o"/>
      <w:lvlJc w:val="left"/>
      <w:pPr>
        <w:ind w:left="1364" w:hanging="360"/>
      </w:pPr>
      <w:rPr>
        <w:rFonts w:ascii="Courier New" w:hAnsi="Courier New" w:cs="Courier New" w:hint="default"/>
      </w:rPr>
    </w:lvl>
    <w:lvl w:ilvl="2" w:tplc="04130005" w:tentative="1">
      <w:start w:val="1"/>
      <w:numFmt w:val="bullet"/>
      <w:lvlText w:val=""/>
      <w:lvlJc w:val="left"/>
      <w:pPr>
        <w:ind w:left="2084" w:hanging="360"/>
      </w:pPr>
      <w:rPr>
        <w:rFonts w:ascii="Wingdings" w:hAnsi="Wingdings" w:hint="default"/>
      </w:rPr>
    </w:lvl>
    <w:lvl w:ilvl="3" w:tplc="04130001" w:tentative="1">
      <w:start w:val="1"/>
      <w:numFmt w:val="bullet"/>
      <w:lvlText w:val=""/>
      <w:lvlJc w:val="left"/>
      <w:pPr>
        <w:ind w:left="2804" w:hanging="360"/>
      </w:pPr>
      <w:rPr>
        <w:rFonts w:ascii="Symbol" w:hAnsi="Symbol" w:hint="default"/>
      </w:rPr>
    </w:lvl>
    <w:lvl w:ilvl="4" w:tplc="04130003" w:tentative="1">
      <w:start w:val="1"/>
      <w:numFmt w:val="bullet"/>
      <w:lvlText w:val="o"/>
      <w:lvlJc w:val="left"/>
      <w:pPr>
        <w:ind w:left="3524" w:hanging="360"/>
      </w:pPr>
      <w:rPr>
        <w:rFonts w:ascii="Courier New" w:hAnsi="Courier New" w:cs="Courier New" w:hint="default"/>
      </w:rPr>
    </w:lvl>
    <w:lvl w:ilvl="5" w:tplc="04130005" w:tentative="1">
      <w:start w:val="1"/>
      <w:numFmt w:val="bullet"/>
      <w:lvlText w:val=""/>
      <w:lvlJc w:val="left"/>
      <w:pPr>
        <w:ind w:left="4244" w:hanging="360"/>
      </w:pPr>
      <w:rPr>
        <w:rFonts w:ascii="Wingdings" w:hAnsi="Wingdings" w:hint="default"/>
      </w:rPr>
    </w:lvl>
    <w:lvl w:ilvl="6" w:tplc="04130001" w:tentative="1">
      <w:start w:val="1"/>
      <w:numFmt w:val="bullet"/>
      <w:lvlText w:val=""/>
      <w:lvlJc w:val="left"/>
      <w:pPr>
        <w:ind w:left="4964" w:hanging="360"/>
      </w:pPr>
      <w:rPr>
        <w:rFonts w:ascii="Symbol" w:hAnsi="Symbol" w:hint="default"/>
      </w:rPr>
    </w:lvl>
    <w:lvl w:ilvl="7" w:tplc="04130003" w:tentative="1">
      <w:start w:val="1"/>
      <w:numFmt w:val="bullet"/>
      <w:lvlText w:val="o"/>
      <w:lvlJc w:val="left"/>
      <w:pPr>
        <w:ind w:left="5684" w:hanging="360"/>
      </w:pPr>
      <w:rPr>
        <w:rFonts w:ascii="Courier New" w:hAnsi="Courier New" w:cs="Courier New" w:hint="default"/>
      </w:rPr>
    </w:lvl>
    <w:lvl w:ilvl="8" w:tplc="04130005" w:tentative="1">
      <w:start w:val="1"/>
      <w:numFmt w:val="bullet"/>
      <w:lvlText w:val=""/>
      <w:lvlJc w:val="left"/>
      <w:pPr>
        <w:ind w:left="6404" w:hanging="360"/>
      </w:pPr>
      <w:rPr>
        <w:rFonts w:ascii="Wingdings" w:hAnsi="Wingdings" w:hint="default"/>
      </w:rPr>
    </w:lvl>
  </w:abstractNum>
  <w:abstractNum w:abstractNumId="94" w15:restartNumberingAfterBreak="0">
    <w:nsid w:val="32634DE5"/>
    <w:multiLevelType w:val="multilevel"/>
    <w:tmpl w:val="6BE6F32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3772570"/>
    <w:multiLevelType w:val="multilevel"/>
    <w:tmpl w:val="D01E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3AE52CF"/>
    <w:multiLevelType w:val="multilevel"/>
    <w:tmpl w:val="152A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446104F"/>
    <w:multiLevelType w:val="hybridMultilevel"/>
    <w:tmpl w:val="C088D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35F95B88"/>
    <w:multiLevelType w:val="multilevel"/>
    <w:tmpl w:val="8EB4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6077185"/>
    <w:multiLevelType w:val="hybridMultilevel"/>
    <w:tmpl w:val="7166B29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0" w15:restartNumberingAfterBreak="0">
    <w:nsid w:val="362E4167"/>
    <w:multiLevelType w:val="multilevel"/>
    <w:tmpl w:val="3F88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66462AD"/>
    <w:multiLevelType w:val="multilevel"/>
    <w:tmpl w:val="B8F8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6FD4B5B"/>
    <w:multiLevelType w:val="hybridMultilevel"/>
    <w:tmpl w:val="6400B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72B25D7"/>
    <w:multiLevelType w:val="multilevel"/>
    <w:tmpl w:val="E04E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7724D8C"/>
    <w:multiLevelType w:val="multilevel"/>
    <w:tmpl w:val="6F3C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7CE0AF1"/>
    <w:multiLevelType w:val="multilevel"/>
    <w:tmpl w:val="FC2E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013DDE"/>
    <w:multiLevelType w:val="multilevel"/>
    <w:tmpl w:val="677A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8956D5A"/>
    <w:multiLevelType w:val="multilevel"/>
    <w:tmpl w:val="D64E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927507B"/>
    <w:multiLevelType w:val="multilevel"/>
    <w:tmpl w:val="646A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9F23FBE"/>
    <w:multiLevelType w:val="hybridMultilevel"/>
    <w:tmpl w:val="55FAAE5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0" w15:restartNumberingAfterBreak="0">
    <w:nsid w:val="3B4E70F0"/>
    <w:multiLevelType w:val="multilevel"/>
    <w:tmpl w:val="D65C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BF67F5F"/>
    <w:multiLevelType w:val="multilevel"/>
    <w:tmpl w:val="817CD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C217B3A"/>
    <w:multiLevelType w:val="multilevel"/>
    <w:tmpl w:val="87F8A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C65384D"/>
    <w:multiLevelType w:val="hybridMultilevel"/>
    <w:tmpl w:val="588A3A2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4" w15:restartNumberingAfterBreak="0">
    <w:nsid w:val="3C670C29"/>
    <w:multiLevelType w:val="multilevel"/>
    <w:tmpl w:val="482A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D2A3C46"/>
    <w:multiLevelType w:val="multilevel"/>
    <w:tmpl w:val="0CB6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DDA270D"/>
    <w:multiLevelType w:val="multilevel"/>
    <w:tmpl w:val="AC4A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EF20593"/>
    <w:multiLevelType w:val="multilevel"/>
    <w:tmpl w:val="EF8A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F586537"/>
    <w:multiLevelType w:val="hybridMultilevel"/>
    <w:tmpl w:val="7F264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FA60C8F"/>
    <w:multiLevelType w:val="hybridMultilevel"/>
    <w:tmpl w:val="FF2E54DA"/>
    <w:lvl w:ilvl="0" w:tplc="BAD4F83A">
      <w:start w:val="1"/>
      <w:numFmt w:val="bullet"/>
      <w:lvlText w:val=""/>
      <w:lvlJc w:val="left"/>
      <w:pPr>
        <w:ind w:left="1440" w:hanging="360"/>
      </w:pPr>
      <w:rPr>
        <w:rFonts w:ascii="Symbol" w:hAnsi="Symbol"/>
      </w:rPr>
    </w:lvl>
    <w:lvl w:ilvl="1" w:tplc="72C09EC6">
      <w:start w:val="1"/>
      <w:numFmt w:val="bullet"/>
      <w:lvlText w:val=""/>
      <w:lvlJc w:val="left"/>
      <w:pPr>
        <w:ind w:left="1440" w:hanging="360"/>
      </w:pPr>
      <w:rPr>
        <w:rFonts w:ascii="Symbol" w:hAnsi="Symbol"/>
      </w:rPr>
    </w:lvl>
    <w:lvl w:ilvl="2" w:tplc="A4B2AAA8">
      <w:start w:val="1"/>
      <w:numFmt w:val="bullet"/>
      <w:lvlText w:val=""/>
      <w:lvlJc w:val="left"/>
      <w:pPr>
        <w:ind w:left="1440" w:hanging="360"/>
      </w:pPr>
      <w:rPr>
        <w:rFonts w:ascii="Symbol" w:hAnsi="Symbol"/>
      </w:rPr>
    </w:lvl>
    <w:lvl w:ilvl="3" w:tplc="61BE20F2">
      <w:start w:val="1"/>
      <w:numFmt w:val="bullet"/>
      <w:lvlText w:val=""/>
      <w:lvlJc w:val="left"/>
      <w:pPr>
        <w:ind w:left="1440" w:hanging="360"/>
      </w:pPr>
      <w:rPr>
        <w:rFonts w:ascii="Symbol" w:hAnsi="Symbol"/>
      </w:rPr>
    </w:lvl>
    <w:lvl w:ilvl="4" w:tplc="2F56739A">
      <w:start w:val="1"/>
      <w:numFmt w:val="bullet"/>
      <w:lvlText w:val=""/>
      <w:lvlJc w:val="left"/>
      <w:pPr>
        <w:ind w:left="1440" w:hanging="360"/>
      </w:pPr>
      <w:rPr>
        <w:rFonts w:ascii="Symbol" w:hAnsi="Symbol"/>
      </w:rPr>
    </w:lvl>
    <w:lvl w:ilvl="5" w:tplc="426C94F2">
      <w:start w:val="1"/>
      <w:numFmt w:val="bullet"/>
      <w:lvlText w:val=""/>
      <w:lvlJc w:val="left"/>
      <w:pPr>
        <w:ind w:left="1440" w:hanging="360"/>
      </w:pPr>
      <w:rPr>
        <w:rFonts w:ascii="Symbol" w:hAnsi="Symbol"/>
      </w:rPr>
    </w:lvl>
    <w:lvl w:ilvl="6" w:tplc="76E4A2EC">
      <w:start w:val="1"/>
      <w:numFmt w:val="bullet"/>
      <w:lvlText w:val=""/>
      <w:lvlJc w:val="left"/>
      <w:pPr>
        <w:ind w:left="1440" w:hanging="360"/>
      </w:pPr>
      <w:rPr>
        <w:rFonts w:ascii="Symbol" w:hAnsi="Symbol"/>
      </w:rPr>
    </w:lvl>
    <w:lvl w:ilvl="7" w:tplc="E054A178">
      <w:start w:val="1"/>
      <w:numFmt w:val="bullet"/>
      <w:lvlText w:val=""/>
      <w:lvlJc w:val="left"/>
      <w:pPr>
        <w:ind w:left="1440" w:hanging="360"/>
      </w:pPr>
      <w:rPr>
        <w:rFonts w:ascii="Symbol" w:hAnsi="Symbol"/>
      </w:rPr>
    </w:lvl>
    <w:lvl w:ilvl="8" w:tplc="E064E1B0">
      <w:start w:val="1"/>
      <w:numFmt w:val="bullet"/>
      <w:lvlText w:val=""/>
      <w:lvlJc w:val="left"/>
      <w:pPr>
        <w:ind w:left="1440" w:hanging="360"/>
      </w:pPr>
      <w:rPr>
        <w:rFonts w:ascii="Symbol" w:hAnsi="Symbol"/>
      </w:rPr>
    </w:lvl>
  </w:abstractNum>
  <w:abstractNum w:abstractNumId="120" w15:restartNumberingAfterBreak="0">
    <w:nsid w:val="3FC53846"/>
    <w:multiLevelType w:val="hybridMultilevel"/>
    <w:tmpl w:val="D2A6C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402F7D70"/>
    <w:multiLevelType w:val="multilevel"/>
    <w:tmpl w:val="FBF0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058318E"/>
    <w:multiLevelType w:val="multilevel"/>
    <w:tmpl w:val="AD72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16928E6"/>
    <w:multiLevelType w:val="multilevel"/>
    <w:tmpl w:val="4F52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2336BB7"/>
    <w:multiLevelType w:val="hybridMultilevel"/>
    <w:tmpl w:val="4FD4E948"/>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125" w15:restartNumberingAfterBreak="0">
    <w:nsid w:val="42F5795C"/>
    <w:multiLevelType w:val="hybridMultilevel"/>
    <w:tmpl w:val="45CE5CD2"/>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26" w15:restartNumberingAfterBreak="0">
    <w:nsid w:val="4387470F"/>
    <w:multiLevelType w:val="multilevel"/>
    <w:tmpl w:val="B0F8C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42C192F"/>
    <w:multiLevelType w:val="hybridMultilevel"/>
    <w:tmpl w:val="F19A51BA"/>
    <w:lvl w:ilvl="0" w:tplc="0413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44AA7611"/>
    <w:multiLevelType w:val="multilevel"/>
    <w:tmpl w:val="8CA6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4CB5EC6"/>
    <w:multiLevelType w:val="hybridMultilevel"/>
    <w:tmpl w:val="1DE669E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0" w15:restartNumberingAfterBreak="0">
    <w:nsid w:val="45911D7B"/>
    <w:multiLevelType w:val="multilevel"/>
    <w:tmpl w:val="4768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5936A7B"/>
    <w:multiLevelType w:val="multilevel"/>
    <w:tmpl w:val="858A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45D54764"/>
    <w:multiLevelType w:val="hybridMultilevel"/>
    <w:tmpl w:val="FAA2C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47234DEF"/>
    <w:multiLevelType w:val="multilevel"/>
    <w:tmpl w:val="F05ED422"/>
    <w:lvl w:ilvl="0">
      <w:start w:val="1"/>
      <w:numFmt w:val="decimal"/>
      <w:pStyle w:val="Kop1"/>
      <w:lvlText w:val="%1."/>
      <w:lvlJc w:val="left"/>
      <w:pPr>
        <w:ind w:left="360" w:hanging="360"/>
      </w:pPr>
    </w:lvl>
    <w:lvl w:ilvl="1">
      <w:start w:val="1"/>
      <w:numFmt w:val="decimal"/>
      <w:pStyle w:val="Kop2"/>
      <w:lvlText w:val="%1.%2"/>
      <w:lvlJc w:val="left"/>
      <w:pPr>
        <w:ind w:left="372" w:hanging="372"/>
      </w:pPr>
    </w:lvl>
    <w:lvl w:ilvl="2">
      <w:start w:val="1"/>
      <w:numFmt w:val="decimal"/>
      <w:pStyle w:val="Kop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4" w15:restartNumberingAfterBreak="0">
    <w:nsid w:val="478E5ED8"/>
    <w:multiLevelType w:val="multilevel"/>
    <w:tmpl w:val="A3B4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80E7D6C"/>
    <w:multiLevelType w:val="multilevel"/>
    <w:tmpl w:val="F906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84B3837"/>
    <w:multiLevelType w:val="multilevel"/>
    <w:tmpl w:val="C54E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92425AB"/>
    <w:multiLevelType w:val="multilevel"/>
    <w:tmpl w:val="B7D6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498D60FD"/>
    <w:multiLevelType w:val="hybridMultilevel"/>
    <w:tmpl w:val="21168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49FF0830"/>
    <w:multiLevelType w:val="multilevel"/>
    <w:tmpl w:val="B986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A722B2D"/>
    <w:multiLevelType w:val="hybridMultilevel"/>
    <w:tmpl w:val="252EC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4AA5617D"/>
    <w:multiLevelType w:val="hybridMultilevel"/>
    <w:tmpl w:val="89EA64F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2" w15:restartNumberingAfterBreak="0">
    <w:nsid w:val="4AC07451"/>
    <w:multiLevelType w:val="multilevel"/>
    <w:tmpl w:val="0EA0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B5C56A1"/>
    <w:multiLevelType w:val="multilevel"/>
    <w:tmpl w:val="3026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C2F6533"/>
    <w:multiLevelType w:val="hybridMultilevel"/>
    <w:tmpl w:val="27F672D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5" w15:restartNumberingAfterBreak="0">
    <w:nsid w:val="4C4A7601"/>
    <w:multiLevelType w:val="hybridMultilevel"/>
    <w:tmpl w:val="7D8613AE"/>
    <w:lvl w:ilvl="0" w:tplc="04130001">
      <w:start w:val="1"/>
      <w:numFmt w:val="bullet"/>
      <w:lvlText w:val=""/>
      <w:lvlJc w:val="left"/>
      <w:pPr>
        <w:ind w:left="720" w:hanging="360"/>
      </w:pPr>
      <w:rPr>
        <w:rFonts w:ascii="Symbol" w:hAnsi="Symbol" w:hint="default"/>
        <w:b w:val="0"/>
        <w:color w:val="auto"/>
        <w:sz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6" w15:restartNumberingAfterBreak="0">
    <w:nsid w:val="4CA9CCD4"/>
    <w:multiLevelType w:val="hybridMultilevel"/>
    <w:tmpl w:val="7612FAE0"/>
    <w:lvl w:ilvl="0" w:tplc="06623C9C">
      <w:start w:val="1"/>
      <w:numFmt w:val="bullet"/>
      <w:lvlText w:val=""/>
      <w:lvlJc w:val="left"/>
      <w:pPr>
        <w:ind w:left="720" w:hanging="360"/>
      </w:pPr>
      <w:rPr>
        <w:rFonts w:ascii="Symbol" w:hAnsi="Symbol" w:hint="default"/>
      </w:rPr>
    </w:lvl>
    <w:lvl w:ilvl="1" w:tplc="A18AA576">
      <w:start w:val="1"/>
      <w:numFmt w:val="bullet"/>
      <w:lvlText w:val="o"/>
      <w:lvlJc w:val="left"/>
      <w:pPr>
        <w:ind w:left="1440" w:hanging="360"/>
      </w:pPr>
      <w:rPr>
        <w:rFonts w:ascii="Courier New" w:hAnsi="Courier New" w:hint="default"/>
      </w:rPr>
    </w:lvl>
    <w:lvl w:ilvl="2" w:tplc="2DEC3148">
      <w:start w:val="1"/>
      <w:numFmt w:val="bullet"/>
      <w:lvlText w:val=""/>
      <w:lvlJc w:val="left"/>
      <w:pPr>
        <w:ind w:left="2160" w:hanging="360"/>
      </w:pPr>
      <w:rPr>
        <w:rFonts w:ascii="Wingdings" w:hAnsi="Wingdings" w:hint="default"/>
      </w:rPr>
    </w:lvl>
    <w:lvl w:ilvl="3" w:tplc="E5A233C8">
      <w:start w:val="1"/>
      <w:numFmt w:val="bullet"/>
      <w:lvlText w:val=""/>
      <w:lvlJc w:val="left"/>
      <w:pPr>
        <w:ind w:left="2880" w:hanging="360"/>
      </w:pPr>
      <w:rPr>
        <w:rFonts w:ascii="Symbol" w:hAnsi="Symbol" w:hint="default"/>
      </w:rPr>
    </w:lvl>
    <w:lvl w:ilvl="4" w:tplc="EF0C672A">
      <w:start w:val="1"/>
      <w:numFmt w:val="bullet"/>
      <w:lvlText w:val="o"/>
      <w:lvlJc w:val="left"/>
      <w:pPr>
        <w:ind w:left="3600" w:hanging="360"/>
      </w:pPr>
      <w:rPr>
        <w:rFonts w:ascii="Courier New" w:hAnsi="Courier New" w:hint="default"/>
      </w:rPr>
    </w:lvl>
    <w:lvl w:ilvl="5" w:tplc="1B469EF2">
      <w:start w:val="1"/>
      <w:numFmt w:val="bullet"/>
      <w:lvlText w:val=""/>
      <w:lvlJc w:val="left"/>
      <w:pPr>
        <w:ind w:left="4320" w:hanging="360"/>
      </w:pPr>
      <w:rPr>
        <w:rFonts w:ascii="Wingdings" w:hAnsi="Wingdings" w:hint="default"/>
      </w:rPr>
    </w:lvl>
    <w:lvl w:ilvl="6" w:tplc="22E4F76A">
      <w:start w:val="1"/>
      <w:numFmt w:val="bullet"/>
      <w:lvlText w:val=""/>
      <w:lvlJc w:val="left"/>
      <w:pPr>
        <w:ind w:left="5040" w:hanging="360"/>
      </w:pPr>
      <w:rPr>
        <w:rFonts w:ascii="Symbol" w:hAnsi="Symbol" w:hint="default"/>
      </w:rPr>
    </w:lvl>
    <w:lvl w:ilvl="7" w:tplc="1EF850B2">
      <w:start w:val="1"/>
      <w:numFmt w:val="bullet"/>
      <w:lvlText w:val="o"/>
      <w:lvlJc w:val="left"/>
      <w:pPr>
        <w:ind w:left="5760" w:hanging="360"/>
      </w:pPr>
      <w:rPr>
        <w:rFonts w:ascii="Courier New" w:hAnsi="Courier New" w:hint="default"/>
      </w:rPr>
    </w:lvl>
    <w:lvl w:ilvl="8" w:tplc="1374B052">
      <w:start w:val="1"/>
      <w:numFmt w:val="bullet"/>
      <w:lvlText w:val=""/>
      <w:lvlJc w:val="left"/>
      <w:pPr>
        <w:ind w:left="6480" w:hanging="360"/>
      </w:pPr>
      <w:rPr>
        <w:rFonts w:ascii="Wingdings" w:hAnsi="Wingdings" w:hint="default"/>
      </w:rPr>
    </w:lvl>
  </w:abstractNum>
  <w:abstractNum w:abstractNumId="147" w15:restartNumberingAfterBreak="0">
    <w:nsid w:val="4CCD11F3"/>
    <w:multiLevelType w:val="multilevel"/>
    <w:tmpl w:val="788A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DA73318"/>
    <w:multiLevelType w:val="hybridMultilevel"/>
    <w:tmpl w:val="D2DE4F0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9" w15:restartNumberingAfterBreak="0">
    <w:nsid w:val="4DAE5F17"/>
    <w:multiLevelType w:val="hybridMultilevel"/>
    <w:tmpl w:val="569E80DE"/>
    <w:lvl w:ilvl="0" w:tplc="04130001">
      <w:start w:val="1"/>
      <w:numFmt w:val="bullet"/>
      <w:lvlText w:val=""/>
      <w:lvlJc w:val="left"/>
      <w:pPr>
        <w:ind w:left="720" w:hanging="360"/>
      </w:pPr>
      <w:rPr>
        <w:rFonts w:ascii="Symbol" w:hAnsi="Symbol" w:hint="default"/>
        <w:b w:val="0"/>
        <w:color w:val="auto"/>
        <w:sz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0" w15:restartNumberingAfterBreak="0">
    <w:nsid w:val="4DD06FD1"/>
    <w:multiLevelType w:val="hybridMultilevel"/>
    <w:tmpl w:val="E61C4F1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1" w15:restartNumberingAfterBreak="0">
    <w:nsid w:val="4F1516F2"/>
    <w:multiLevelType w:val="hybridMultilevel"/>
    <w:tmpl w:val="D1928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FA83746"/>
    <w:multiLevelType w:val="multilevel"/>
    <w:tmpl w:val="4B22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505E5BDF"/>
    <w:multiLevelType w:val="hybridMultilevel"/>
    <w:tmpl w:val="8FD68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51237B42"/>
    <w:multiLevelType w:val="multilevel"/>
    <w:tmpl w:val="EEF6FD26"/>
    <w:lvl w:ilvl="0">
      <w:start w:val="1"/>
      <w:numFmt w:val="decimal"/>
      <w:lvlText w:val="%1."/>
      <w:lvlJc w:val="left"/>
      <w:pPr>
        <w:tabs>
          <w:tab w:val="num" w:pos="264"/>
        </w:tabs>
        <w:ind w:left="264" w:hanging="360"/>
      </w:pPr>
    </w:lvl>
    <w:lvl w:ilvl="1" w:tentative="1">
      <w:start w:val="1"/>
      <w:numFmt w:val="decimal"/>
      <w:lvlText w:val="%2."/>
      <w:lvlJc w:val="left"/>
      <w:pPr>
        <w:tabs>
          <w:tab w:val="num" w:pos="984"/>
        </w:tabs>
        <w:ind w:left="984" w:hanging="360"/>
      </w:pPr>
    </w:lvl>
    <w:lvl w:ilvl="2" w:tentative="1">
      <w:start w:val="1"/>
      <w:numFmt w:val="decimal"/>
      <w:lvlText w:val="%3."/>
      <w:lvlJc w:val="left"/>
      <w:pPr>
        <w:tabs>
          <w:tab w:val="num" w:pos="1704"/>
        </w:tabs>
        <w:ind w:left="1704" w:hanging="360"/>
      </w:pPr>
    </w:lvl>
    <w:lvl w:ilvl="3" w:tentative="1">
      <w:start w:val="1"/>
      <w:numFmt w:val="decimal"/>
      <w:lvlText w:val="%4."/>
      <w:lvlJc w:val="left"/>
      <w:pPr>
        <w:tabs>
          <w:tab w:val="num" w:pos="2424"/>
        </w:tabs>
        <w:ind w:left="2424" w:hanging="360"/>
      </w:pPr>
    </w:lvl>
    <w:lvl w:ilvl="4" w:tentative="1">
      <w:start w:val="1"/>
      <w:numFmt w:val="decimal"/>
      <w:lvlText w:val="%5."/>
      <w:lvlJc w:val="left"/>
      <w:pPr>
        <w:tabs>
          <w:tab w:val="num" w:pos="3144"/>
        </w:tabs>
        <w:ind w:left="3144" w:hanging="360"/>
      </w:pPr>
    </w:lvl>
    <w:lvl w:ilvl="5" w:tentative="1">
      <w:start w:val="1"/>
      <w:numFmt w:val="decimal"/>
      <w:lvlText w:val="%6."/>
      <w:lvlJc w:val="left"/>
      <w:pPr>
        <w:tabs>
          <w:tab w:val="num" w:pos="3864"/>
        </w:tabs>
        <w:ind w:left="3864" w:hanging="360"/>
      </w:pPr>
    </w:lvl>
    <w:lvl w:ilvl="6" w:tentative="1">
      <w:start w:val="1"/>
      <w:numFmt w:val="decimal"/>
      <w:lvlText w:val="%7."/>
      <w:lvlJc w:val="left"/>
      <w:pPr>
        <w:tabs>
          <w:tab w:val="num" w:pos="4584"/>
        </w:tabs>
        <w:ind w:left="4584" w:hanging="360"/>
      </w:pPr>
    </w:lvl>
    <w:lvl w:ilvl="7" w:tentative="1">
      <w:start w:val="1"/>
      <w:numFmt w:val="decimal"/>
      <w:lvlText w:val="%8."/>
      <w:lvlJc w:val="left"/>
      <w:pPr>
        <w:tabs>
          <w:tab w:val="num" w:pos="5304"/>
        </w:tabs>
        <w:ind w:left="5304" w:hanging="360"/>
      </w:pPr>
    </w:lvl>
    <w:lvl w:ilvl="8" w:tentative="1">
      <w:start w:val="1"/>
      <w:numFmt w:val="decimal"/>
      <w:lvlText w:val="%9."/>
      <w:lvlJc w:val="left"/>
      <w:pPr>
        <w:tabs>
          <w:tab w:val="num" w:pos="6024"/>
        </w:tabs>
        <w:ind w:left="6024" w:hanging="360"/>
      </w:pPr>
    </w:lvl>
  </w:abstractNum>
  <w:abstractNum w:abstractNumId="155" w15:restartNumberingAfterBreak="0">
    <w:nsid w:val="51840D48"/>
    <w:multiLevelType w:val="multilevel"/>
    <w:tmpl w:val="73A0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51AD2CDC"/>
    <w:multiLevelType w:val="hybridMultilevel"/>
    <w:tmpl w:val="398AE69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7" w15:restartNumberingAfterBreak="0">
    <w:nsid w:val="52096004"/>
    <w:multiLevelType w:val="multilevel"/>
    <w:tmpl w:val="73C8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3052FA7"/>
    <w:multiLevelType w:val="hybridMultilevel"/>
    <w:tmpl w:val="9A3A390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9" w15:restartNumberingAfterBreak="0">
    <w:nsid w:val="530F3E49"/>
    <w:multiLevelType w:val="multilevel"/>
    <w:tmpl w:val="8296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3204173"/>
    <w:multiLevelType w:val="multilevel"/>
    <w:tmpl w:val="2FE4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3285E2D"/>
    <w:multiLevelType w:val="hybridMultilevel"/>
    <w:tmpl w:val="59E2C334"/>
    <w:lvl w:ilvl="0" w:tplc="5CA0EC2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53C1553F"/>
    <w:multiLevelType w:val="hybridMultilevel"/>
    <w:tmpl w:val="4C7EFCD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3" w15:restartNumberingAfterBreak="0">
    <w:nsid w:val="53FE02C6"/>
    <w:multiLevelType w:val="hybridMultilevel"/>
    <w:tmpl w:val="31667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554800D0"/>
    <w:multiLevelType w:val="multilevel"/>
    <w:tmpl w:val="D32A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5F30247"/>
    <w:multiLevelType w:val="multilevel"/>
    <w:tmpl w:val="FFCE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661167E"/>
    <w:multiLevelType w:val="hybridMultilevel"/>
    <w:tmpl w:val="3446BF24"/>
    <w:lvl w:ilvl="0" w:tplc="0413000F">
      <w:start w:val="1"/>
      <w:numFmt w:val="decimal"/>
      <w:lvlText w:val="%1."/>
      <w:lvlJc w:val="left"/>
      <w:pPr>
        <w:ind w:left="720" w:hanging="360"/>
      </w:pPr>
      <w:rPr>
        <w:rFonts w:hint="default"/>
      </w:rPr>
    </w:lvl>
    <w:lvl w:ilvl="1" w:tplc="04130001">
      <w:start w:val="1"/>
      <w:numFmt w:val="bullet"/>
      <w:lvlText w:val=""/>
      <w:lvlJc w:val="left"/>
      <w:pPr>
        <w:ind w:left="720" w:hanging="360"/>
      </w:pPr>
      <w:rPr>
        <w:rFonts w:ascii="Symbol" w:hAnsi="Symbol" w:hint="default"/>
      </w:rPr>
    </w:lvl>
    <w:lvl w:ilvl="2" w:tplc="04130001">
      <w:start w:val="1"/>
      <w:numFmt w:val="bullet"/>
      <w:lvlText w:val=""/>
      <w:lvlJc w:val="left"/>
      <w:pPr>
        <w:ind w:left="2340" w:hanging="360"/>
      </w:pPr>
      <w:rPr>
        <w:rFonts w:ascii="Symbol" w:hAnsi="Symbol" w:hint="default"/>
      </w:r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7" w15:restartNumberingAfterBreak="0">
    <w:nsid w:val="56B17996"/>
    <w:multiLevelType w:val="hybridMultilevel"/>
    <w:tmpl w:val="6CA2FAD6"/>
    <w:lvl w:ilvl="0" w:tplc="79F4EC3E">
      <w:start w:val="1"/>
      <w:numFmt w:val="bullet"/>
      <w:lvlText w:val=""/>
      <w:lvlJc w:val="left"/>
      <w:pPr>
        <w:tabs>
          <w:tab w:val="num" w:pos="720"/>
        </w:tabs>
        <w:ind w:left="720" w:hanging="360"/>
      </w:pPr>
      <w:rPr>
        <w:rFonts w:ascii="Symbol" w:hAnsi="Symbol" w:hint="default"/>
      </w:rPr>
    </w:lvl>
    <w:lvl w:ilvl="1" w:tplc="AC165484" w:tentative="1">
      <w:start w:val="1"/>
      <w:numFmt w:val="bullet"/>
      <w:lvlText w:val=""/>
      <w:lvlJc w:val="left"/>
      <w:pPr>
        <w:tabs>
          <w:tab w:val="num" w:pos="1440"/>
        </w:tabs>
        <w:ind w:left="1440" w:hanging="360"/>
      </w:pPr>
      <w:rPr>
        <w:rFonts w:ascii="Symbol" w:hAnsi="Symbol" w:hint="default"/>
      </w:rPr>
    </w:lvl>
    <w:lvl w:ilvl="2" w:tplc="A9E08CE4" w:tentative="1">
      <w:start w:val="1"/>
      <w:numFmt w:val="bullet"/>
      <w:lvlText w:val=""/>
      <w:lvlJc w:val="left"/>
      <w:pPr>
        <w:tabs>
          <w:tab w:val="num" w:pos="2160"/>
        </w:tabs>
        <w:ind w:left="2160" w:hanging="360"/>
      </w:pPr>
      <w:rPr>
        <w:rFonts w:ascii="Symbol" w:hAnsi="Symbol" w:hint="default"/>
      </w:rPr>
    </w:lvl>
    <w:lvl w:ilvl="3" w:tplc="96BE937A" w:tentative="1">
      <w:start w:val="1"/>
      <w:numFmt w:val="bullet"/>
      <w:lvlText w:val=""/>
      <w:lvlJc w:val="left"/>
      <w:pPr>
        <w:tabs>
          <w:tab w:val="num" w:pos="2880"/>
        </w:tabs>
        <w:ind w:left="2880" w:hanging="360"/>
      </w:pPr>
      <w:rPr>
        <w:rFonts w:ascii="Symbol" w:hAnsi="Symbol" w:hint="default"/>
      </w:rPr>
    </w:lvl>
    <w:lvl w:ilvl="4" w:tplc="3D204784" w:tentative="1">
      <w:start w:val="1"/>
      <w:numFmt w:val="bullet"/>
      <w:lvlText w:val=""/>
      <w:lvlJc w:val="left"/>
      <w:pPr>
        <w:tabs>
          <w:tab w:val="num" w:pos="3600"/>
        </w:tabs>
        <w:ind w:left="3600" w:hanging="360"/>
      </w:pPr>
      <w:rPr>
        <w:rFonts w:ascii="Symbol" w:hAnsi="Symbol" w:hint="default"/>
      </w:rPr>
    </w:lvl>
    <w:lvl w:ilvl="5" w:tplc="F4888F48" w:tentative="1">
      <w:start w:val="1"/>
      <w:numFmt w:val="bullet"/>
      <w:lvlText w:val=""/>
      <w:lvlJc w:val="left"/>
      <w:pPr>
        <w:tabs>
          <w:tab w:val="num" w:pos="4320"/>
        </w:tabs>
        <w:ind w:left="4320" w:hanging="360"/>
      </w:pPr>
      <w:rPr>
        <w:rFonts w:ascii="Symbol" w:hAnsi="Symbol" w:hint="default"/>
      </w:rPr>
    </w:lvl>
    <w:lvl w:ilvl="6" w:tplc="3B522050" w:tentative="1">
      <w:start w:val="1"/>
      <w:numFmt w:val="bullet"/>
      <w:lvlText w:val=""/>
      <w:lvlJc w:val="left"/>
      <w:pPr>
        <w:tabs>
          <w:tab w:val="num" w:pos="5040"/>
        </w:tabs>
        <w:ind w:left="5040" w:hanging="360"/>
      </w:pPr>
      <w:rPr>
        <w:rFonts w:ascii="Symbol" w:hAnsi="Symbol" w:hint="default"/>
      </w:rPr>
    </w:lvl>
    <w:lvl w:ilvl="7" w:tplc="19C2AA8C" w:tentative="1">
      <w:start w:val="1"/>
      <w:numFmt w:val="bullet"/>
      <w:lvlText w:val=""/>
      <w:lvlJc w:val="left"/>
      <w:pPr>
        <w:tabs>
          <w:tab w:val="num" w:pos="5760"/>
        </w:tabs>
        <w:ind w:left="5760" w:hanging="360"/>
      </w:pPr>
      <w:rPr>
        <w:rFonts w:ascii="Symbol" w:hAnsi="Symbol" w:hint="default"/>
      </w:rPr>
    </w:lvl>
    <w:lvl w:ilvl="8" w:tplc="68EC9B62" w:tentative="1">
      <w:start w:val="1"/>
      <w:numFmt w:val="bullet"/>
      <w:lvlText w:val=""/>
      <w:lvlJc w:val="left"/>
      <w:pPr>
        <w:tabs>
          <w:tab w:val="num" w:pos="6480"/>
        </w:tabs>
        <w:ind w:left="6480" w:hanging="360"/>
      </w:pPr>
      <w:rPr>
        <w:rFonts w:ascii="Symbol" w:hAnsi="Symbol" w:hint="default"/>
      </w:rPr>
    </w:lvl>
  </w:abstractNum>
  <w:abstractNum w:abstractNumId="168" w15:restartNumberingAfterBreak="0">
    <w:nsid w:val="56D72F51"/>
    <w:multiLevelType w:val="hybridMultilevel"/>
    <w:tmpl w:val="7A0473B0"/>
    <w:lvl w:ilvl="0" w:tplc="04130001">
      <w:start w:val="1"/>
      <w:numFmt w:val="bullet"/>
      <w:lvlText w:val=""/>
      <w:lvlJc w:val="left"/>
      <w:pPr>
        <w:ind w:left="720" w:hanging="360"/>
      </w:pPr>
      <w:rPr>
        <w:rFonts w:ascii="Symbol" w:hAnsi="Symbol" w:hint="default"/>
        <w:b w:val="0"/>
        <w:color w:val="auto"/>
        <w:sz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9" w15:restartNumberingAfterBreak="0">
    <w:nsid w:val="56FF2B0F"/>
    <w:multiLevelType w:val="multilevel"/>
    <w:tmpl w:val="44BC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574D62A6"/>
    <w:multiLevelType w:val="multilevel"/>
    <w:tmpl w:val="6604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7674292"/>
    <w:multiLevelType w:val="multilevel"/>
    <w:tmpl w:val="149A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7BE4A8B"/>
    <w:multiLevelType w:val="multilevel"/>
    <w:tmpl w:val="1268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592D5C0F"/>
    <w:multiLevelType w:val="hybridMultilevel"/>
    <w:tmpl w:val="D5384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5ABD452B"/>
    <w:multiLevelType w:val="multilevel"/>
    <w:tmpl w:val="92228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ACF7383"/>
    <w:multiLevelType w:val="hybridMultilevel"/>
    <w:tmpl w:val="64F6902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6" w15:restartNumberingAfterBreak="0">
    <w:nsid w:val="5B145C62"/>
    <w:multiLevelType w:val="hybridMultilevel"/>
    <w:tmpl w:val="CEC4C9F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7" w15:restartNumberingAfterBreak="0">
    <w:nsid w:val="5CAB65F0"/>
    <w:multiLevelType w:val="multilevel"/>
    <w:tmpl w:val="F1DC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D153619"/>
    <w:multiLevelType w:val="multilevel"/>
    <w:tmpl w:val="294EF4A0"/>
    <w:lvl w:ilvl="0">
      <w:start w:val="1"/>
      <w:numFmt w:val="bullet"/>
      <w:lvlText w:val=""/>
      <w:lvlJc w:val="left"/>
      <w:pPr>
        <w:tabs>
          <w:tab w:val="num" w:pos="-192"/>
        </w:tabs>
        <w:ind w:left="-192" w:hanging="360"/>
      </w:pPr>
      <w:rPr>
        <w:rFonts w:ascii="Symbol" w:hAnsi="Symbol" w:hint="default"/>
        <w:sz w:val="20"/>
      </w:rPr>
    </w:lvl>
    <w:lvl w:ilvl="1" w:tentative="1">
      <w:start w:val="1"/>
      <w:numFmt w:val="bullet"/>
      <w:lvlText w:val="o"/>
      <w:lvlJc w:val="left"/>
      <w:pPr>
        <w:tabs>
          <w:tab w:val="num" w:pos="528"/>
        </w:tabs>
        <w:ind w:left="528" w:hanging="360"/>
      </w:pPr>
      <w:rPr>
        <w:rFonts w:ascii="Courier New" w:hAnsi="Courier New" w:hint="default"/>
        <w:sz w:val="20"/>
      </w:rPr>
    </w:lvl>
    <w:lvl w:ilvl="2" w:tentative="1">
      <w:start w:val="1"/>
      <w:numFmt w:val="bullet"/>
      <w:lvlText w:val=""/>
      <w:lvlJc w:val="left"/>
      <w:pPr>
        <w:tabs>
          <w:tab w:val="num" w:pos="1248"/>
        </w:tabs>
        <w:ind w:left="1248" w:hanging="360"/>
      </w:pPr>
      <w:rPr>
        <w:rFonts w:ascii="Wingdings" w:hAnsi="Wingdings" w:hint="default"/>
        <w:sz w:val="20"/>
      </w:rPr>
    </w:lvl>
    <w:lvl w:ilvl="3" w:tentative="1">
      <w:start w:val="1"/>
      <w:numFmt w:val="bullet"/>
      <w:lvlText w:val=""/>
      <w:lvlJc w:val="left"/>
      <w:pPr>
        <w:tabs>
          <w:tab w:val="num" w:pos="1968"/>
        </w:tabs>
        <w:ind w:left="1968" w:hanging="360"/>
      </w:pPr>
      <w:rPr>
        <w:rFonts w:ascii="Wingdings" w:hAnsi="Wingdings" w:hint="default"/>
        <w:sz w:val="20"/>
      </w:rPr>
    </w:lvl>
    <w:lvl w:ilvl="4" w:tentative="1">
      <w:start w:val="1"/>
      <w:numFmt w:val="bullet"/>
      <w:lvlText w:val=""/>
      <w:lvlJc w:val="left"/>
      <w:pPr>
        <w:tabs>
          <w:tab w:val="num" w:pos="2688"/>
        </w:tabs>
        <w:ind w:left="2688" w:hanging="360"/>
      </w:pPr>
      <w:rPr>
        <w:rFonts w:ascii="Wingdings" w:hAnsi="Wingdings" w:hint="default"/>
        <w:sz w:val="20"/>
      </w:rPr>
    </w:lvl>
    <w:lvl w:ilvl="5" w:tentative="1">
      <w:start w:val="1"/>
      <w:numFmt w:val="bullet"/>
      <w:lvlText w:val=""/>
      <w:lvlJc w:val="left"/>
      <w:pPr>
        <w:tabs>
          <w:tab w:val="num" w:pos="3408"/>
        </w:tabs>
        <w:ind w:left="3408" w:hanging="360"/>
      </w:pPr>
      <w:rPr>
        <w:rFonts w:ascii="Wingdings" w:hAnsi="Wingdings" w:hint="default"/>
        <w:sz w:val="20"/>
      </w:rPr>
    </w:lvl>
    <w:lvl w:ilvl="6" w:tentative="1">
      <w:start w:val="1"/>
      <w:numFmt w:val="bullet"/>
      <w:lvlText w:val=""/>
      <w:lvlJc w:val="left"/>
      <w:pPr>
        <w:tabs>
          <w:tab w:val="num" w:pos="4128"/>
        </w:tabs>
        <w:ind w:left="4128" w:hanging="360"/>
      </w:pPr>
      <w:rPr>
        <w:rFonts w:ascii="Wingdings" w:hAnsi="Wingdings" w:hint="default"/>
        <w:sz w:val="20"/>
      </w:rPr>
    </w:lvl>
    <w:lvl w:ilvl="7" w:tentative="1">
      <w:start w:val="1"/>
      <w:numFmt w:val="bullet"/>
      <w:lvlText w:val=""/>
      <w:lvlJc w:val="left"/>
      <w:pPr>
        <w:tabs>
          <w:tab w:val="num" w:pos="4848"/>
        </w:tabs>
        <w:ind w:left="4848" w:hanging="360"/>
      </w:pPr>
      <w:rPr>
        <w:rFonts w:ascii="Wingdings" w:hAnsi="Wingdings" w:hint="default"/>
        <w:sz w:val="20"/>
      </w:rPr>
    </w:lvl>
    <w:lvl w:ilvl="8" w:tentative="1">
      <w:start w:val="1"/>
      <w:numFmt w:val="bullet"/>
      <w:lvlText w:val=""/>
      <w:lvlJc w:val="left"/>
      <w:pPr>
        <w:tabs>
          <w:tab w:val="num" w:pos="5568"/>
        </w:tabs>
        <w:ind w:left="5568" w:hanging="360"/>
      </w:pPr>
      <w:rPr>
        <w:rFonts w:ascii="Wingdings" w:hAnsi="Wingdings" w:hint="default"/>
        <w:sz w:val="20"/>
      </w:rPr>
    </w:lvl>
  </w:abstractNum>
  <w:abstractNum w:abstractNumId="179" w15:restartNumberingAfterBreak="0">
    <w:nsid w:val="5D832F5E"/>
    <w:multiLevelType w:val="multilevel"/>
    <w:tmpl w:val="EA18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DA67D6B"/>
    <w:multiLevelType w:val="hybridMultilevel"/>
    <w:tmpl w:val="77F0B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5DD16600"/>
    <w:multiLevelType w:val="multilevel"/>
    <w:tmpl w:val="BD64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5ED6077C"/>
    <w:multiLevelType w:val="hybridMultilevel"/>
    <w:tmpl w:val="A49ED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FB976CE"/>
    <w:multiLevelType w:val="multilevel"/>
    <w:tmpl w:val="3930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5FE77AE6"/>
    <w:multiLevelType w:val="multilevel"/>
    <w:tmpl w:val="19BEC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0753155"/>
    <w:multiLevelType w:val="multilevel"/>
    <w:tmpl w:val="8E98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0B66F38"/>
    <w:multiLevelType w:val="multilevel"/>
    <w:tmpl w:val="0942A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1541F32"/>
    <w:multiLevelType w:val="hybridMultilevel"/>
    <w:tmpl w:val="CCFEA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61B36E47"/>
    <w:multiLevelType w:val="hybridMultilevel"/>
    <w:tmpl w:val="D196E8A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9" w15:restartNumberingAfterBreak="0">
    <w:nsid w:val="61EB4214"/>
    <w:multiLevelType w:val="multilevel"/>
    <w:tmpl w:val="7A383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21630D6"/>
    <w:multiLevelType w:val="multilevel"/>
    <w:tmpl w:val="83E6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62565550"/>
    <w:multiLevelType w:val="hybridMultilevel"/>
    <w:tmpl w:val="3864B78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2" w15:restartNumberingAfterBreak="0">
    <w:nsid w:val="630F7EA7"/>
    <w:multiLevelType w:val="multilevel"/>
    <w:tmpl w:val="2C36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37E1C39"/>
    <w:multiLevelType w:val="multilevel"/>
    <w:tmpl w:val="C15A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63AD1E6F"/>
    <w:multiLevelType w:val="hybridMultilevel"/>
    <w:tmpl w:val="5DB2E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640B5327"/>
    <w:multiLevelType w:val="hybridMultilevel"/>
    <w:tmpl w:val="26DE75E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6" w15:restartNumberingAfterBreak="0">
    <w:nsid w:val="649C792C"/>
    <w:multiLevelType w:val="hybridMultilevel"/>
    <w:tmpl w:val="BCBE353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7" w15:restartNumberingAfterBreak="0">
    <w:nsid w:val="64DD3B50"/>
    <w:multiLevelType w:val="hybridMultilevel"/>
    <w:tmpl w:val="636807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8" w15:restartNumberingAfterBreak="0">
    <w:nsid w:val="667414D7"/>
    <w:multiLevelType w:val="hybridMultilevel"/>
    <w:tmpl w:val="8968D46C"/>
    <w:lvl w:ilvl="0" w:tplc="CE485B8C">
      <w:start w:val="1"/>
      <w:numFmt w:val="bullet"/>
      <w:lvlText w:val=""/>
      <w:lvlJc w:val="left"/>
      <w:pPr>
        <w:ind w:left="360" w:hanging="360"/>
      </w:pPr>
      <w:rPr>
        <w:rFonts w:ascii="Symbol" w:hAnsi="Symbol" w:hint="default"/>
      </w:rPr>
    </w:lvl>
    <w:lvl w:ilvl="1" w:tplc="7BB69980">
      <w:start w:val="1"/>
      <w:numFmt w:val="bullet"/>
      <w:lvlText w:val="o"/>
      <w:lvlJc w:val="left"/>
      <w:pPr>
        <w:ind w:left="1080" w:hanging="360"/>
      </w:pPr>
      <w:rPr>
        <w:rFonts w:ascii="Courier New" w:hAnsi="Courier New" w:hint="default"/>
      </w:rPr>
    </w:lvl>
    <w:lvl w:ilvl="2" w:tplc="572EDADA">
      <w:start w:val="1"/>
      <w:numFmt w:val="bullet"/>
      <w:lvlText w:val=""/>
      <w:lvlJc w:val="left"/>
      <w:pPr>
        <w:ind w:left="1800" w:hanging="360"/>
      </w:pPr>
      <w:rPr>
        <w:rFonts w:ascii="Wingdings" w:hAnsi="Wingdings" w:hint="default"/>
      </w:rPr>
    </w:lvl>
    <w:lvl w:ilvl="3" w:tplc="647089EC">
      <w:start w:val="1"/>
      <w:numFmt w:val="bullet"/>
      <w:lvlText w:val=""/>
      <w:lvlJc w:val="left"/>
      <w:pPr>
        <w:ind w:left="2520" w:hanging="360"/>
      </w:pPr>
      <w:rPr>
        <w:rFonts w:ascii="Symbol" w:hAnsi="Symbol" w:hint="default"/>
      </w:rPr>
    </w:lvl>
    <w:lvl w:ilvl="4" w:tplc="B3C86CD6">
      <w:start w:val="1"/>
      <w:numFmt w:val="bullet"/>
      <w:lvlText w:val="o"/>
      <w:lvlJc w:val="left"/>
      <w:pPr>
        <w:ind w:left="3240" w:hanging="360"/>
      </w:pPr>
      <w:rPr>
        <w:rFonts w:ascii="Courier New" w:hAnsi="Courier New" w:hint="default"/>
      </w:rPr>
    </w:lvl>
    <w:lvl w:ilvl="5" w:tplc="DEECB082">
      <w:start w:val="1"/>
      <w:numFmt w:val="bullet"/>
      <w:lvlText w:val=""/>
      <w:lvlJc w:val="left"/>
      <w:pPr>
        <w:ind w:left="3960" w:hanging="360"/>
      </w:pPr>
      <w:rPr>
        <w:rFonts w:ascii="Wingdings" w:hAnsi="Wingdings" w:hint="default"/>
      </w:rPr>
    </w:lvl>
    <w:lvl w:ilvl="6" w:tplc="FAAEA05A">
      <w:start w:val="1"/>
      <w:numFmt w:val="bullet"/>
      <w:lvlText w:val=""/>
      <w:lvlJc w:val="left"/>
      <w:pPr>
        <w:ind w:left="4680" w:hanging="360"/>
      </w:pPr>
      <w:rPr>
        <w:rFonts w:ascii="Symbol" w:hAnsi="Symbol" w:hint="default"/>
      </w:rPr>
    </w:lvl>
    <w:lvl w:ilvl="7" w:tplc="18BC290C">
      <w:start w:val="1"/>
      <w:numFmt w:val="bullet"/>
      <w:lvlText w:val="o"/>
      <w:lvlJc w:val="left"/>
      <w:pPr>
        <w:ind w:left="5400" w:hanging="360"/>
      </w:pPr>
      <w:rPr>
        <w:rFonts w:ascii="Courier New" w:hAnsi="Courier New" w:hint="default"/>
      </w:rPr>
    </w:lvl>
    <w:lvl w:ilvl="8" w:tplc="F4BED55E">
      <w:start w:val="1"/>
      <w:numFmt w:val="bullet"/>
      <w:lvlText w:val=""/>
      <w:lvlJc w:val="left"/>
      <w:pPr>
        <w:ind w:left="6120" w:hanging="360"/>
      </w:pPr>
      <w:rPr>
        <w:rFonts w:ascii="Wingdings" w:hAnsi="Wingdings" w:hint="default"/>
      </w:rPr>
    </w:lvl>
  </w:abstractNum>
  <w:abstractNum w:abstractNumId="199" w15:restartNumberingAfterBreak="0">
    <w:nsid w:val="677B3169"/>
    <w:multiLevelType w:val="multilevel"/>
    <w:tmpl w:val="A8CC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68AA0C7B"/>
    <w:multiLevelType w:val="multilevel"/>
    <w:tmpl w:val="F5B8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68E30E0B"/>
    <w:multiLevelType w:val="multilevel"/>
    <w:tmpl w:val="C892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69287FFC"/>
    <w:multiLevelType w:val="multilevel"/>
    <w:tmpl w:val="792E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A2B3933"/>
    <w:multiLevelType w:val="multilevel"/>
    <w:tmpl w:val="268A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6A615B71"/>
    <w:multiLevelType w:val="multilevel"/>
    <w:tmpl w:val="85EE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BEF76D6"/>
    <w:multiLevelType w:val="multilevel"/>
    <w:tmpl w:val="890A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C8C7A47"/>
    <w:multiLevelType w:val="hybridMultilevel"/>
    <w:tmpl w:val="A17A3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6D9249A9"/>
    <w:multiLevelType w:val="singleLevel"/>
    <w:tmpl w:val="04130001"/>
    <w:lvl w:ilvl="0">
      <w:start w:val="1"/>
      <w:numFmt w:val="bullet"/>
      <w:lvlText w:val=""/>
      <w:lvlJc w:val="left"/>
      <w:pPr>
        <w:ind w:left="720" w:hanging="360"/>
      </w:pPr>
      <w:rPr>
        <w:rFonts w:ascii="Symbol" w:hAnsi="Symbol" w:hint="default"/>
      </w:rPr>
    </w:lvl>
  </w:abstractNum>
  <w:abstractNum w:abstractNumId="208" w15:restartNumberingAfterBreak="0">
    <w:nsid w:val="6E0F0DC1"/>
    <w:multiLevelType w:val="multilevel"/>
    <w:tmpl w:val="B274C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E296A8C"/>
    <w:multiLevelType w:val="multilevel"/>
    <w:tmpl w:val="B7C6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EC67265"/>
    <w:multiLevelType w:val="hybridMultilevel"/>
    <w:tmpl w:val="2D0EEF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6EF276C7"/>
    <w:multiLevelType w:val="multilevel"/>
    <w:tmpl w:val="1010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FAB5424"/>
    <w:multiLevelType w:val="hybridMultilevel"/>
    <w:tmpl w:val="7DD24C5A"/>
    <w:lvl w:ilvl="0" w:tplc="935E206A">
      <w:start w:val="1"/>
      <w:numFmt w:val="bullet"/>
      <w:lvlText w:val=""/>
      <w:lvlJc w:val="left"/>
      <w:pPr>
        <w:tabs>
          <w:tab w:val="num" w:pos="720"/>
        </w:tabs>
        <w:ind w:left="720" w:hanging="360"/>
      </w:pPr>
      <w:rPr>
        <w:rFonts w:ascii="Symbol" w:hAnsi="Symbol" w:hint="default"/>
      </w:rPr>
    </w:lvl>
    <w:lvl w:ilvl="1" w:tplc="0CB4D93E">
      <w:numFmt w:val="bullet"/>
      <w:lvlText w:val=""/>
      <w:lvlJc w:val="left"/>
      <w:pPr>
        <w:tabs>
          <w:tab w:val="num" w:pos="1440"/>
        </w:tabs>
        <w:ind w:left="1440" w:hanging="360"/>
      </w:pPr>
      <w:rPr>
        <w:rFonts w:ascii="Symbol" w:hAnsi="Symbol" w:hint="default"/>
      </w:rPr>
    </w:lvl>
    <w:lvl w:ilvl="2" w:tplc="A25AE582" w:tentative="1">
      <w:start w:val="1"/>
      <w:numFmt w:val="bullet"/>
      <w:lvlText w:val=""/>
      <w:lvlJc w:val="left"/>
      <w:pPr>
        <w:tabs>
          <w:tab w:val="num" w:pos="2160"/>
        </w:tabs>
        <w:ind w:left="2160" w:hanging="360"/>
      </w:pPr>
      <w:rPr>
        <w:rFonts w:ascii="Symbol" w:hAnsi="Symbol" w:hint="default"/>
      </w:rPr>
    </w:lvl>
    <w:lvl w:ilvl="3" w:tplc="380EF47A" w:tentative="1">
      <w:start w:val="1"/>
      <w:numFmt w:val="bullet"/>
      <w:lvlText w:val=""/>
      <w:lvlJc w:val="left"/>
      <w:pPr>
        <w:tabs>
          <w:tab w:val="num" w:pos="2880"/>
        </w:tabs>
        <w:ind w:left="2880" w:hanging="360"/>
      </w:pPr>
      <w:rPr>
        <w:rFonts w:ascii="Symbol" w:hAnsi="Symbol" w:hint="default"/>
      </w:rPr>
    </w:lvl>
    <w:lvl w:ilvl="4" w:tplc="7AE2A780" w:tentative="1">
      <w:start w:val="1"/>
      <w:numFmt w:val="bullet"/>
      <w:lvlText w:val=""/>
      <w:lvlJc w:val="left"/>
      <w:pPr>
        <w:tabs>
          <w:tab w:val="num" w:pos="3600"/>
        </w:tabs>
        <w:ind w:left="3600" w:hanging="360"/>
      </w:pPr>
      <w:rPr>
        <w:rFonts w:ascii="Symbol" w:hAnsi="Symbol" w:hint="default"/>
      </w:rPr>
    </w:lvl>
    <w:lvl w:ilvl="5" w:tplc="4EDC9CA4" w:tentative="1">
      <w:start w:val="1"/>
      <w:numFmt w:val="bullet"/>
      <w:lvlText w:val=""/>
      <w:lvlJc w:val="left"/>
      <w:pPr>
        <w:tabs>
          <w:tab w:val="num" w:pos="4320"/>
        </w:tabs>
        <w:ind w:left="4320" w:hanging="360"/>
      </w:pPr>
      <w:rPr>
        <w:rFonts w:ascii="Symbol" w:hAnsi="Symbol" w:hint="default"/>
      </w:rPr>
    </w:lvl>
    <w:lvl w:ilvl="6" w:tplc="D966C7DC" w:tentative="1">
      <w:start w:val="1"/>
      <w:numFmt w:val="bullet"/>
      <w:lvlText w:val=""/>
      <w:lvlJc w:val="left"/>
      <w:pPr>
        <w:tabs>
          <w:tab w:val="num" w:pos="5040"/>
        </w:tabs>
        <w:ind w:left="5040" w:hanging="360"/>
      </w:pPr>
      <w:rPr>
        <w:rFonts w:ascii="Symbol" w:hAnsi="Symbol" w:hint="default"/>
      </w:rPr>
    </w:lvl>
    <w:lvl w:ilvl="7" w:tplc="01A42A74" w:tentative="1">
      <w:start w:val="1"/>
      <w:numFmt w:val="bullet"/>
      <w:lvlText w:val=""/>
      <w:lvlJc w:val="left"/>
      <w:pPr>
        <w:tabs>
          <w:tab w:val="num" w:pos="5760"/>
        </w:tabs>
        <w:ind w:left="5760" w:hanging="360"/>
      </w:pPr>
      <w:rPr>
        <w:rFonts w:ascii="Symbol" w:hAnsi="Symbol" w:hint="default"/>
      </w:rPr>
    </w:lvl>
    <w:lvl w:ilvl="8" w:tplc="2AA0AD96" w:tentative="1">
      <w:start w:val="1"/>
      <w:numFmt w:val="bullet"/>
      <w:lvlText w:val=""/>
      <w:lvlJc w:val="left"/>
      <w:pPr>
        <w:tabs>
          <w:tab w:val="num" w:pos="6480"/>
        </w:tabs>
        <w:ind w:left="6480" w:hanging="360"/>
      </w:pPr>
      <w:rPr>
        <w:rFonts w:ascii="Symbol" w:hAnsi="Symbol" w:hint="default"/>
      </w:rPr>
    </w:lvl>
  </w:abstractNum>
  <w:abstractNum w:abstractNumId="213" w15:restartNumberingAfterBreak="0">
    <w:nsid w:val="701942E2"/>
    <w:multiLevelType w:val="hybridMultilevel"/>
    <w:tmpl w:val="3844DC4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4" w15:restartNumberingAfterBreak="0">
    <w:nsid w:val="70287D7D"/>
    <w:multiLevelType w:val="hybridMultilevel"/>
    <w:tmpl w:val="DEF84D4A"/>
    <w:lvl w:ilvl="0" w:tplc="761EB748">
      <w:start w:val="1"/>
      <w:numFmt w:val="bullet"/>
      <w:lvlText w:val=""/>
      <w:lvlJc w:val="left"/>
      <w:pPr>
        <w:tabs>
          <w:tab w:val="num" w:pos="720"/>
        </w:tabs>
        <w:ind w:left="720" w:hanging="360"/>
      </w:pPr>
      <w:rPr>
        <w:rFonts w:ascii="Symbol" w:hAnsi="Symbol" w:hint="default"/>
      </w:rPr>
    </w:lvl>
    <w:lvl w:ilvl="1" w:tplc="C354F790" w:tentative="1">
      <w:start w:val="1"/>
      <w:numFmt w:val="bullet"/>
      <w:lvlText w:val=""/>
      <w:lvlJc w:val="left"/>
      <w:pPr>
        <w:tabs>
          <w:tab w:val="num" w:pos="1440"/>
        </w:tabs>
        <w:ind w:left="1440" w:hanging="360"/>
      </w:pPr>
      <w:rPr>
        <w:rFonts w:ascii="Symbol" w:hAnsi="Symbol" w:hint="default"/>
      </w:rPr>
    </w:lvl>
    <w:lvl w:ilvl="2" w:tplc="DEFCF81C">
      <w:start w:val="1"/>
      <w:numFmt w:val="bullet"/>
      <w:lvlText w:val=""/>
      <w:lvlJc w:val="left"/>
      <w:pPr>
        <w:tabs>
          <w:tab w:val="num" w:pos="2160"/>
        </w:tabs>
        <w:ind w:left="2160" w:hanging="360"/>
      </w:pPr>
      <w:rPr>
        <w:rFonts w:ascii="Symbol" w:hAnsi="Symbol" w:hint="default"/>
      </w:rPr>
    </w:lvl>
    <w:lvl w:ilvl="3" w:tplc="FA0075CA" w:tentative="1">
      <w:start w:val="1"/>
      <w:numFmt w:val="bullet"/>
      <w:lvlText w:val=""/>
      <w:lvlJc w:val="left"/>
      <w:pPr>
        <w:tabs>
          <w:tab w:val="num" w:pos="2880"/>
        </w:tabs>
        <w:ind w:left="2880" w:hanging="360"/>
      </w:pPr>
      <w:rPr>
        <w:rFonts w:ascii="Symbol" w:hAnsi="Symbol" w:hint="default"/>
      </w:rPr>
    </w:lvl>
    <w:lvl w:ilvl="4" w:tplc="427E6380" w:tentative="1">
      <w:start w:val="1"/>
      <w:numFmt w:val="bullet"/>
      <w:lvlText w:val=""/>
      <w:lvlJc w:val="left"/>
      <w:pPr>
        <w:tabs>
          <w:tab w:val="num" w:pos="3600"/>
        </w:tabs>
        <w:ind w:left="3600" w:hanging="360"/>
      </w:pPr>
      <w:rPr>
        <w:rFonts w:ascii="Symbol" w:hAnsi="Symbol" w:hint="default"/>
      </w:rPr>
    </w:lvl>
    <w:lvl w:ilvl="5" w:tplc="8C204CBE" w:tentative="1">
      <w:start w:val="1"/>
      <w:numFmt w:val="bullet"/>
      <w:lvlText w:val=""/>
      <w:lvlJc w:val="left"/>
      <w:pPr>
        <w:tabs>
          <w:tab w:val="num" w:pos="4320"/>
        </w:tabs>
        <w:ind w:left="4320" w:hanging="360"/>
      </w:pPr>
      <w:rPr>
        <w:rFonts w:ascii="Symbol" w:hAnsi="Symbol" w:hint="default"/>
      </w:rPr>
    </w:lvl>
    <w:lvl w:ilvl="6" w:tplc="A7D6403C" w:tentative="1">
      <w:start w:val="1"/>
      <w:numFmt w:val="bullet"/>
      <w:lvlText w:val=""/>
      <w:lvlJc w:val="left"/>
      <w:pPr>
        <w:tabs>
          <w:tab w:val="num" w:pos="5040"/>
        </w:tabs>
        <w:ind w:left="5040" w:hanging="360"/>
      </w:pPr>
      <w:rPr>
        <w:rFonts w:ascii="Symbol" w:hAnsi="Symbol" w:hint="default"/>
      </w:rPr>
    </w:lvl>
    <w:lvl w:ilvl="7" w:tplc="99246524" w:tentative="1">
      <w:start w:val="1"/>
      <w:numFmt w:val="bullet"/>
      <w:lvlText w:val=""/>
      <w:lvlJc w:val="left"/>
      <w:pPr>
        <w:tabs>
          <w:tab w:val="num" w:pos="5760"/>
        </w:tabs>
        <w:ind w:left="5760" w:hanging="360"/>
      </w:pPr>
      <w:rPr>
        <w:rFonts w:ascii="Symbol" w:hAnsi="Symbol" w:hint="default"/>
      </w:rPr>
    </w:lvl>
    <w:lvl w:ilvl="8" w:tplc="B3E02562" w:tentative="1">
      <w:start w:val="1"/>
      <w:numFmt w:val="bullet"/>
      <w:lvlText w:val=""/>
      <w:lvlJc w:val="left"/>
      <w:pPr>
        <w:tabs>
          <w:tab w:val="num" w:pos="6480"/>
        </w:tabs>
        <w:ind w:left="6480" w:hanging="360"/>
      </w:pPr>
      <w:rPr>
        <w:rFonts w:ascii="Symbol" w:hAnsi="Symbol" w:hint="default"/>
      </w:rPr>
    </w:lvl>
  </w:abstractNum>
  <w:abstractNum w:abstractNumId="215" w15:restartNumberingAfterBreak="0">
    <w:nsid w:val="707055AD"/>
    <w:multiLevelType w:val="hybridMultilevel"/>
    <w:tmpl w:val="0EB2F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70A706DC"/>
    <w:multiLevelType w:val="hybridMultilevel"/>
    <w:tmpl w:val="BC78F63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7" w15:restartNumberingAfterBreak="0">
    <w:nsid w:val="7237733D"/>
    <w:multiLevelType w:val="hybridMultilevel"/>
    <w:tmpl w:val="8C004890"/>
    <w:lvl w:ilvl="0" w:tplc="04130001">
      <w:start w:val="1"/>
      <w:numFmt w:val="bullet"/>
      <w:lvlText w:val=""/>
      <w:lvlJc w:val="left"/>
      <w:pPr>
        <w:ind w:left="720" w:hanging="360"/>
      </w:pPr>
      <w:rPr>
        <w:rFonts w:ascii="Symbol" w:hAnsi="Symbol" w:hint="default"/>
        <w:b w:val="0"/>
        <w:color w:val="auto"/>
        <w:sz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8" w15:restartNumberingAfterBreak="0">
    <w:nsid w:val="724F04A7"/>
    <w:multiLevelType w:val="hybridMultilevel"/>
    <w:tmpl w:val="4008F714"/>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19" w15:restartNumberingAfterBreak="0">
    <w:nsid w:val="72BA2BEE"/>
    <w:multiLevelType w:val="multilevel"/>
    <w:tmpl w:val="214E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3B124B4"/>
    <w:multiLevelType w:val="hybridMultilevel"/>
    <w:tmpl w:val="AF000BB6"/>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221" w15:restartNumberingAfterBreak="0">
    <w:nsid w:val="73CB7290"/>
    <w:multiLevelType w:val="hybridMultilevel"/>
    <w:tmpl w:val="BE34563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2" w15:restartNumberingAfterBreak="0">
    <w:nsid w:val="73FC5A86"/>
    <w:multiLevelType w:val="multilevel"/>
    <w:tmpl w:val="1188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75F61EB0"/>
    <w:multiLevelType w:val="hybridMultilevel"/>
    <w:tmpl w:val="01B86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76777A15"/>
    <w:multiLevelType w:val="hybridMultilevel"/>
    <w:tmpl w:val="D284AEBA"/>
    <w:lvl w:ilvl="0" w:tplc="9AC64B2A">
      <w:start w:val="1"/>
      <w:numFmt w:val="bullet"/>
      <w:lvlText w:val=""/>
      <w:lvlJc w:val="left"/>
      <w:pPr>
        <w:ind w:left="360" w:hanging="360"/>
      </w:pPr>
      <w:rPr>
        <w:rFonts w:ascii="Symbol" w:hAnsi="Symbol" w:hint="default"/>
      </w:rPr>
    </w:lvl>
    <w:lvl w:ilvl="1" w:tplc="EECA5A42">
      <w:start w:val="1"/>
      <w:numFmt w:val="bullet"/>
      <w:lvlText w:val="o"/>
      <w:lvlJc w:val="left"/>
      <w:pPr>
        <w:ind w:left="1080" w:hanging="360"/>
      </w:pPr>
      <w:rPr>
        <w:rFonts w:ascii="Courier New" w:hAnsi="Courier New" w:hint="default"/>
      </w:rPr>
    </w:lvl>
    <w:lvl w:ilvl="2" w:tplc="08BEA492">
      <w:start w:val="1"/>
      <w:numFmt w:val="bullet"/>
      <w:lvlText w:val=""/>
      <w:lvlJc w:val="left"/>
      <w:pPr>
        <w:ind w:left="1800" w:hanging="360"/>
      </w:pPr>
      <w:rPr>
        <w:rFonts w:ascii="Wingdings" w:hAnsi="Wingdings" w:hint="default"/>
      </w:rPr>
    </w:lvl>
    <w:lvl w:ilvl="3" w:tplc="E15AD5DA">
      <w:start w:val="1"/>
      <w:numFmt w:val="bullet"/>
      <w:lvlText w:val=""/>
      <w:lvlJc w:val="left"/>
      <w:pPr>
        <w:ind w:left="2520" w:hanging="360"/>
      </w:pPr>
      <w:rPr>
        <w:rFonts w:ascii="Symbol" w:hAnsi="Symbol" w:hint="default"/>
      </w:rPr>
    </w:lvl>
    <w:lvl w:ilvl="4" w:tplc="9968B56C">
      <w:start w:val="1"/>
      <w:numFmt w:val="bullet"/>
      <w:lvlText w:val="o"/>
      <w:lvlJc w:val="left"/>
      <w:pPr>
        <w:ind w:left="3240" w:hanging="360"/>
      </w:pPr>
      <w:rPr>
        <w:rFonts w:ascii="Courier New" w:hAnsi="Courier New" w:hint="default"/>
      </w:rPr>
    </w:lvl>
    <w:lvl w:ilvl="5" w:tplc="6896A8B4">
      <w:start w:val="1"/>
      <w:numFmt w:val="bullet"/>
      <w:lvlText w:val=""/>
      <w:lvlJc w:val="left"/>
      <w:pPr>
        <w:ind w:left="3960" w:hanging="360"/>
      </w:pPr>
      <w:rPr>
        <w:rFonts w:ascii="Wingdings" w:hAnsi="Wingdings" w:hint="default"/>
      </w:rPr>
    </w:lvl>
    <w:lvl w:ilvl="6" w:tplc="94B8E04A">
      <w:start w:val="1"/>
      <w:numFmt w:val="bullet"/>
      <w:lvlText w:val=""/>
      <w:lvlJc w:val="left"/>
      <w:pPr>
        <w:ind w:left="4680" w:hanging="360"/>
      </w:pPr>
      <w:rPr>
        <w:rFonts w:ascii="Symbol" w:hAnsi="Symbol" w:hint="default"/>
      </w:rPr>
    </w:lvl>
    <w:lvl w:ilvl="7" w:tplc="118C7F24">
      <w:start w:val="1"/>
      <w:numFmt w:val="bullet"/>
      <w:lvlText w:val="o"/>
      <w:lvlJc w:val="left"/>
      <w:pPr>
        <w:ind w:left="5400" w:hanging="360"/>
      </w:pPr>
      <w:rPr>
        <w:rFonts w:ascii="Courier New" w:hAnsi="Courier New" w:hint="default"/>
      </w:rPr>
    </w:lvl>
    <w:lvl w:ilvl="8" w:tplc="2FBED5C4">
      <w:start w:val="1"/>
      <w:numFmt w:val="bullet"/>
      <w:lvlText w:val=""/>
      <w:lvlJc w:val="left"/>
      <w:pPr>
        <w:ind w:left="6120" w:hanging="360"/>
      </w:pPr>
      <w:rPr>
        <w:rFonts w:ascii="Wingdings" w:hAnsi="Wingdings" w:hint="default"/>
      </w:rPr>
    </w:lvl>
  </w:abstractNum>
  <w:abstractNum w:abstractNumId="225" w15:restartNumberingAfterBreak="0">
    <w:nsid w:val="76F862CE"/>
    <w:multiLevelType w:val="multilevel"/>
    <w:tmpl w:val="7EAC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73450C8"/>
    <w:multiLevelType w:val="multilevel"/>
    <w:tmpl w:val="7898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79C781B"/>
    <w:multiLevelType w:val="hybridMultilevel"/>
    <w:tmpl w:val="260C1A08"/>
    <w:lvl w:ilvl="0" w:tplc="1284A9C2">
      <w:numFmt w:val="bullet"/>
      <w:lvlText w:val="-"/>
      <w:lvlJc w:val="left"/>
      <w:pPr>
        <w:ind w:left="720" w:hanging="360"/>
      </w:pPr>
      <w:rPr>
        <w:rFonts w:ascii="Arial" w:eastAsiaTheme="minorHAnsi" w:hAnsi="Arial" w:cs="Arial" w:hint="default"/>
        <w:b w:val="0"/>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780776D0"/>
    <w:multiLevelType w:val="multilevel"/>
    <w:tmpl w:val="C426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781D349F"/>
    <w:multiLevelType w:val="multilevel"/>
    <w:tmpl w:val="C6A0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8BE6A5E"/>
    <w:multiLevelType w:val="multilevel"/>
    <w:tmpl w:val="CC02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A2E1255"/>
    <w:multiLevelType w:val="multilevel"/>
    <w:tmpl w:val="E566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7A83484F"/>
    <w:multiLevelType w:val="hybridMultilevel"/>
    <w:tmpl w:val="6E02D33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3" w15:restartNumberingAfterBreak="0">
    <w:nsid w:val="7AD172B8"/>
    <w:multiLevelType w:val="hybridMultilevel"/>
    <w:tmpl w:val="7CFA033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4" w15:restartNumberingAfterBreak="0">
    <w:nsid w:val="7B35687B"/>
    <w:multiLevelType w:val="hybridMultilevel"/>
    <w:tmpl w:val="0C1014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5" w15:restartNumberingAfterBreak="0">
    <w:nsid w:val="7CE06DF5"/>
    <w:multiLevelType w:val="multilevel"/>
    <w:tmpl w:val="30CC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7D1F51CB"/>
    <w:multiLevelType w:val="multilevel"/>
    <w:tmpl w:val="5044B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D516437"/>
    <w:multiLevelType w:val="hybridMultilevel"/>
    <w:tmpl w:val="D2F6A1E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8" w15:restartNumberingAfterBreak="0">
    <w:nsid w:val="7D5A28B7"/>
    <w:multiLevelType w:val="multilevel"/>
    <w:tmpl w:val="6574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7DB15077"/>
    <w:multiLevelType w:val="hybridMultilevel"/>
    <w:tmpl w:val="4F8ACCA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0" w15:restartNumberingAfterBreak="0">
    <w:nsid w:val="7DB25B7C"/>
    <w:multiLevelType w:val="hybridMultilevel"/>
    <w:tmpl w:val="EEC6B7B2"/>
    <w:lvl w:ilvl="0" w:tplc="BAC6D4E4">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1" w15:restartNumberingAfterBreak="0">
    <w:nsid w:val="7DFC7A05"/>
    <w:multiLevelType w:val="multilevel"/>
    <w:tmpl w:val="A838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7E585B86"/>
    <w:multiLevelType w:val="multilevel"/>
    <w:tmpl w:val="DF5E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7E6A69BC"/>
    <w:multiLevelType w:val="hybridMultilevel"/>
    <w:tmpl w:val="5F38486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4" w15:restartNumberingAfterBreak="0">
    <w:nsid w:val="7EB53CC6"/>
    <w:multiLevelType w:val="hybridMultilevel"/>
    <w:tmpl w:val="61A0B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F0B2B6F"/>
    <w:multiLevelType w:val="multilevel"/>
    <w:tmpl w:val="E11A4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7F181551"/>
    <w:multiLevelType w:val="multilevel"/>
    <w:tmpl w:val="E842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F343EED"/>
    <w:multiLevelType w:val="hybridMultilevel"/>
    <w:tmpl w:val="42CABA78"/>
    <w:lvl w:ilvl="0" w:tplc="D774192E">
      <w:start w:val="1"/>
      <w:numFmt w:val="decimal"/>
      <w:lvlText w:val="%1."/>
      <w:lvlJc w:val="left"/>
      <w:pPr>
        <w:ind w:left="360" w:hanging="360"/>
      </w:pPr>
      <w:rPr>
        <w:rFonts w:hint="default"/>
        <w:b/>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48" w15:restartNumberingAfterBreak="0">
    <w:nsid w:val="7F9A0735"/>
    <w:multiLevelType w:val="multilevel"/>
    <w:tmpl w:val="68C84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7FBB6F21"/>
    <w:multiLevelType w:val="hybridMultilevel"/>
    <w:tmpl w:val="38E4CE3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335036885">
    <w:abstractNumId w:val="146"/>
  </w:num>
  <w:num w:numId="2" w16cid:durableId="1321157681">
    <w:abstractNumId w:val="133"/>
  </w:num>
  <w:num w:numId="3" w16cid:durableId="300812565">
    <w:abstractNumId w:val="198"/>
  </w:num>
  <w:num w:numId="4" w16cid:durableId="816922507">
    <w:abstractNumId w:val="224"/>
  </w:num>
  <w:num w:numId="5" w16cid:durableId="839661525">
    <w:abstractNumId w:val="30"/>
  </w:num>
  <w:num w:numId="6" w16cid:durableId="1624382043">
    <w:abstractNumId w:val="79"/>
  </w:num>
  <w:num w:numId="7" w16cid:durableId="1859392487">
    <w:abstractNumId w:val="151"/>
  </w:num>
  <w:num w:numId="8" w16cid:durableId="630980811">
    <w:abstractNumId w:val="160"/>
  </w:num>
  <w:num w:numId="9" w16cid:durableId="979113201">
    <w:abstractNumId w:val="57"/>
  </w:num>
  <w:num w:numId="10" w16cid:durableId="651905543">
    <w:abstractNumId w:val="46"/>
  </w:num>
  <w:num w:numId="11" w16cid:durableId="1461418898">
    <w:abstractNumId w:val="107"/>
  </w:num>
  <w:num w:numId="12" w16cid:durableId="832140806">
    <w:abstractNumId w:val="159"/>
  </w:num>
  <w:num w:numId="13" w16cid:durableId="840966369">
    <w:abstractNumId w:val="54"/>
  </w:num>
  <w:num w:numId="14" w16cid:durableId="806432001">
    <w:abstractNumId w:val="246"/>
  </w:num>
  <w:num w:numId="15" w16cid:durableId="1280994760">
    <w:abstractNumId w:val="121"/>
  </w:num>
  <w:num w:numId="16" w16cid:durableId="1246113730">
    <w:abstractNumId w:val="6"/>
  </w:num>
  <w:num w:numId="17" w16cid:durableId="1741555682">
    <w:abstractNumId w:val="53"/>
  </w:num>
  <w:num w:numId="18" w16cid:durableId="604850493">
    <w:abstractNumId w:val="177"/>
  </w:num>
  <w:num w:numId="19" w16cid:durableId="1061364486">
    <w:abstractNumId w:val="194"/>
  </w:num>
  <w:num w:numId="20" w16cid:durableId="78215767">
    <w:abstractNumId w:val="102"/>
  </w:num>
  <w:num w:numId="21" w16cid:durableId="406001371">
    <w:abstractNumId w:val="227"/>
  </w:num>
  <w:num w:numId="22" w16cid:durableId="642658051">
    <w:abstractNumId w:val="97"/>
  </w:num>
  <w:num w:numId="23" w16cid:durableId="422578345">
    <w:abstractNumId w:val="234"/>
  </w:num>
  <w:num w:numId="24" w16cid:durableId="594677859">
    <w:abstractNumId w:val="138"/>
  </w:num>
  <w:num w:numId="25" w16cid:durableId="1261986124">
    <w:abstractNumId w:val="223"/>
  </w:num>
  <w:num w:numId="26" w16cid:durableId="823854445">
    <w:abstractNumId w:val="182"/>
  </w:num>
  <w:num w:numId="27" w16cid:durableId="1995528312">
    <w:abstractNumId w:val="118"/>
  </w:num>
  <w:num w:numId="28" w16cid:durableId="824053402">
    <w:abstractNumId w:val="180"/>
  </w:num>
  <w:num w:numId="29" w16cid:durableId="1728409508">
    <w:abstractNumId w:val="132"/>
  </w:num>
  <w:num w:numId="30" w16cid:durableId="2053113075">
    <w:abstractNumId w:val="32"/>
  </w:num>
  <w:num w:numId="31" w16cid:durableId="339503779">
    <w:abstractNumId w:val="153"/>
  </w:num>
  <w:num w:numId="32" w16cid:durableId="1823810731">
    <w:abstractNumId w:val="244"/>
  </w:num>
  <w:num w:numId="33" w16cid:durableId="1218127580">
    <w:abstractNumId w:val="210"/>
  </w:num>
  <w:num w:numId="34" w16cid:durableId="788669641">
    <w:abstractNumId w:val="187"/>
  </w:num>
  <w:num w:numId="35" w16cid:durableId="1163163565">
    <w:abstractNumId w:val="7"/>
  </w:num>
  <w:num w:numId="36" w16cid:durableId="1510096618">
    <w:abstractNumId w:val="173"/>
  </w:num>
  <w:num w:numId="37" w16cid:durableId="969743207">
    <w:abstractNumId w:val="215"/>
  </w:num>
  <w:num w:numId="38" w16cid:durableId="182481067">
    <w:abstractNumId w:val="67"/>
  </w:num>
  <w:num w:numId="39" w16cid:durableId="269164607">
    <w:abstractNumId w:val="120"/>
  </w:num>
  <w:num w:numId="40" w16cid:durableId="1599169091">
    <w:abstractNumId w:val="206"/>
  </w:num>
  <w:num w:numId="41" w16cid:durableId="1163277824">
    <w:abstractNumId w:val="163"/>
  </w:num>
  <w:num w:numId="42" w16cid:durableId="541555918">
    <w:abstractNumId w:val="140"/>
  </w:num>
  <w:num w:numId="43" w16cid:durableId="208303176">
    <w:abstractNumId w:val="91"/>
  </w:num>
  <w:num w:numId="44" w16cid:durableId="1063406101">
    <w:abstractNumId w:val="148"/>
  </w:num>
  <w:num w:numId="45" w16cid:durableId="1373265103">
    <w:abstractNumId w:val="145"/>
  </w:num>
  <w:num w:numId="46" w16cid:durableId="787043276">
    <w:abstractNumId w:val="80"/>
  </w:num>
  <w:num w:numId="47" w16cid:durableId="1314675562">
    <w:abstractNumId w:val="217"/>
  </w:num>
  <w:num w:numId="48" w16cid:durableId="1341159482">
    <w:abstractNumId w:val="149"/>
  </w:num>
  <w:num w:numId="49" w16cid:durableId="2105221543">
    <w:abstractNumId w:val="168"/>
  </w:num>
  <w:num w:numId="50" w16cid:durableId="2063598093">
    <w:abstractNumId w:val="189"/>
  </w:num>
  <w:num w:numId="51" w16cid:durableId="319315487">
    <w:abstractNumId w:val="112"/>
  </w:num>
  <w:num w:numId="52" w16cid:durableId="354575952">
    <w:abstractNumId w:val="14"/>
  </w:num>
  <w:num w:numId="53" w16cid:durableId="126049311">
    <w:abstractNumId w:val="174"/>
  </w:num>
  <w:num w:numId="54" w16cid:durableId="1163623785">
    <w:abstractNumId w:val="220"/>
  </w:num>
  <w:num w:numId="55" w16cid:durableId="100758218">
    <w:abstractNumId w:val="249"/>
  </w:num>
  <w:num w:numId="56" w16cid:durableId="615867364">
    <w:abstractNumId w:val="176"/>
  </w:num>
  <w:num w:numId="57" w16cid:durableId="659162838">
    <w:abstractNumId w:val="2"/>
  </w:num>
  <w:num w:numId="58" w16cid:durableId="919482832">
    <w:abstractNumId w:val="184"/>
  </w:num>
  <w:num w:numId="59" w16cid:durableId="1456486372">
    <w:abstractNumId w:val="52"/>
  </w:num>
  <w:num w:numId="60" w16cid:durableId="801577024">
    <w:abstractNumId w:val="94"/>
  </w:num>
  <w:num w:numId="61" w16cid:durableId="1426927008">
    <w:abstractNumId w:val="24"/>
  </w:num>
  <w:num w:numId="62" w16cid:durableId="906693683">
    <w:abstractNumId w:val="75"/>
  </w:num>
  <w:num w:numId="63" w16cid:durableId="521939424">
    <w:abstractNumId w:val="124"/>
  </w:num>
  <w:num w:numId="64" w16cid:durableId="1608387077">
    <w:abstractNumId w:val="26"/>
  </w:num>
  <w:num w:numId="65" w16cid:durableId="1645313575">
    <w:abstractNumId w:val="10"/>
  </w:num>
  <w:num w:numId="66" w16cid:durableId="1686201983">
    <w:abstractNumId w:val="240"/>
  </w:num>
  <w:num w:numId="67" w16cid:durableId="1837957902">
    <w:abstractNumId w:val="216"/>
  </w:num>
  <w:num w:numId="68" w16cid:durableId="1509754716">
    <w:abstractNumId w:val="166"/>
  </w:num>
  <w:num w:numId="69" w16cid:durableId="1750351549">
    <w:abstractNumId w:val="44"/>
  </w:num>
  <w:num w:numId="70" w16cid:durableId="417606170">
    <w:abstractNumId w:val="197"/>
  </w:num>
  <w:num w:numId="71" w16cid:durableId="719784713">
    <w:abstractNumId w:val="45"/>
  </w:num>
  <w:num w:numId="72" w16cid:durableId="1818720237">
    <w:abstractNumId w:val="218"/>
  </w:num>
  <w:num w:numId="73" w16cid:durableId="314914116">
    <w:abstractNumId w:val="109"/>
  </w:num>
  <w:num w:numId="74" w16cid:durableId="1363553104">
    <w:abstractNumId w:val="175"/>
  </w:num>
  <w:num w:numId="75" w16cid:durableId="1597134333">
    <w:abstractNumId w:val="86"/>
  </w:num>
  <w:num w:numId="76" w16cid:durableId="1194340937">
    <w:abstractNumId w:val="92"/>
  </w:num>
  <w:num w:numId="77" w16cid:durableId="1718972641">
    <w:abstractNumId w:val="104"/>
  </w:num>
  <w:num w:numId="78" w16cid:durableId="651953919">
    <w:abstractNumId w:val="110"/>
  </w:num>
  <w:num w:numId="79" w16cid:durableId="1041636351">
    <w:abstractNumId w:val="56"/>
  </w:num>
  <w:num w:numId="80" w16cid:durableId="1414165556">
    <w:abstractNumId w:val="33"/>
  </w:num>
  <w:num w:numId="81" w16cid:durableId="1560366178">
    <w:abstractNumId w:val="205"/>
  </w:num>
  <w:num w:numId="82" w16cid:durableId="304971701">
    <w:abstractNumId w:val="248"/>
  </w:num>
  <w:num w:numId="83" w16cid:durableId="326055214">
    <w:abstractNumId w:val="72"/>
  </w:num>
  <w:num w:numId="84" w16cid:durableId="90325504">
    <w:abstractNumId w:val="122"/>
  </w:num>
  <w:num w:numId="85" w16cid:durableId="1130825401">
    <w:abstractNumId w:val="219"/>
  </w:num>
  <w:num w:numId="86" w16cid:durableId="1267039789">
    <w:abstractNumId w:val="171"/>
  </w:num>
  <w:num w:numId="87" w16cid:durableId="706835440">
    <w:abstractNumId w:val="170"/>
  </w:num>
  <w:num w:numId="88" w16cid:durableId="201327368">
    <w:abstractNumId w:val="229"/>
  </w:num>
  <w:num w:numId="89" w16cid:durableId="1018510778">
    <w:abstractNumId w:val="103"/>
  </w:num>
  <w:num w:numId="90" w16cid:durableId="2106924201">
    <w:abstractNumId w:val="157"/>
  </w:num>
  <w:num w:numId="91" w16cid:durableId="1746412444">
    <w:abstractNumId w:val="77"/>
  </w:num>
  <w:num w:numId="92" w16cid:durableId="757411139">
    <w:abstractNumId w:val="236"/>
  </w:num>
  <w:num w:numId="93" w16cid:durableId="1776054697">
    <w:abstractNumId w:val="165"/>
  </w:num>
  <w:num w:numId="94" w16cid:durableId="1354647988">
    <w:abstractNumId w:val="126"/>
  </w:num>
  <w:num w:numId="95" w16cid:durableId="650133876">
    <w:abstractNumId w:val="38"/>
  </w:num>
  <w:num w:numId="96" w16cid:durableId="1764455713">
    <w:abstractNumId w:val="58"/>
  </w:num>
  <w:num w:numId="97" w16cid:durableId="883639037">
    <w:abstractNumId w:val="88"/>
  </w:num>
  <w:num w:numId="98" w16cid:durableId="1565405946">
    <w:abstractNumId w:val="162"/>
  </w:num>
  <w:num w:numId="99" w16cid:durableId="1457026597">
    <w:abstractNumId w:val="129"/>
  </w:num>
  <w:num w:numId="100" w16cid:durableId="330526012">
    <w:abstractNumId w:val="247"/>
  </w:num>
  <w:num w:numId="101" w16cid:durableId="265887677">
    <w:abstractNumId w:val="158"/>
  </w:num>
  <w:num w:numId="102" w16cid:durableId="1141532506">
    <w:abstractNumId w:val="99"/>
  </w:num>
  <w:num w:numId="103" w16cid:durableId="528569156">
    <w:abstractNumId w:val="59"/>
  </w:num>
  <w:num w:numId="104" w16cid:durableId="297759191">
    <w:abstractNumId w:val="35"/>
  </w:num>
  <w:num w:numId="105" w16cid:durableId="1469199853">
    <w:abstractNumId w:val="5"/>
  </w:num>
  <w:num w:numId="106" w16cid:durableId="880096159">
    <w:abstractNumId w:val="74"/>
  </w:num>
  <w:num w:numId="107" w16cid:durableId="1217470622">
    <w:abstractNumId w:val="195"/>
  </w:num>
  <w:num w:numId="108" w16cid:durableId="1711684824">
    <w:abstractNumId w:val="221"/>
  </w:num>
  <w:num w:numId="109" w16cid:durableId="345405790">
    <w:abstractNumId w:val="188"/>
  </w:num>
  <w:num w:numId="110" w16cid:durableId="599147919">
    <w:abstractNumId w:val="144"/>
  </w:num>
  <w:num w:numId="111" w16cid:durableId="1426221548">
    <w:abstractNumId w:val="150"/>
  </w:num>
  <w:num w:numId="112" w16cid:durableId="1075012864">
    <w:abstractNumId w:val="245"/>
  </w:num>
  <w:num w:numId="113" w16cid:durableId="631133822">
    <w:abstractNumId w:val="69"/>
  </w:num>
  <w:num w:numId="114" w16cid:durableId="1247151255">
    <w:abstractNumId w:val="204"/>
  </w:num>
  <w:num w:numId="115" w16cid:durableId="945431491">
    <w:abstractNumId w:val="135"/>
  </w:num>
  <w:num w:numId="116" w16cid:durableId="528959634">
    <w:abstractNumId w:val="55"/>
  </w:num>
  <w:num w:numId="117" w16cid:durableId="1485849378">
    <w:abstractNumId w:val="225"/>
  </w:num>
  <w:num w:numId="118" w16cid:durableId="1524703715">
    <w:abstractNumId w:val="51"/>
  </w:num>
  <w:num w:numId="119" w16cid:durableId="1202015768">
    <w:abstractNumId w:val="114"/>
  </w:num>
  <w:num w:numId="120" w16cid:durableId="845361153">
    <w:abstractNumId w:val="111"/>
  </w:num>
  <w:num w:numId="121" w16cid:durableId="556278847">
    <w:abstractNumId w:val="43"/>
  </w:num>
  <w:num w:numId="122" w16cid:durableId="1107195982">
    <w:abstractNumId w:val="23"/>
  </w:num>
  <w:num w:numId="123" w16cid:durableId="29456054">
    <w:abstractNumId w:val="202"/>
  </w:num>
  <w:num w:numId="124" w16cid:durableId="134641936">
    <w:abstractNumId w:val="185"/>
  </w:num>
  <w:num w:numId="125" w16cid:durableId="1147472593">
    <w:abstractNumId w:val="31"/>
  </w:num>
  <w:num w:numId="126" w16cid:durableId="1818914565">
    <w:abstractNumId w:val="83"/>
  </w:num>
  <w:num w:numId="127" w16cid:durableId="1155025411">
    <w:abstractNumId w:val="85"/>
  </w:num>
  <w:num w:numId="128" w16cid:durableId="960309758">
    <w:abstractNumId w:val="192"/>
  </w:num>
  <w:num w:numId="129" w16cid:durableId="1999262273">
    <w:abstractNumId w:val="164"/>
  </w:num>
  <w:num w:numId="130" w16cid:durableId="1192836109">
    <w:abstractNumId w:val="87"/>
  </w:num>
  <w:num w:numId="131" w16cid:durableId="1368993272">
    <w:abstractNumId w:val="71"/>
  </w:num>
  <w:num w:numId="132" w16cid:durableId="743068113">
    <w:abstractNumId w:val="186"/>
  </w:num>
  <w:num w:numId="133" w16cid:durableId="1312294816">
    <w:abstractNumId w:val="81"/>
  </w:num>
  <w:num w:numId="134" w16cid:durableId="127553503">
    <w:abstractNumId w:val="8"/>
  </w:num>
  <w:num w:numId="135" w16cid:durableId="58595292">
    <w:abstractNumId w:val="179"/>
  </w:num>
  <w:num w:numId="136" w16cid:durableId="663510070">
    <w:abstractNumId w:val="154"/>
  </w:num>
  <w:num w:numId="137" w16cid:durableId="1360548768">
    <w:abstractNumId w:val="28"/>
  </w:num>
  <w:num w:numId="138" w16cid:durableId="1674646079">
    <w:abstractNumId w:val="62"/>
  </w:num>
  <w:num w:numId="139" w16cid:durableId="814487040">
    <w:abstractNumId w:val="82"/>
  </w:num>
  <w:num w:numId="140" w16cid:durableId="155072257">
    <w:abstractNumId w:val="78"/>
  </w:num>
  <w:num w:numId="141" w16cid:durableId="237592063">
    <w:abstractNumId w:val="1"/>
  </w:num>
  <w:num w:numId="142" w16cid:durableId="481897454">
    <w:abstractNumId w:val="178"/>
  </w:num>
  <w:num w:numId="143" w16cid:durableId="585848071">
    <w:abstractNumId w:val="76"/>
  </w:num>
  <w:num w:numId="144" w16cid:durableId="871457162">
    <w:abstractNumId w:val="125"/>
  </w:num>
  <w:num w:numId="145" w16cid:durableId="2029329477">
    <w:abstractNumId w:val="93"/>
  </w:num>
  <w:num w:numId="146" w16cid:durableId="1974747190">
    <w:abstractNumId w:val="18"/>
  </w:num>
  <w:num w:numId="147" w16cid:durableId="1963918026">
    <w:abstractNumId w:val="100"/>
  </w:num>
  <w:num w:numId="148" w16cid:durableId="303856458">
    <w:abstractNumId w:val="37"/>
  </w:num>
  <w:num w:numId="149" w16cid:durableId="1869874436">
    <w:abstractNumId w:val="211"/>
  </w:num>
  <w:num w:numId="150" w16cid:durableId="152453183">
    <w:abstractNumId w:val="3"/>
  </w:num>
  <w:num w:numId="151" w16cid:durableId="621812075">
    <w:abstractNumId w:val="41"/>
  </w:num>
  <w:num w:numId="152" w16cid:durableId="1565989716">
    <w:abstractNumId w:val="136"/>
  </w:num>
  <w:num w:numId="153" w16cid:durableId="706684705">
    <w:abstractNumId w:val="16"/>
  </w:num>
  <w:num w:numId="154" w16cid:durableId="1624966191">
    <w:abstractNumId w:val="209"/>
  </w:num>
  <w:num w:numId="155" w16cid:durableId="1707608060">
    <w:abstractNumId w:val="39"/>
  </w:num>
  <w:num w:numId="156" w16cid:durableId="2137067108">
    <w:abstractNumId w:val="226"/>
  </w:num>
  <w:num w:numId="157" w16cid:durableId="2031029743">
    <w:abstractNumId w:val="89"/>
  </w:num>
  <w:num w:numId="158" w16cid:durableId="1219433215">
    <w:abstractNumId w:val="12"/>
  </w:num>
  <w:num w:numId="159" w16cid:durableId="757020976">
    <w:abstractNumId w:val="238"/>
  </w:num>
  <w:num w:numId="160" w16cid:durableId="958100933">
    <w:abstractNumId w:val="60"/>
  </w:num>
  <w:num w:numId="161" w16cid:durableId="1539004745">
    <w:abstractNumId w:val="201"/>
  </w:num>
  <w:num w:numId="162" w16cid:durableId="667907137">
    <w:abstractNumId w:val="48"/>
  </w:num>
  <w:num w:numId="163" w16cid:durableId="22096444">
    <w:abstractNumId w:val="131"/>
  </w:num>
  <w:num w:numId="164" w16cid:durableId="151601625">
    <w:abstractNumId w:val="29"/>
  </w:num>
  <w:num w:numId="165" w16cid:durableId="877279637">
    <w:abstractNumId w:val="183"/>
  </w:num>
  <w:num w:numId="166" w16cid:durableId="1496913995">
    <w:abstractNumId w:val="130"/>
  </w:num>
  <w:num w:numId="167" w16cid:durableId="59254511">
    <w:abstractNumId w:val="96"/>
  </w:num>
  <w:num w:numId="168" w16cid:durableId="1431462423">
    <w:abstractNumId w:val="142"/>
  </w:num>
  <w:num w:numId="169" w16cid:durableId="1727486981">
    <w:abstractNumId w:val="199"/>
  </w:num>
  <w:num w:numId="170" w16cid:durableId="2126148735">
    <w:abstractNumId w:val="228"/>
  </w:num>
  <w:num w:numId="171" w16cid:durableId="887255286">
    <w:abstractNumId w:val="222"/>
  </w:num>
  <w:num w:numId="172" w16cid:durableId="2037343811">
    <w:abstractNumId w:val="190"/>
  </w:num>
  <w:num w:numId="173" w16cid:durableId="1121925517">
    <w:abstractNumId w:val="193"/>
  </w:num>
  <w:num w:numId="174" w16cid:durableId="243729670">
    <w:abstractNumId w:val="27"/>
  </w:num>
  <w:num w:numId="175" w16cid:durableId="166361348">
    <w:abstractNumId w:val="203"/>
  </w:num>
  <w:num w:numId="176" w16cid:durableId="1753044158">
    <w:abstractNumId w:val="169"/>
  </w:num>
  <w:num w:numId="177" w16cid:durableId="152256171">
    <w:abstractNumId w:val="155"/>
  </w:num>
  <w:num w:numId="178" w16cid:durableId="1075932695">
    <w:abstractNumId w:val="172"/>
  </w:num>
  <w:num w:numId="179" w16cid:durableId="1914776822">
    <w:abstractNumId w:val="139"/>
  </w:num>
  <w:num w:numId="180" w16cid:durableId="1989168408">
    <w:abstractNumId w:val="68"/>
  </w:num>
  <w:num w:numId="181" w16cid:durableId="105540572">
    <w:abstractNumId w:val="137"/>
  </w:num>
  <w:num w:numId="182" w16cid:durableId="1078988690">
    <w:abstractNumId w:val="66"/>
  </w:num>
  <w:num w:numId="183" w16cid:durableId="1030498327">
    <w:abstractNumId w:val="13"/>
  </w:num>
  <w:num w:numId="184" w16cid:durableId="963196905">
    <w:abstractNumId w:val="84"/>
  </w:num>
  <w:num w:numId="185" w16cid:durableId="221983850">
    <w:abstractNumId w:val="40"/>
  </w:num>
  <w:num w:numId="186" w16cid:durableId="160046803">
    <w:abstractNumId w:val="242"/>
  </w:num>
  <w:num w:numId="187" w16cid:durableId="2111703415">
    <w:abstractNumId w:val="115"/>
  </w:num>
  <w:num w:numId="188" w16cid:durableId="660889101">
    <w:abstractNumId w:val="116"/>
  </w:num>
  <w:num w:numId="189" w16cid:durableId="762192074">
    <w:abstractNumId w:val="208"/>
  </w:num>
  <w:num w:numId="190" w16cid:durableId="1984044877">
    <w:abstractNumId w:val="34"/>
  </w:num>
  <w:num w:numId="191" w16cid:durableId="165630290">
    <w:abstractNumId w:val="0"/>
  </w:num>
  <w:num w:numId="192" w16cid:durableId="1127040987">
    <w:abstractNumId w:val="161"/>
  </w:num>
  <w:num w:numId="193" w16cid:durableId="1677073150">
    <w:abstractNumId w:val="119"/>
  </w:num>
  <w:num w:numId="194" w16cid:durableId="1995058649">
    <w:abstractNumId w:val="212"/>
  </w:num>
  <w:num w:numId="195" w16cid:durableId="1008408625">
    <w:abstractNumId w:val="167"/>
  </w:num>
  <w:num w:numId="196" w16cid:durableId="1277059221">
    <w:abstractNumId w:val="17"/>
  </w:num>
  <w:num w:numId="197" w16cid:durableId="1384983736">
    <w:abstractNumId w:val="214"/>
  </w:num>
  <w:num w:numId="198" w16cid:durableId="1902784731">
    <w:abstractNumId w:val="11"/>
  </w:num>
  <w:num w:numId="199" w16cid:durableId="1054045308">
    <w:abstractNumId w:val="47"/>
  </w:num>
  <w:num w:numId="200" w16cid:durableId="1984772608">
    <w:abstractNumId w:val="196"/>
  </w:num>
  <w:num w:numId="201" w16cid:durableId="1735203611">
    <w:abstractNumId w:val="4"/>
  </w:num>
  <w:num w:numId="202" w16cid:durableId="1497958646">
    <w:abstractNumId w:val="127"/>
  </w:num>
  <w:num w:numId="203" w16cid:durableId="753161730">
    <w:abstractNumId w:val="156"/>
  </w:num>
  <w:num w:numId="204" w16cid:durableId="150608958">
    <w:abstractNumId w:val="61"/>
  </w:num>
  <w:num w:numId="205" w16cid:durableId="460806427">
    <w:abstractNumId w:val="50"/>
  </w:num>
  <w:num w:numId="206" w16cid:durableId="1218736202">
    <w:abstractNumId w:val="36"/>
  </w:num>
  <w:num w:numId="207" w16cid:durableId="1981767773">
    <w:abstractNumId w:val="95"/>
  </w:num>
  <w:num w:numId="208" w16cid:durableId="2101753862">
    <w:abstractNumId w:val="64"/>
  </w:num>
  <w:num w:numId="209" w16cid:durableId="740099256">
    <w:abstractNumId w:val="231"/>
  </w:num>
  <w:num w:numId="210" w16cid:durableId="327292995">
    <w:abstractNumId w:val="101"/>
  </w:num>
  <w:num w:numId="211" w16cid:durableId="1994992680">
    <w:abstractNumId w:val="235"/>
  </w:num>
  <w:num w:numId="212" w16cid:durableId="294912660">
    <w:abstractNumId w:val="108"/>
  </w:num>
  <w:num w:numId="213" w16cid:durableId="134875516">
    <w:abstractNumId w:val="70"/>
  </w:num>
  <w:num w:numId="214" w16cid:durableId="661205492">
    <w:abstractNumId w:val="25"/>
  </w:num>
  <w:num w:numId="215" w16cid:durableId="1034499088">
    <w:abstractNumId w:val="20"/>
  </w:num>
  <w:num w:numId="216" w16cid:durableId="1292127785">
    <w:abstractNumId w:val="42"/>
  </w:num>
  <w:num w:numId="217" w16cid:durableId="370031886">
    <w:abstractNumId w:val="98"/>
  </w:num>
  <w:num w:numId="218" w16cid:durableId="379937056">
    <w:abstractNumId w:val="15"/>
  </w:num>
  <w:num w:numId="219" w16cid:durableId="339701115">
    <w:abstractNumId w:val="123"/>
  </w:num>
  <w:num w:numId="220" w16cid:durableId="578292392">
    <w:abstractNumId w:val="181"/>
  </w:num>
  <w:num w:numId="221" w16cid:durableId="1643652220">
    <w:abstractNumId w:val="241"/>
  </w:num>
  <w:num w:numId="222" w16cid:durableId="2076010441">
    <w:abstractNumId w:val="200"/>
  </w:num>
  <w:num w:numId="223" w16cid:durableId="1185284116">
    <w:abstractNumId w:val="134"/>
  </w:num>
  <w:num w:numId="224" w16cid:durableId="1950500506">
    <w:abstractNumId w:val="117"/>
  </w:num>
  <w:num w:numId="225" w16cid:durableId="1811358588">
    <w:abstractNumId w:val="152"/>
  </w:num>
  <w:num w:numId="226" w16cid:durableId="1552694293">
    <w:abstractNumId w:val="21"/>
  </w:num>
  <w:num w:numId="227" w16cid:durableId="1046300474">
    <w:abstractNumId w:val="63"/>
  </w:num>
  <w:num w:numId="228" w16cid:durableId="850922424">
    <w:abstractNumId w:val="128"/>
  </w:num>
  <w:num w:numId="229" w16cid:durableId="932201265">
    <w:abstractNumId w:val="147"/>
  </w:num>
  <w:num w:numId="230" w16cid:durableId="2087148574">
    <w:abstractNumId w:val="90"/>
  </w:num>
  <w:num w:numId="231" w16cid:durableId="67388067">
    <w:abstractNumId w:val="113"/>
  </w:num>
  <w:num w:numId="232" w16cid:durableId="297036113">
    <w:abstractNumId w:val="73"/>
  </w:num>
  <w:num w:numId="233" w16cid:durableId="1508326750">
    <w:abstractNumId w:val="19"/>
  </w:num>
  <w:num w:numId="234" w16cid:durableId="1144932950">
    <w:abstractNumId w:val="232"/>
  </w:num>
  <w:num w:numId="235" w16cid:durableId="1576207914">
    <w:abstractNumId w:val="65"/>
  </w:num>
  <w:num w:numId="236" w16cid:durableId="912282154">
    <w:abstractNumId w:val="141"/>
  </w:num>
  <w:num w:numId="237" w16cid:durableId="1357923218">
    <w:abstractNumId w:val="213"/>
  </w:num>
  <w:num w:numId="238" w16cid:durableId="945506481">
    <w:abstractNumId w:val="233"/>
  </w:num>
  <w:num w:numId="239" w16cid:durableId="2090342347">
    <w:abstractNumId w:val="243"/>
  </w:num>
  <w:num w:numId="240" w16cid:durableId="1266693490">
    <w:abstractNumId w:val="230"/>
  </w:num>
  <w:num w:numId="241" w16cid:durableId="1180705968">
    <w:abstractNumId w:val="105"/>
  </w:num>
  <w:num w:numId="242" w16cid:durableId="277027757">
    <w:abstractNumId w:val="106"/>
  </w:num>
  <w:num w:numId="243" w16cid:durableId="1708723380">
    <w:abstractNumId w:val="143"/>
  </w:num>
  <w:num w:numId="244" w16cid:durableId="1271283201">
    <w:abstractNumId w:val="49"/>
  </w:num>
  <w:num w:numId="245" w16cid:durableId="1706179198">
    <w:abstractNumId w:val="9"/>
  </w:num>
  <w:num w:numId="246" w16cid:durableId="350424720">
    <w:abstractNumId w:val="191"/>
  </w:num>
  <w:num w:numId="247" w16cid:durableId="693269858">
    <w:abstractNumId w:val="237"/>
  </w:num>
  <w:num w:numId="248" w16cid:durableId="620301785">
    <w:abstractNumId w:val="239"/>
  </w:num>
  <w:num w:numId="249" w16cid:durableId="1934319835">
    <w:abstractNumId w:val="22"/>
  </w:num>
  <w:num w:numId="250" w16cid:durableId="1165969675">
    <w:abstractNumId w:val="207"/>
  </w:num>
  <w:numIdMacAtCleanup w:val="24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ter Jansen">
    <w15:presenceInfo w15:providerId="AD" w15:userId="S::p.jansen@dhd.nl::8cb7f87e-8ed8-4c87-a123-c12e5a881c7e"/>
  </w15:person>
  <w15:person w15:author="Petra Geels">
    <w15:presenceInfo w15:providerId="AD" w15:userId="S::geels@dhd.nl::0191227e-8b25-4d6a-9e69-274bb6185fe7"/>
  </w15:person>
  <w15:person w15:author="Ronald Vollebregt">
    <w15:presenceInfo w15:providerId="AD" w15:userId="S::r.vollebregt@dhd.nl::058617fa-30b0-42b2-893a-333b7f74b08d"/>
  </w15:person>
  <w15:person w15:author="Yannick Vinkesteijn">
    <w15:presenceInfo w15:providerId="AD" w15:userId="S::y.vinkesteijn@dhd.nl::e0e60ba2-1324-4c65-8242-952babfe1089"/>
  </w15:person>
  <w15:person w15:author="Iain de Jong">
    <w15:presenceInfo w15:providerId="AD" w15:userId="S::dejong@dhd.nl::ec5d4b87-fde4-42a7-ac2c-75374e5a39e6"/>
  </w15:person>
  <w15:person w15:author="Saskia Barth">
    <w15:presenceInfo w15:providerId="AD" w15:userId="S::s.barth@dhd.nl::6e3e2904-38d0-4308-9c35-0d271b351f4c"/>
  </w15:person>
  <w15:person w15:author="Nicole Huyser">
    <w15:presenceInfo w15:providerId="AD" w15:userId="S::huyser@dhd.nl::5352b4dc-47ce-43a9-b82b-fae023cb7cc3"/>
  </w15:person>
  <w15:person w15:author="Gerrit van Olst">
    <w15:presenceInfo w15:providerId="AD" w15:userId="S::Gvanolst@dhd.nl::c021b05b-444e-4bb3-b1e4-71842a98bf29"/>
  </w15:person>
  <w15:person w15:author="Liann Weil">
    <w15:presenceInfo w15:providerId="AD" w15:userId="S::l.weil@dhd.nl::ce615483-c08a-4ab4-b2a1-11070dc65071"/>
  </w15:person>
  <w15:person w15:author="Jan Pijnacker">
    <w15:presenceInfo w15:providerId="AD" w15:userId="S::j.pijnacker@dhd.nl::d2c8d5f3-39ed-47b7-bc51-e46c26f09e2c"/>
  </w15:person>
  <w15:person w15:author="Jochem Broekhuizen">
    <w15:presenceInfo w15:providerId="AD" w15:userId="S::j.broekhuizen@dhd.nl::e2778d16-bb15-4f98-8673-f3e46d9bcb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28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086"/>
    <w:rsid w:val="00001C32"/>
    <w:rsid w:val="00001DB6"/>
    <w:rsid w:val="00002842"/>
    <w:rsid w:val="00002C3F"/>
    <w:rsid w:val="00003221"/>
    <w:rsid w:val="00003234"/>
    <w:rsid w:val="0000406E"/>
    <w:rsid w:val="0000508C"/>
    <w:rsid w:val="000062F8"/>
    <w:rsid w:val="000063D7"/>
    <w:rsid w:val="00006954"/>
    <w:rsid w:val="00006E16"/>
    <w:rsid w:val="000075BF"/>
    <w:rsid w:val="00007617"/>
    <w:rsid w:val="000078F8"/>
    <w:rsid w:val="00007CEF"/>
    <w:rsid w:val="00007D55"/>
    <w:rsid w:val="000104BA"/>
    <w:rsid w:val="0001064F"/>
    <w:rsid w:val="000108AF"/>
    <w:rsid w:val="00011226"/>
    <w:rsid w:val="000117BB"/>
    <w:rsid w:val="00011B29"/>
    <w:rsid w:val="00012092"/>
    <w:rsid w:val="00012121"/>
    <w:rsid w:val="000128D1"/>
    <w:rsid w:val="00013448"/>
    <w:rsid w:val="0001393D"/>
    <w:rsid w:val="00013A78"/>
    <w:rsid w:val="00014321"/>
    <w:rsid w:val="0001458F"/>
    <w:rsid w:val="00015267"/>
    <w:rsid w:val="000159FA"/>
    <w:rsid w:val="000164E2"/>
    <w:rsid w:val="000168DA"/>
    <w:rsid w:val="00020005"/>
    <w:rsid w:val="000209A7"/>
    <w:rsid w:val="000209FA"/>
    <w:rsid w:val="000212A0"/>
    <w:rsid w:val="00021469"/>
    <w:rsid w:val="000214E2"/>
    <w:rsid w:val="000219BF"/>
    <w:rsid w:val="0002229F"/>
    <w:rsid w:val="00022C3A"/>
    <w:rsid w:val="00023328"/>
    <w:rsid w:val="00023344"/>
    <w:rsid w:val="0002363C"/>
    <w:rsid w:val="00023721"/>
    <w:rsid w:val="000238D4"/>
    <w:rsid w:val="000248D0"/>
    <w:rsid w:val="00024EC8"/>
    <w:rsid w:val="00025A2D"/>
    <w:rsid w:val="00025DAE"/>
    <w:rsid w:val="00025E95"/>
    <w:rsid w:val="00026204"/>
    <w:rsid w:val="00026231"/>
    <w:rsid w:val="00026906"/>
    <w:rsid w:val="00026A63"/>
    <w:rsid w:val="000270B7"/>
    <w:rsid w:val="000273A0"/>
    <w:rsid w:val="00030007"/>
    <w:rsid w:val="000300C0"/>
    <w:rsid w:val="00030134"/>
    <w:rsid w:val="000314AD"/>
    <w:rsid w:val="000318A7"/>
    <w:rsid w:val="00031C9C"/>
    <w:rsid w:val="00031D27"/>
    <w:rsid w:val="00032030"/>
    <w:rsid w:val="000322DD"/>
    <w:rsid w:val="0003274E"/>
    <w:rsid w:val="000340B4"/>
    <w:rsid w:val="00034B09"/>
    <w:rsid w:val="00034BEE"/>
    <w:rsid w:val="00034D4E"/>
    <w:rsid w:val="00034FD4"/>
    <w:rsid w:val="00035A46"/>
    <w:rsid w:val="00035DC3"/>
    <w:rsid w:val="00035F16"/>
    <w:rsid w:val="000360E2"/>
    <w:rsid w:val="000360F8"/>
    <w:rsid w:val="000368D7"/>
    <w:rsid w:val="0003698E"/>
    <w:rsid w:val="00036C5D"/>
    <w:rsid w:val="0003704C"/>
    <w:rsid w:val="000370A7"/>
    <w:rsid w:val="000372C5"/>
    <w:rsid w:val="000401AE"/>
    <w:rsid w:val="000404A6"/>
    <w:rsid w:val="000413C3"/>
    <w:rsid w:val="000416F0"/>
    <w:rsid w:val="000423AA"/>
    <w:rsid w:val="000423DE"/>
    <w:rsid w:val="00042F61"/>
    <w:rsid w:val="00044D06"/>
    <w:rsid w:val="00044E30"/>
    <w:rsid w:val="000457FE"/>
    <w:rsid w:val="000458B9"/>
    <w:rsid w:val="00045D7C"/>
    <w:rsid w:val="000461E9"/>
    <w:rsid w:val="0004642A"/>
    <w:rsid w:val="00046AAE"/>
    <w:rsid w:val="00046B6C"/>
    <w:rsid w:val="0004748A"/>
    <w:rsid w:val="0004774E"/>
    <w:rsid w:val="000500D3"/>
    <w:rsid w:val="0005041A"/>
    <w:rsid w:val="0005042B"/>
    <w:rsid w:val="00052484"/>
    <w:rsid w:val="00052578"/>
    <w:rsid w:val="0005259A"/>
    <w:rsid w:val="000529CB"/>
    <w:rsid w:val="000529EF"/>
    <w:rsid w:val="00052A76"/>
    <w:rsid w:val="00052E17"/>
    <w:rsid w:val="00052F56"/>
    <w:rsid w:val="000540C3"/>
    <w:rsid w:val="00054131"/>
    <w:rsid w:val="0005425A"/>
    <w:rsid w:val="000542B5"/>
    <w:rsid w:val="00054640"/>
    <w:rsid w:val="00054EA2"/>
    <w:rsid w:val="000551E3"/>
    <w:rsid w:val="0005569B"/>
    <w:rsid w:val="00055A98"/>
    <w:rsid w:val="00055F86"/>
    <w:rsid w:val="00056335"/>
    <w:rsid w:val="0005644C"/>
    <w:rsid w:val="000569DA"/>
    <w:rsid w:val="00056BD4"/>
    <w:rsid w:val="00056F95"/>
    <w:rsid w:val="00057148"/>
    <w:rsid w:val="00057158"/>
    <w:rsid w:val="00057189"/>
    <w:rsid w:val="00057190"/>
    <w:rsid w:val="0005745D"/>
    <w:rsid w:val="000600BC"/>
    <w:rsid w:val="00060862"/>
    <w:rsid w:val="00060F0E"/>
    <w:rsid w:val="000620FC"/>
    <w:rsid w:val="0006411B"/>
    <w:rsid w:val="00064342"/>
    <w:rsid w:val="0006439E"/>
    <w:rsid w:val="00064444"/>
    <w:rsid w:val="000645D0"/>
    <w:rsid w:val="000649A0"/>
    <w:rsid w:val="00064BEE"/>
    <w:rsid w:val="0006593B"/>
    <w:rsid w:val="00067167"/>
    <w:rsid w:val="00067216"/>
    <w:rsid w:val="000674A2"/>
    <w:rsid w:val="00070126"/>
    <w:rsid w:val="00070BF9"/>
    <w:rsid w:val="00070F23"/>
    <w:rsid w:val="00071342"/>
    <w:rsid w:val="0007166D"/>
    <w:rsid w:val="00071963"/>
    <w:rsid w:val="00071B84"/>
    <w:rsid w:val="00071DC4"/>
    <w:rsid w:val="000722EF"/>
    <w:rsid w:val="00073454"/>
    <w:rsid w:val="0007466B"/>
    <w:rsid w:val="000749ED"/>
    <w:rsid w:val="00074BC6"/>
    <w:rsid w:val="00074BDC"/>
    <w:rsid w:val="0007519B"/>
    <w:rsid w:val="00075B9F"/>
    <w:rsid w:val="00075EC2"/>
    <w:rsid w:val="000764FF"/>
    <w:rsid w:val="0007652A"/>
    <w:rsid w:val="00077297"/>
    <w:rsid w:val="00077302"/>
    <w:rsid w:val="0007758C"/>
    <w:rsid w:val="00080329"/>
    <w:rsid w:val="00080A7C"/>
    <w:rsid w:val="000811B0"/>
    <w:rsid w:val="00081305"/>
    <w:rsid w:val="0008180F"/>
    <w:rsid w:val="00083091"/>
    <w:rsid w:val="000834B5"/>
    <w:rsid w:val="000840F0"/>
    <w:rsid w:val="000844BA"/>
    <w:rsid w:val="00084604"/>
    <w:rsid w:val="00084C85"/>
    <w:rsid w:val="00084D20"/>
    <w:rsid w:val="00085197"/>
    <w:rsid w:val="000856EC"/>
    <w:rsid w:val="00085D81"/>
    <w:rsid w:val="000860B6"/>
    <w:rsid w:val="000862B0"/>
    <w:rsid w:val="00086460"/>
    <w:rsid w:val="000864A7"/>
    <w:rsid w:val="00086575"/>
    <w:rsid w:val="00086617"/>
    <w:rsid w:val="0008665E"/>
    <w:rsid w:val="00086722"/>
    <w:rsid w:val="000868F8"/>
    <w:rsid w:val="000870C5"/>
    <w:rsid w:val="000878F9"/>
    <w:rsid w:val="000901CA"/>
    <w:rsid w:val="00090C49"/>
    <w:rsid w:val="00090EAA"/>
    <w:rsid w:val="000912D7"/>
    <w:rsid w:val="0009143A"/>
    <w:rsid w:val="000917B6"/>
    <w:rsid w:val="00091982"/>
    <w:rsid w:val="00092079"/>
    <w:rsid w:val="00092363"/>
    <w:rsid w:val="000928C3"/>
    <w:rsid w:val="000932F5"/>
    <w:rsid w:val="00093A07"/>
    <w:rsid w:val="000943E4"/>
    <w:rsid w:val="00094A4F"/>
    <w:rsid w:val="000961FB"/>
    <w:rsid w:val="00096335"/>
    <w:rsid w:val="000974C6"/>
    <w:rsid w:val="00097DCA"/>
    <w:rsid w:val="000A0114"/>
    <w:rsid w:val="000A043D"/>
    <w:rsid w:val="000A0496"/>
    <w:rsid w:val="000A107D"/>
    <w:rsid w:val="000A1445"/>
    <w:rsid w:val="000A169E"/>
    <w:rsid w:val="000A29A5"/>
    <w:rsid w:val="000A2DAD"/>
    <w:rsid w:val="000A2F10"/>
    <w:rsid w:val="000A4DC8"/>
    <w:rsid w:val="000A4F8E"/>
    <w:rsid w:val="000A51D1"/>
    <w:rsid w:val="000A5368"/>
    <w:rsid w:val="000A53C6"/>
    <w:rsid w:val="000A5BE9"/>
    <w:rsid w:val="000A5C30"/>
    <w:rsid w:val="000A64C7"/>
    <w:rsid w:val="000A6CBA"/>
    <w:rsid w:val="000A737F"/>
    <w:rsid w:val="000A73B5"/>
    <w:rsid w:val="000A75F3"/>
    <w:rsid w:val="000B05C2"/>
    <w:rsid w:val="000B0792"/>
    <w:rsid w:val="000B0A1A"/>
    <w:rsid w:val="000B0B01"/>
    <w:rsid w:val="000B0E15"/>
    <w:rsid w:val="000B13E4"/>
    <w:rsid w:val="000B18DC"/>
    <w:rsid w:val="000B1AA5"/>
    <w:rsid w:val="000B24EE"/>
    <w:rsid w:val="000B286F"/>
    <w:rsid w:val="000B2C45"/>
    <w:rsid w:val="000B3595"/>
    <w:rsid w:val="000B3BF0"/>
    <w:rsid w:val="000B4138"/>
    <w:rsid w:val="000B475B"/>
    <w:rsid w:val="000B4C45"/>
    <w:rsid w:val="000B4E5C"/>
    <w:rsid w:val="000B5094"/>
    <w:rsid w:val="000B5290"/>
    <w:rsid w:val="000B5876"/>
    <w:rsid w:val="000B58FF"/>
    <w:rsid w:val="000B596A"/>
    <w:rsid w:val="000B5A1A"/>
    <w:rsid w:val="000B5F4F"/>
    <w:rsid w:val="000B5FBC"/>
    <w:rsid w:val="000B61C0"/>
    <w:rsid w:val="000B640F"/>
    <w:rsid w:val="000B6A87"/>
    <w:rsid w:val="000B6DFA"/>
    <w:rsid w:val="000B7061"/>
    <w:rsid w:val="000C1310"/>
    <w:rsid w:val="000C13D2"/>
    <w:rsid w:val="000C1F2F"/>
    <w:rsid w:val="000C1F51"/>
    <w:rsid w:val="000C25C0"/>
    <w:rsid w:val="000C2C22"/>
    <w:rsid w:val="000C2F3B"/>
    <w:rsid w:val="000C3037"/>
    <w:rsid w:val="000C31D0"/>
    <w:rsid w:val="000C35B9"/>
    <w:rsid w:val="000C38D9"/>
    <w:rsid w:val="000C3BBE"/>
    <w:rsid w:val="000C429A"/>
    <w:rsid w:val="000C4389"/>
    <w:rsid w:val="000C4C65"/>
    <w:rsid w:val="000C4EC4"/>
    <w:rsid w:val="000C5B7D"/>
    <w:rsid w:val="000C5B9B"/>
    <w:rsid w:val="000C5C36"/>
    <w:rsid w:val="000C69B6"/>
    <w:rsid w:val="000C6F61"/>
    <w:rsid w:val="000C7362"/>
    <w:rsid w:val="000C769A"/>
    <w:rsid w:val="000D05CE"/>
    <w:rsid w:val="000D2839"/>
    <w:rsid w:val="000D2B3C"/>
    <w:rsid w:val="000D3711"/>
    <w:rsid w:val="000D4392"/>
    <w:rsid w:val="000D4C77"/>
    <w:rsid w:val="000D5996"/>
    <w:rsid w:val="000D5CDD"/>
    <w:rsid w:val="000D61C5"/>
    <w:rsid w:val="000D631A"/>
    <w:rsid w:val="000D669B"/>
    <w:rsid w:val="000D7248"/>
    <w:rsid w:val="000D724D"/>
    <w:rsid w:val="000D7328"/>
    <w:rsid w:val="000D7BCE"/>
    <w:rsid w:val="000D7D3A"/>
    <w:rsid w:val="000D7FA9"/>
    <w:rsid w:val="000E0065"/>
    <w:rsid w:val="000E00F6"/>
    <w:rsid w:val="000E0135"/>
    <w:rsid w:val="000E0598"/>
    <w:rsid w:val="000E112D"/>
    <w:rsid w:val="000E1A2E"/>
    <w:rsid w:val="000E1A84"/>
    <w:rsid w:val="000E1EAE"/>
    <w:rsid w:val="000E21C4"/>
    <w:rsid w:val="000E23F9"/>
    <w:rsid w:val="000E25E9"/>
    <w:rsid w:val="000E298F"/>
    <w:rsid w:val="000E34E1"/>
    <w:rsid w:val="000E36C5"/>
    <w:rsid w:val="000E384B"/>
    <w:rsid w:val="000E3FB5"/>
    <w:rsid w:val="000E4811"/>
    <w:rsid w:val="000E4FA8"/>
    <w:rsid w:val="000E55EA"/>
    <w:rsid w:val="000E5D46"/>
    <w:rsid w:val="000E618B"/>
    <w:rsid w:val="000E66F1"/>
    <w:rsid w:val="000E6F18"/>
    <w:rsid w:val="000E714F"/>
    <w:rsid w:val="000E77AA"/>
    <w:rsid w:val="000F0058"/>
    <w:rsid w:val="000F01F3"/>
    <w:rsid w:val="000F0365"/>
    <w:rsid w:val="000F04F1"/>
    <w:rsid w:val="000F07CF"/>
    <w:rsid w:val="000F0804"/>
    <w:rsid w:val="000F0B54"/>
    <w:rsid w:val="000F0BDB"/>
    <w:rsid w:val="000F0D46"/>
    <w:rsid w:val="000F1BE4"/>
    <w:rsid w:val="000F1CD1"/>
    <w:rsid w:val="000F1F8C"/>
    <w:rsid w:val="000F1FF9"/>
    <w:rsid w:val="000F2493"/>
    <w:rsid w:val="000F27E5"/>
    <w:rsid w:val="000F2803"/>
    <w:rsid w:val="000F2DB9"/>
    <w:rsid w:val="000F3485"/>
    <w:rsid w:val="000F35A7"/>
    <w:rsid w:val="000F392F"/>
    <w:rsid w:val="000F3B12"/>
    <w:rsid w:val="000F3FC4"/>
    <w:rsid w:val="000F3FC8"/>
    <w:rsid w:val="000F411F"/>
    <w:rsid w:val="000F4391"/>
    <w:rsid w:val="000F519A"/>
    <w:rsid w:val="000F5243"/>
    <w:rsid w:val="000F5285"/>
    <w:rsid w:val="000F5629"/>
    <w:rsid w:val="000F5641"/>
    <w:rsid w:val="000F5D53"/>
    <w:rsid w:val="000F64DB"/>
    <w:rsid w:val="000F6E2A"/>
    <w:rsid w:val="000F78E8"/>
    <w:rsid w:val="000F7CD9"/>
    <w:rsid w:val="0010011C"/>
    <w:rsid w:val="00100418"/>
    <w:rsid w:val="00100E11"/>
    <w:rsid w:val="00100E85"/>
    <w:rsid w:val="00100EFC"/>
    <w:rsid w:val="0010127C"/>
    <w:rsid w:val="00101DCC"/>
    <w:rsid w:val="00102033"/>
    <w:rsid w:val="00102595"/>
    <w:rsid w:val="00102854"/>
    <w:rsid w:val="00102E79"/>
    <w:rsid w:val="00103237"/>
    <w:rsid w:val="00103626"/>
    <w:rsid w:val="00104292"/>
    <w:rsid w:val="00104488"/>
    <w:rsid w:val="00104749"/>
    <w:rsid w:val="00104D54"/>
    <w:rsid w:val="00105056"/>
    <w:rsid w:val="001054F3"/>
    <w:rsid w:val="001056D7"/>
    <w:rsid w:val="0010585D"/>
    <w:rsid w:val="00105A49"/>
    <w:rsid w:val="00106780"/>
    <w:rsid w:val="00106E91"/>
    <w:rsid w:val="00107447"/>
    <w:rsid w:val="0010751D"/>
    <w:rsid w:val="00107585"/>
    <w:rsid w:val="001079C2"/>
    <w:rsid w:val="001108F3"/>
    <w:rsid w:val="001109FF"/>
    <w:rsid w:val="0011169D"/>
    <w:rsid w:val="0011297D"/>
    <w:rsid w:val="00112EE0"/>
    <w:rsid w:val="0011360B"/>
    <w:rsid w:val="00113650"/>
    <w:rsid w:val="001136A9"/>
    <w:rsid w:val="001150A5"/>
    <w:rsid w:val="00115948"/>
    <w:rsid w:val="00115C17"/>
    <w:rsid w:val="00115D74"/>
    <w:rsid w:val="001166FF"/>
    <w:rsid w:val="00116C89"/>
    <w:rsid w:val="00116FD3"/>
    <w:rsid w:val="00117019"/>
    <w:rsid w:val="00117813"/>
    <w:rsid w:val="00117896"/>
    <w:rsid w:val="001179B5"/>
    <w:rsid w:val="00120489"/>
    <w:rsid w:val="0012075C"/>
    <w:rsid w:val="00120C07"/>
    <w:rsid w:val="00122645"/>
    <w:rsid w:val="001228FD"/>
    <w:rsid w:val="00123E74"/>
    <w:rsid w:val="001242F7"/>
    <w:rsid w:val="001248E5"/>
    <w:rsid w:val="00124A21"/>
    <w:rsid w:val="001256B6"/>
    <w:rsid w:val="001259E0"/>
    <w:rsid w:val="00125D40"/>
    <w:rsid w:val="00126244"/>
    <w:rsid w:val="00126551"/>
    <w:rsid w:val="00126B62"/>
    <w:rsid w:val="00127CB4"/>
    <w:rsid w:val="00130406"/>
    <w:rsid w:val="00130B89"/>
    <w:rsid w:val="00130DF1"/>
    <w:rsid w:val="00130FE3"/>
    <w:rsid w:val="00131002"/>
    <w:rsid w:val="00131464"/>
    <w:rsid w:val="00131F3C"/>
    <w:rsid w:val="0013272F"/>
    <w:rsid w:val="001327ED"/>
    <w:rsid w:val="00133EB1"/>
    <w:rsid w:val="00133F79"/>
    <w:rsid w:val="001349ED"/>
    <w:rsid w:val="00134A5B"/>
    <w:rsid w:val="00135224"/>
    <w:rsid w:val="00135CFF"/>
    <w:rsid w:val="00135D37"/>
    <w:rsid w:val="00135FA2"/>
    <w:rsid w:val="001361A3"/>
    <w:rsid w:val="00136345"/>
    <w:rsid w:val="00137080"/>
    <w:rsid w:val="001371FC"/>
    <w:rsid w:val="00137610"/>
    <w:rsid w:val="0013770F"/>
    <w:rsid w:val="00137B46"/>
    <w:rsid w:val="00137EF9"/>
    <w:rsid w:val="001403B7"/>
    <w:rsid w:val="001407C9"/>
    <w:rsid w:val="00141713"/>
    <w:rsid w:val="00141CD8"/>
    <w:rsid w:val="0014209B"/>
    <w:rsid w:val="00142465"/>
    <w:rsid w:val="0014281F"/>
    <w:rsid w:val="0014314F"/>
    <w:rsid w:val="00143A66"/>
    <w:rsid w:val="00143D59"/>
    <w:rsid w:val="001442BD"/>
    <w:rsid w:val="0014459F"/>
    <w:rsid w:val="00144D35"/>
    <w:rsid w:val="001455B4"/>
    <w:rsid w:val="00145A71"/>
    <w:rsid w:val="00145AE3"/>
    <w:rsid w:val="00146937"/>
    <w:rsid w:val="00146AE2"/>
    <w:rsid w:val="00146B4F"/>
    <w:rsid w:val="00146F26"/>
    <w:rsid w:val="001470BD"/>
    <w:rsid w:val="00147178"/>
    <w:rsid w:val="0014775A"/>
    <w:rsid w:val="0014787C"/>
    <w:rsid w:val="0014793E"/>
    <w:rsid w:val="001503F6"/>
    <w:rsid w:val="0015046A"/>
    <w:rsid w:val="00150747"/>
    <w:rsid w:val="0015079B"/>
    <w:rsid w:val="001521AE"/>
    <w:rsid w:val="00152B0B"/>
    <w:rsid w:val="001532F0"/>
    <w:rsid w:val="0015337D"/>
    <w:rsid w:val="001533E0"/>
    <w:rsid w:val="001540FB"/>
    <w:rsid w:val="00154230"/>
    <w:rsid w:val="001546B8"/>
    <w:rsid w:val="00154E18"/>
    <w:rsid w:val="00155D8B"/>
    <w:rsid w:val="00155D9B"/>
    <w:rsid w:val="0015627D"/>
    <w:rsid w:val="00156389"/>
    <w:rsid w:val="00156494"/>
    <w:rsid w:val="001564DA"/>
    <w:rsid w:val="00156652"/>
    <w:rsid w:val="00156CC1"/>
    <w:rsid w:val="00157629"/>
    <w:rsid w:val="00157A76"/>
    <w:rsid w:val="00157C3B"/>
    <w:rsid w:val="001602A4"/>
    <w:rsid w:val="0016051A"/>
    <w:rsid w:val="00160564"/>
    <w:rsid w:val="00160660"/>
    <w:rsid w:val="00160CA3"/>
    <w:rsid w:val="0016102E"/>
    <w:rsid w:val="0016161E"/>
    <w:rsid w:val="00161C8E"/>
    <w:rsid w:val="00161E34"/>
    <w:rsid w:val="00162855"/>
    <w:rsid w:val="00162D1E"/>
    <w:rsid w:val="00162D90"/>
    <w:rsid w:val="00163D0A"/>
    <w:rsid w:val="001645E3"/>
    <w:rsid w:val="001649D4"/>
    <w:rsid w:val="00164F53"/>
    <w:rsid w:val="0016512C"/>
    <w:rsid w:val="001652E4"/>
    <w:rsid w:val="0016603E"/>
    <w:rsid w:val="001661DB"/>
    <w:rsid w:val="0016640C"/>
    <w:rsid w:val="00166B78"/>
    <w:rsid w:val="00167210"/>
    <w:rsid w:val="0016722E"/>
    <w:rsid w:val="0016729D"/>
    <w:rsid w:val="001676BA"/>
    <w:rsid w:val="001676E1"/>
    <w:rsid w:val="00167B16"/>
    <w:rsid w:val="00167D13"/>
    <w:rsid w:val="00167DF9"/>
    <w:rsid w:val="00170400"/>
    <w:rsid w:val="001709C0"/>
    <w:rsid w:val="00170CEC"/>
    <w:rsid w:val="00171135"/>
    <w:rsid w:val="00171270"/>
    <w:rsid w:val="001716F2"/>
    <w:rsid w:val="00171914"/>
    <w:rsid w:val="0017224B"/>
    <w:rsid w:val="00173258"/>
    <w:rsid w:val="00173D99"/>
    <w:rsid w:val="00174C5E"/>
    <w:rsid w:val="00174F70"/>
    <w:rsid w:val="001750CB"/>
    <w:rsid w:val="0017544E"/>
    <w:rsid w:val="00175E94"/>
    <w:rsid w:val="0017606B"/>
    <w:rsid w:val="00176D6F"/>
    <w:rsid w:val="00176D70"/>
    <w:rsid w:val="001770E5"/>
    <w:rsid w:val="00177E5B"/>
    <w:rsid w:val="00180211"/>
    <w:rsid w:val="00180C9C"/>
    <w:rsid w:val="0018137B"/>
    <w:rsid w:val="00181586"/>
    <w:rsid w:val="001818F0"/>
    <w:rsid w:val="00181CC0"/>
    <w:rsid w:val="001822F4"/>
    <w:rsid w:val="00182AD8"/>
    <w:rsid w:val="0018307E"/>
    <w:rsid w:val="0018329C"/>
    <w:rsid w:val="001833D9"/>
    <w:rsid w:val="001839FD"/>
    <w:rsid w:val="00183D03"/>
    <w:rsid w:val="00183EE3"/>
    <w:rsid w:val="001842B9"/>
    <w:rsid w:val="00184900"/>
    <w:rsid w:val="00184E6B"/>
    <w:rsid w:val="00185002"/>
    <w:rsid w:val="00185549"/>
    <w:rsid w:val="001855E2"/>
    <w:rsid w:val="001857D6"/>
    <w:rsid w:val="00186AFF"/>
    <w:rsid w:val="00186D6C"/>
    <w:rsid w:val="001877A7"/>
    <w:rsid w:val="00187A1A"/>
    <w:rsid w:val="00187EC8"/>
    <w:rsid w:val="0019086A"/>
    <w:rsid w:val="001908A1"/>
    <w:rsid w:val="00190CE3"/>
    <w:rsid w:val="001914B9"/>
    <w:rsid w:val="001915C0"/>
    <w:rsid w:val="00191DF3"/>
    <w:rsid w:val="00192091"/>
    <w:rsid w:val="00192511"/>
    <w:rsid w:val="00192FC3"/>
    <w:rsid w:val="00193156"/>
    <w:rsid w:val="001936F3"/>
    <w:rsid w:val="001938B2"/>
    <w:rsid w:val="0019447C"/>
    <w:rsid w:val="00194495"/>
    <w:rsid w:val="001944C4"/>
    <w:rsid w:val="00194DDD"/>
    <w:rsid w:val="00194EE0"/>
    <w:rsid w:val="00195115"/>
    <w:rsid w:val="0019520D"/>
    <w:rsid w:val="0019558A"/>
    <w:rsid w:val="001960CF"/>
    <w:rsid w:val="00196FB3"/>
    <w:rsid w:val="0019796F"/>
    <w:rsid w:val="00197E24"/>
    <w:rsid w:val="001A0A53"/>
    <w:rsid w:val="001A0B01"/>
    <w:rsid w:val="001A1049"/>
    <w:rsid w:val="001A11CF"/>
    <w:rsid w:val="001A2760"/>
    <w:rsid w:val="001A29AA"/>
    <w:rsid w:val="001A3635"/>
    <w:rsid w:val="001A3707"/>
    <w:rsid w:val="001A380E"/>
    <w:rsid w:val="001A38FE"/>
    <w:rsid w:val="001A4016"/>
    <w:rsid w:val="001A4404"/>
    <w:rsid w:val="001A45C3"/>
    <w:rsid w:val="001A5DE7"/>
    <w:rsid w:val="001A79CB"/>
    <w:rsid w:val="001A7AF8"/>
    <w:rsid w:val="001B0022"/>
    <w:rsid w:val="001B0066"/>
    <w:rsid w:val="001B0377"/>
    <w:rsid w:val="001B03E4"/>
    <w:rsid w:val="001B0D0C"/>
    <w:rsid w:val="001B0E19"/>
    <w:rsid w:val="001B120E"/>
    <w:rsid w:val="001B17D1"/>
    <w:rsid w:val="001B2154"/>
    <w:rsid w:val="001B21F6"/>
    <w:rsid w:val="001B3C98"/>
    <w:rsid w:val="001B44A9"/>
    <w:rsid w:val="001B49A7"/>
    <w:rsid w:val="001B4BB4"/>
    <w:rsid w:val="001B5703"/>
    <w:rsid w:val="001B590E"/>
    <w:rsid w:val="001B618A"/>
    <w:rsid w:val="001B62E7"/>
    <w:rsid w:val="001B6478"/>
    <w:rsid w:val="001B66E4"/>
    <w:rsid w:val="001B7456"/>
    <w:rsid w:val="001B7824"/>
    <w:rsid w:val="001C0078"/>
    <w:rsid w:val="001C0144"/>
    <w:rsid w:val="001C0215"/>
    <w:rsid w:val="001C02AE"/>
    <w:rsid w:val="001C0624"/>
    <w:rsid w:val="001C0AE2"/>
    <w:rsid w:val="001C0BA7"/>
    <w:rsid w:val="001C0BB9"/>
    <w:rsid w:val="001C0CAD"/>
    <w:rsid w:val="001C0F6E"/>
    <w:rsid w:val="001C193F"/>
    <w:rsid w:val="001C1C42"/>
    <w:rsid w:val="001C21EC"/>
    <w:rsid w:val="001C2240"/>
    <w:rsid w:val="001C2BC7"/>
    <w:rsid w:val="001C2CAE"/>
    <w:rsid w:val="001C3333"/>
    <w:rsid w:val="001C38BF"/>
    <w:rsid w:val="001C3AB3"/>
    <w:rsid w:val="001C3B1D"/>
    <w:rsid w:val="001C3CB0"/>
    <w:rsid w:val="001C41F1"/>
    <w:rsid w:val="001C470D"/>
    <w:rsid w:val="001C5568"/>
    <w:rsid w:val="001C5B79"/>
    <w:rsid w:val="001C60E1"/>
    <w:rsid w:val="001C63F3"/>
    <w:rsid w:val="001C7D15"/>
    <w:rsid w:val="001D08FC"/>
    <w:rsid w:val="001D243C"/>
    <w:rsid w:val="001D24AC"/>
    <w:rsid w:val="001D2637"/>
    <w:rsid w:val="001D2826"/>
    <w:rsid w:val="001D2C00"/>
    <w:rsid w:val="001D2F4C"/>
    <w:rsid w:val="001D2F5A"/>
    <w:rsid w:val="001D358A"/>
    <w:rsid w:val="001D36A8"/>
    <w:rsid w:val="001D4041"/>
    <w:rsid w:val="001D4693"/>
    <w:rsid w:val="001D4BE9"/>
    <w:rsid w:val="001D6735"/>
    <w:rsid w:val="001D6D40"/>
    <w:rsid w:val="001D700F"/>
    <w:rsid w:val="001D76FC"/>
    <w:rsid w:val="001D7A19"/>
    <w:rsid w:val="001D7FDD"/>
    <w:rsid w:val="001E052D"/>
    <w:rsid w:val="001E16FF"/>
    <w:rsid w:val="001E1ACB"/>
    <w:rsid w:val="001E21B7"/>
    <w:rsid w:val="001E228F"/>
    <w:rsid w:val="001E2BD7"/>
    <w:rsid w:val="001E2E72"/>
    <w:rsid w:val="001E4D2F"/>
    <w:rsid w:val="001E4E66"/>
    <w:rsid w:val="001E4E85"/>
    <w:rsid w:val="001E549B"/>
    <w:rsid w:val="001E56B8"/>
    <w:rsid w:val="001E5E92"/>
    <w:rsid w:val="001E6098"/>
    <w:rsid w:val="001E6AF5"/>
    <w:rsid w:val="001E6C15"/>
    <w:rsid w:val="001E6E31"/>
    <w:rsid w:val="001E7272"/>
    <w:rsid w:val="001E79F9"/>
    <w:rsid w:val="001F011C"/>
    <w:rsid w:val="001F0279"/>
    <w:rsid w:val="001F0695"/>
    <w:rsid w:val="001F0F4E"/>
    <w:rsid w:val="001F0FD4"/>
    <w:rsid w:val="001F1639"/>
    <w:rsid w:val="001F20B2"/>
    <w:rsid w:val="001F25E1"/>
    <w:rsid w:val="001F2824"/>
    <w:rsid w:val="001F291E"/>
    <w:rsid w:val="001F2B11"/>
    <w:rsid w:val="001F2CB8"/>
    <w:rsid w:val="001F2DED"/>
    <w:rsid w:val="001F3178"/>
    <w:rsid w:val="001F3201"/>
    <w:rsid w:val="001F47E1"/>
    <w:rsid w:val="001F4FD7"/>
    <w:rsid w:val="001F520E"/>
    <w:rsid w:val="001F5825"/>
    <w:rsid w:val="001F67DC"/>
    <w:rsid w:val="001F6946"/>
    <w:rsid w:val="001F6A75"/>
    <w:rsid w:val="001F6DAE"/>
    <w:rsid w:val="001F74BF"/>
    <w:rsid w:val="001F7A21"/>
    <w:rsid w:val="002007AA"/>
    <w:rsid w:val="00200B8B"/>
    <w:rsid w:val="00200E7F"/>
    <w:rsid w:val="002016E9"/>
    <w:rsid w:val="00201894"/>
    <w:rsid w:val="00201D92"/>
    <w:rsid w:val="00201E92"/>
    <w:rsid w:val="00201E95"/>
    <w:rsid w:val="0020203D"/>
    <w:rsid w:val="0020273D"/>
    <w:rsid w:val="00202926"/>
    <w:rsid w:val="00202FA7"/>
    <w:rsid w:val="00203DD0"/>
    <w:rsid w:val="002049CB"/>
    <w:rsid w:val="00204AE7"/>
    <w:rsid w:val="00205363"/>
    <w:rsid w:val="00205AB7"/>
    <w:rsid w:val="00206634"/>
    <w:rsid w:val="002069CE"/>
    <w:rsid w:val="002070C4"/>
    <w:rsid w:val="00207BC7"/>
    <w:rsid w:val="00210445"/>
    <w:rsid w:val="0021117C"/>
    <w:rsid w:val="00211623"/>
    <w:rsid w:val="002119AD"/>
    <w:rsid w:val="00211B93"/>
    <w:rsid w:val="00211B97"/>
    <w:rsid w:val="00212547"/>
    <w:rsid w:val="00212642"/>
    <w:rsid w:val="00212AFF"/>
    <w:rsid w:val="00212B30"/>
    <w:rsid w:val="00212BA7"/>
    <w:rsid w:val="00212F21"/>
    <w:rsid w:val="00212FCC"/>
    <w:rsid w:val="002140A2"/>
    <w:rsid w:val="0021431F"/>
    <w:rsid w:val="002145B8"/>
    <w:rsid w:val="002145BA"/>
    <w:rsid w:val="002154C8"/>
    <w:rsid w:val="002155DF"/>
    <w:rsid w:val="002157B4"/>
    <w:rsid w:val="0021583D"/>
    <w:rsid w:val="00215D97"/>
    <w:rsid w:val="00216295"/>
    <w:rsid w:val="002164FA"/>
    <w:rsid w:val="002170AC"/>
    <w:rsid w:val="002179CA"/>
    <w:rsid w:val="00220937"/>
    <w:rsid w:val="00220948"/>
    <w:rsid w:val="0022120B"/>
    <w:rsid w:val="00221586"/>
    <w:rsid w:val="00221A3C"/>
    <w:rsid w:val="00221E7A"/>
    <w:rsid w:val="00222D72"/>
    <w:rsid w:val="00222F9F"/>
    <w:rsid w:val="00223816"/>
    <w:rsid w:val="00223BA7"/>
    <w:rsid w:val="00224193"/>
    <w:rsid w:val="002243AA"/>
    <w:rsid w:val="00224AC5"/>
    <w:rsid w:val="0022522C"/>
    <w:rsid w:val="002253C0"/>
    <w:rsid w:val="00225613"/>
    <w:rsid w:val="002257DA"/>
    <w:rsid w:val="00226AD9"/>
    <w:rsid w:val="00227142"/>
    <w:rsid w:val="0022733A"/>
    <w:rsid w:val="002276C2"/>
    <w:rsid w:val="002303FD"/>
    <w:rsid w:val="00230902"/>
    <w:rsid w:val="002309B9"/>
    <w:rsid w:val="00230D18"/>
    <w:rsid w:val="00230F1A"/>
    <w:rsid w:val="00230F66"/>
    <w:rsid w:val="00230FD5"/>
    <w:rsid w:val="00232885"/>
    <w:rsid w:val="0023293F"/>
    <w:rsid w:val="0023298C"/>
    <w:rsid w:val="00232C5C"/>
    <w:rsid w:val="00233096"/>
    <w:rsid w:val="002334B9"/>
    <w:rsid w:val="00233662"/>
    <w:rsid w:val="002342B9"/>
    <w:rsid w:val="002345CD"/>
    <w:rsid w:val="002353CC"/>
    <w:rsid w:val="00235737"/>
    <w:rsid w:val="00235884"/>
    <w:rsid w:val="00235D04"/>
    <w:rsid w:val="00235DEB"/>
    <w:rsid w:val="00236597"/>
    <w:rsid w:val="00236EA5"/>
    <w:rsid w:val="00237076"/>
    <w:rsid w:val="002377ED"/>
    <w:rsid w:val="0023789D"/>
    <w:rsid w:val="002379D3"/>
    <w:rsid w:val="00237B35"/>
    <w:rsid w:val="00237C15"/>
    <w:rsid w:val="00237C82"/>
    <w:rsid w:val="0024025B"/>
    <w:rsid w:val="002402E3"/>
    <w:rsid w:val="00241BFD"/>
    <w:rsid w:val="00241F1F"/>
    <w:rsid w:val="002421C7"/>
    <w:rsid w:val="00242522"/>
    <w:rsid w:val="00242814"/>
    <w:rsid w:val="00242A53"/>
    <w:rsid w:val="00242AB4"/>
    <w:rsid w:val="00242B34"/>
    <w:rsid w:val="00242B35"/>
    <w:rsid w:val="00242C0F"/>
    <w:rsid w:val="00242DFA"/>
    <w:rsid w:val="00242FB7"/>
    <w:rsid w:val="0024372B"/>
    <w:rsid w:val="00244636"/>
    <w:rsid w:val="00244B85"/>
    <w:rsid w:val="0024504B"/>
    <w:rsid w:val="00245059"/>
    <w:rsid w:val="002452EF"/>
    <w:rsid w:val="00245307"/>
    <w:rsid w:val="00245573"/>
    <w:rsid w:val="0024584C"/>
    <w:rsid w:val="00245CD7"/>
    <w:rsid w:val="00245E63"/>
    <w:rsid w:val="00245EF5"/>
    <w:rsid w:val="00246629"/>
    <w:rsid w:val="002466ED"/>
    <w:rsid w:val="002468F4"/>
    <w:rsid w:val="00246981"/>
    <w:rsid w:val="00247228"/>
    <w:rsid w:val="00247EBB"/>
    <w:rsid w:val="00250572"/>
    <w:rsid w:val="0025062A"/>
    <w:rsid w:val="00250AAE"/>
    <w:rsid w:val="00250CA7"/>
    <w:rsid w:val="00250EB7"/>
    <w:rsid w:val="00251400"/>
    <w:rsid w:val="0025168A"/>
    <w:rsid w:val="00252A82"/>
    <w:rsid w:val="00253A4B"/>
    <w:rsid w:val="00254440"/>
    <w:rsid w:val="0025457F"/>
    <w:rsid w:val="002552BE"/>
    <w:rsid w:val="00255920"/>
    <w:rsid w:val="00255EAA"/>
    <w:rsid w:val="0026024B"/>
    <w:rsid w:val="00260B03"/>
    <w:rsid w:val="00260BA0"/>
    <w:rsid w:val="0026119C"/>
    <w:rsid w:val="00261320"/>
    <w:rsid w:val="00261AAF"/>
    <w:rsid w:val="00261B5E"/>
    <w:rsid w:val="0026255A"/>
    <w:rsid w:val="002626D5"/>
    <w:rsid w:val="0026298A"/>
    <w:rsid w:val="00262B4E"/>
    <w:rsid w:val="00262B65"/>
    <w:rsid w:val="00262DD0"/>
    <w:rsid w:val="00263500"/>
    <w:rsid w:val="00263534"/>
    <w:rsid w:val="002637A2"/>
    <w:rsid w:val="00263F4A"/>
    <w:rsid w:val="00264751"/>
    <w:rsid w:val="002649D0"/>
    <w:rsid w:val="00264FF4"/>
    <w:rsid w:val="00265219"/>
    <w:rsid w:val="00265340"/>
    <w:rsid w:val="0026540B"/>
    <w:rsid w:val="00265479"/>
    <w:rsid w:val="00265CC7"/>
    <w:rsid w:val="00266A8F"/>
    <w:rsid w:val="00266D56"/>
    <w:rsid w:val="002671F7"/>
    <w:rsid w:val="00267703"/>
    <w:rsid w:val="0026781F"/>
    <w:rsid w:val="0026784F"/>
    <w:rsid w:val="00267C6C"/>
    <w:rsid w:val="002705AF"/>
    <w:rsid w:val="002705C4"/>
    <w:rsid w:val="00270746"/>
    <w:rsid w:val="0027078E"/>
    <w:rsid w:val="00270E8F"/>
    <w:rsid w:val="00271D7D"/>
    <w:rsid w:val="0027212C"/>
    <w:rsid w:val="0027256D"/>
    <w:rsid w:val="00272F52"/>
    <w:rsid w:val="00273B28"/>
    <w:rsid w:val="0027417B"/>
    <w:rsid w:val="00274A51"/>
    <w:rsid w:val="00274C33"/>
    <w:rsid w:val="00274E25"/>
    <w:rsid w:val="00274ECB"/>
    <w:rsid w:val="0027508F"/>
    <w:rsid w:val="002751B0"/>
    <w:rsid w:val="002755F3"/>
    <w:rsid w:val="002756CC"/>
    <w:rsid w:val="00275A45"/>
    <w:rsid w:val="00275A74"/>
    <w:rsid w:val="00275C37"/>
    <w:rsid w:val="00275D2A"/>
    <w:rsid w:val="00276A18"/>
    <w:rsid w:val="00277812"/>
    <w:rsid w:val="002801C8"/>
    <w:rsid w:val="0028163A"/>
    <w:rsid w:val="00281A99"/>
    <w:rsid w:val="00281B12"/>
    <w:rsid w:val="00281EC0"/>
    <w:rsid w:val="002821A3"/>
    <w:rsid w:val="00282452"/>
    <w:rsid w:val="00282D76"/>
    <w:rsid w:val="0028362F"/>
    <w:rsid w:val="002839AB"/>
    <w:rsid w:val="00283B31"/>
    <w:rsid w:val="002846B1"/>
    <w:rsid w:val="0028504C"/>
    <w:rsid w:val="002850F5"/>
    <w:rsid w:val="00285841"/>
    <w:rsid w:val="002861CE"/>
    <w:rsid w:val="002868C5"/>
    <w:rsid w:val="00286B13"/>
    <w:rsid w:val="00286C96"/>
    <w:rsid w:val="002872DA"/>
    <w:rsid w:val="00287306"/>
    <w:rsid w:val="0028731D"/>
    <w:rsid w:val="00287AB5"/>
    <w:rsid w:val="00287C0F"/>
    <w:rsid w:val="00290125"/>
    <w:rsid w:val="002902A6"/>
    <w:rsid w:val="0029061F"/>
    <w:rsid w:val="002910D6"/>
    <w:rsid w:val="00292287"/>
    <w:rsid w:val="00292475"/>
    <w:rsid w:val="0029280F"/>
    <w:rsid w:val="00293001"/>
    <w:rsid w:val="00293578"/>
    <w:rsid w:val="002936AD"/>
    <w:rsid w:val="002943D9"/>
    <w:rsid w:val="00294E2A"/>
    <w:rsid w:val="00295200"/>
    <w:rsid w:val="002952C5"/>
    <w:rsid w:val="00295345"/>
    <w:rsid w:val="00295C76"/>
    <w:rsid w:val="00295DA2"/>
    <w:rsid w:val="0029601C"/>
    <w:rsid w:val="0029615A"/>
    <w:rsid w:val="002967E1"/>
    <w:rsid w:val="00296B23"/>
    <w:rsid w:val="00296C28"/>
    <w:rsid w:val="0029774F"/>
    <w:rsid w:val="00297754"/>
    <w:rsid w:val="002978A0"/>
    <w:rsid w:val="00297E4D"/>
    <w:rsid w:val="002A0D29"/>
    <w:rsid w:val="002A1127"/>
    <w:rsid w:val="002A1555"/>
    <w:rsid w:val="002A239F"/>
    <w:rsid w:val="002A2895"/>
    <w:rsid w:val="002A2E8F"/>
    <w:rsid w:val="002A3399"/>
    <w:rsid w:val="002A3BFC"/>
    <w:rsid w:val="002A4092"/>
    <w:rsid w:val="002A4653"/>
    <w:rsid w:val="002A47A7"/>
    <w:rsid w:val="002A48D8"/>
    <w:rsid w:val="002A49BE"/>
    <w:rsid w:val="002A540A"/>
    <w:rsid w:val="002A5ABB"/>
    <w:rsid w:val="002A5BA4"/>
    <w:rsid w:val="002A5C2B"/>
    <w:rsid w:val="002A5D56"/>
    <w:rsid w:val="002A6548"/>
    <w:rsid w:val="002A68B5"/>
    <w:rsid w:val="002A72BE"/>
    <w:rsid w:val="002A75CD"/>
    <w:rsid w:val="002A7B06"/>
    <w:rsid w:val="002B012D"/>
    <w:rsid w:val="002B0EA9"/>
    <w:rsid w:val="002B106F"/>
    <w:rsid w:val="002B143F"/>
    <w:rsid w:val="002B376A"/>
    <w:rsid w:val="002B3A78"/>
    <w:rsid w:val="002B3FCB"/>
    <w:rsid w:val="002B4160"/>
    <w:rsid w:val="002B459B"/>
    <w:rsid w:val="002B4C35"/>
    <w:rsid w:val="002B4CB0"/>
    <w:rsid w:val="002B6820"/>
    <w:rsid w:val="002B6961"/>
    <w:rsid w:val="002B6B60"/>
    <w:rsid w:val="002B6CFB"/>
    <w:rsid w:val="002B726D"/>
    <w:rsid w:val="002B7B93"/>
    <w:rsid w:val="002C061F"/>
    <w:rsid w:val="002C0C63"/>
    <w:rsid w:val="002C1530"/>
    <w:rsid w:val="002C1822"/>
    <w:rsid w:val="002C1BE8"/>
    <w:rsid w:val="002C1D61"/>
    <w:rsid w:val="002C270C"/>
    <w:rsid w:val="002C2EC3"/>
    <w:rsid w:val="002C2EF8"/>
    <w:rsid w:val="002C2EFA"/>
    <w:rsid w:val="002C35B5"/>
    <w:rsid w:val="002C363D"/>
    <w:rsid w:val="002C443C"/>
    <w:rsid w:val="002C48A4"/>
    <w:rsid w:val="002C508A"/>
    <w:rsid w:val="002C52ED"/>
    <w:rsid w:val="002C5BC1"/>
    <w:rsid w:val="002C6015"/>
    <w:rsid w:val="002D0268"/>
    <w:rsid w:val="002D13DD"/>
    <w:rsid w:val="002D1499"/>
    <w:rsid w:val="002D183F"/>
    <w:rsid w:val="002D2BEF"/>
    <w:rsid w:val="002D2E06"/>
    <w:rsid w:val="002D2F97"/>
    <w:rsid w:val="002D34FC"/>
    <w:rsid w:val="002D3AE9"/>
    <w:rsid w:val="002D3C71"/>
    <w:rsid w:val="002D4196"/>
    <w:rsid w:val="002D41F7"/>
    <w:rsid w:val="002D4565"/>
    <w:rsid w:val="002D4829"/>
    <w:rsid w:val="002D48E2"/>
    <w:rsid w:val="002D49D9"/>
    <w:rsid w:val="002D4E61"/>
    <w:rsid w:val="002D4E63"/>
    <w:rsid w:val="002D51FE"/>
    <w:rsid w:val="002D5360"/>
    <w:rsid w:val="002D57D4"/>
    <w:rsid w:val="002D59BE"/>
    <w:rsid w:val="002D59F9"/>
    <w:rsid w:val="002D62D0"/>
    <w:rsid w:val="002D6598"/>
    <w:rsid w:val="002D7717"/>
    <w:rsid w:val="002D785C"/>
    <w:rsid w:val="002D7EDA"/>
    <w:rsid w:val="002E05B9"/>
    <w:rsid w:val="002E0638"/>
    <w:rsid w:val="002E1083"/>
    <w:rsid w:val="002E1961"/>
    <w:rsid w:val="002E19B0"/>
    <w:rsid w:val="002E2A08"/>
    <w:rsid w:val="002E2F48"/>
    <w:rsid w:val="002E3382"/>
    <w:rsid w:val="002E3D60"/>
    <w:rsid w:val="002E457B"/>
    <w:rsid w:val="002E47F4"/>
    <w:rsid w:val="002E4D3C"/>
    <w:rsid w:val="002E53F7"/>
    <w:rsid w:val="002E596A"/>
    <w:rsid w:val="002E5BFD"/>
    <w:rsid w:val="002E5D03"/>
    <w:rsid w:val="002E5DFA"/>
    <w:rsid w:val="002E5F92"/>
    <w:rsid w:val="002E6077"/>
    <w:rsid w:val="002E60D7"/>
    <w:rsid w:val="002E6A8E"/>
    <w:rsid w:val="002E6AF4"/>
    <w:rsid w:val="002E702F"/>
    <w:rsid w:val="002E72A3"/>
    <w:rsid w:val="002E72CD"/>
    <w:rsid w:val="002E7351"/>
    <w:rsid w:val="002E7B7E"/>
    <w:rsid w:val="002F0271"/>
    <w:rsid w:val="002F0FC7"/>
    <w:rsid w:val="002F1566"/>
    <w:rsid w:val="002F18D9"/>
    <w:rsid w:val="002F22DC"/>
    <w:rsid w:val="002F2DD7"/>
    <w:rsid w:val="002F34B7"/>
    <w:rsid w:val="002F3856"/>
    <w:rsid w:val="002F3B7E"/>
    <w:rsid w:val="002F3F28"/>
    <w:rsid w:val="002F423E"/>
    <w:rsid w:val="002F4789"/>
    <w:rsid w:val="002F533A"/>
    <w:rsid w:val="002F5734"/>
    <w:rsid w:val="002F5E69"/>
    <w:rsid w:val="002F6ADD"/>
    <w:rsid w:val="002F72C5"/>
    <w:rsid w:val="002F77D7"/>
    <w:rsid w:val="0030003A"/>
    <w:rsid w:val="003001B7"/>
    <w:rsid w:val="0030047D"/>
    <w:rsid w:val="00300890"/>
    <w:rsid w:val="0030101A"/>
    <w:rsid w:val="00301F1D"/>
    <w:rsid w:val="00301F49"/>
    <w:rsid w:val="00301F96"/>
    <w:rsid w:val="003021F6"/>
    <w:rsid w:val="0030250B"/>
    <w:rsid w:val="003033C0"/>
    <w:rsid w:val="00303501"/>
    <w:rsid w:val="00303F60"/>
    <w:rsid w:val="003041E7"/>
    <w:rsid w:val="003042DB"/>
    <w:rsid w:val="003043A3"/>
    <w:rsid w:val="0030451A"/>
    <w:rsid w:val="00304C6B"/>
    <w:rsid w:val="00304EDA"/>
    <w:rsid w:val="00305148"/>
    <w:rsid w:val="003051D5"/>
    <w:rsid w:val="0030547C"/>
    <w:rsid w:val="00305565"/>
    <w:rsid w:val="0030601E"/>
    <w:rsid w:val="0030645B"/>
    <w:rsid w:val="0030668A"/>
    <w:rsid w:val="003078CF"/>
    <w:rsid w:val="00310FEA"/>
    <w:rsid w:val="00311368"/>
    <w:rsid w:val="0031191F"/>
    <w:rsid w:val="00311B24"/>
    <w:rsid w:val="00312065"/>
    <w:rsid w:val="00312146"/>
    <w:rsid w:val="003122A3"/>
    <w:rsid w:val="00312574"/>
    <w:rsid w:val="00312C63"/>
    <w:rsid w:val="00313DDE"/>
    <w:rsid w:val="003141D0"/>
    <w:rsid w:val="003143A0"/>
    <w:rsid w:val="0031443F"/>
    <w:rsid w:val="003149D8"/>
    <w:rsid w:val="00314B09"/>
    <w:rsid w:val="00314DAC"/>
    <w:rsid w:val="0031509E"/>
    <w:rsid w:val="003152BF"/>
    <w:rsid w:val="0031563A"/>
    <w:rsid w:val="0031640E"/>
    <w:rsid w:val="00316484"/>
    <w:rsid w:val="00316760"/>
    <w:rsid w:val="003175AF"/>
    <w:rsid w:val="003177BE"/>
    <w:rsid w:val="0031792B"/>
    <w:rsid w:val="00317B0B"/>
    <w:rsid w:val="00317B9A"/>
    <w:rsid w:val="00317BFA"/>
    <w:rsid w:val="003201F5"/>
    <w:rsid w:val="0032178C"/>
    <w:rsid w:val="00321F89"/>
    <w:rsid w:val="00321F8D"/>
    <w:rsid w:val="003226DC"/>
    <w:rsid w:val="00322C85"/>
    <w:rsid w:val="00323704"/>
    <w:rsid w:val="00323A01"/>
    <w:rsid w:val="00323BE4"/>
    <w:rsid w:val="00323D5D"/>
    <w:rsid w:val="003240DA"/>
    <w:rsid w:val="00324E88"/>
    <w:rsid w:val="003250F5"/>
    <w:rsid w:val="003251ED"/>
    <w:rsid w:val="00325799"/>
    <w:rsid w:val="003266A3"/>
    <w:rsid w:val="003267A1"/>
    <w:rsid w:val="003268EB"/>
    <w:rsid w:val="00326E5E"/>
    <w:rsid w:val="00327A21"/>
    <w:rsid w:val="00327A43"/>
    <w:rsid w:val="00330A0C"/>
    <w:rsid w:val="003314F8"/>
    <w:rsid w:val="00331738"/>
    <w:rsid w:val="00331DAD"/>
    <w:rsid w:val="00333381"/>
    <w:rsid w:val="003339F0"/>
    <w:rsid w:val="00333D66"/>
    <w:rsid w:val="00334C2B"/>
    <w:rsid w:val="00335070"/>
    <w:rsid w:val="00335076"/>
    <w:rsid w:val="0033522D"/>
    <w:rsid w:val="003356FD"/>
    <w:rsid w:val="00335793"/>
    <w:rsid w:val="003364E4"/>
    <w:rsid w:val="0033687F"/>
    <w:rsid w:val="00336AB0"/>
    <w:rsid w:val="00337F69"/>
    <w:rsid w:val="003400A7"/>
    <w:rsid w:val="00340AA9"/>
    <w:rsid w:val="00341582"/>
    <w:rsid w:val="003415C8"/>
    <w:rsid w:val="003416C8"/>
    <w:rsid w:val="00341FA0"/>
    <w:rsid w:val="0034244E"/>
    <w:rsid w:val="003427C2"/>
    <w:rsid w:val="00342ACF"/>
    <w:rsid w:val="003433C9"/>
    <w:rsid w:val="003440B2"/>
    <w:rsid w:val="003446FD"/>
    <w:rsid w:val="003455AA"/>
    <w:rsid w:val="00345EC1"/>
    <w:rsid w:val="003462E0"/>
    <w:rsid w:val="003478A4"/>
    <w:rsid w:val="003478B6"/>
    <w:rsid w:val="00347F82"/>
    <w:rsid w:val="003501AE"/>
    <w:rsid w:val="003501F5"/>
    <w:rsid w:val="00350B70"/>
    <w:rsid w:val="00351AAC"/>
    <w:rsid w:val="00351C80"/>
    <w:rsid w:val="0035298A"/>
    <w:rsid w:val="00352CBA"/>
    <w:rsid w:val="003536A9"/>
    <w:rsid w:val="0035485E"/>
    <w:rsid w:val="0035501F"/>
    <w:rsid w:val="003552F7"/>
    <w:rsid w:val="0035575A"/>
    <w:rsid w:val="003561E1"/>
    <w:rsid w:val="00356789"/>
    <w:rsid w:val="00357994"/>
    <w:rsid w:val="00357BA7"/>
    <w:rsid w:val="00360132"/>
    <w:rsid w:val="00360295"/>
    <w:rsid w:val="00360801"/>
    <w:rsid w:val="003608C0"/>
    <w:rsid w:val="0036093A"/>
    <w:rsid w:val="00360F31"/>
    <w:rsid w:val="00361450"/>
    <w:rsid w:val="0036199D"/>
    <w:rsid w:val="00361CCE"/>
    <w:rsid w:val="00362166"/>
    <w:rsid w:val="003622BB"/>
    <w:rsid w:val="0036292D"/>
    <w:rsid w:val="00362B3A"/>
    <w:rsid w:val="00362E7E"/>
    <w:rsid w:val="00363296"/>
    <w:rsid w:val="003632C6"/>
    <w:rsid w:val="00363376"/>
    <w:rsid w:val="0036350E"/>
    <w:rsid w:val="003635F6"/>
    <w:rsid w:val="00363882"/>
    <w:rsid w:val="00364A37"/>
    <w:rsid w:val="00364AD3"/>
    <w:rsid w:val="003654C0"/>
    <w:rsid w:val="00365CD9"/>
    <w:rsid w:val="00366654"/>
    <w:rsid w:val="0036669E"/>
    <w:rsid w:val="00367503"/>
    <w:rsid w:val="0037063D"/>
    <w:rsid w:val="0037191F"/>
    <w:rsid w:val="00371A05"/>
    <w:rsid w:val="00371C7A"/>
    <w:rsid w:val="00371FB3"/>
    <w:rsid w:val="00372C0C"/>
    <w:rsid w:val="00373A87"/>
    <w:rsid w:val="00373C8F"/>
    <w:rsid w:val="00374524"/>
    <w:rsid w:val="003747DC"/>
    <w:rsid w:val="00374D7E"/>
    <w:rsid w:val="00375150"/>
    <w:rsid w:val="003759D9"/>
    <w:rsid w:val="00376990"/>
    <w:rsid w:val="00376A0C"/>
    <w:rsid w:val="00376BA9"/>
    <w:rsid w:val="003770E3"/>
    <w:rsid w:val="003777FB"/>
    <w:rsid w:val="0038016F"/>
    <w:rsid w:val="00380768"/>
    <w:rsid w:val="00381C2D"/>
    <w:rsid w:val="00382CF7"/>
    <w:rsid w:val="00382D2B"/>
    <w:rsid w:val="00382D46"/>
    <w:rsid w:val="00383510"/>
    <w:rsid w:val="0038391A"/>
    <w:rsid w:val="00383C15"/>
    <w:rsid w:val="00384654"/>
    <w:rsid w:val="00384AB9"/>
    <w:rsid w:val="00384F45"/>
    <w:rsid w:val="00385202"/>
    <w:rsid w:val="00385660"/>
    <w:rsid w:val="00385C50"/>
    <w:rsid w:val="003863CD"/>
    <w:rsid w:val="00386C1D"/>
    <w:rsid w:val="00386D40"/>
    <w:rsid w:val="00386F3F"/>
    <w:rsid w:val="00387488"/>
    <w:rsid w:val="00387BDD"/>
    <w:rsid w:val="0039002B"/>
    <w:rsid w:val="003909B4"/>
    <w:rsid w:val="00391496"/>
    <w:rsid w:val="00391910"/>
    <w:rsid w:val="00392459"/>
    <w:rsid w:val="003924B7"/>
    <w:rsid w:val="00392540"/>
    <w:rsid w:val="003929C1"/>
    <w:rsid w:val="00392B6E"/>
    <w:rsid w:val="00394389"/>
    <w:rsid w:val="00394517"/>
    <w:rsid w:val="00394C07"/>
    <w:rsid w:val="00394FBD"/>
    <w:rsid w:val="003958D5"/>
    <w:rsid w:val="00396454"/>
    <w:rsid w:val="00396996"/>
    <w:rsid w:val="00396B2D"/>
    <w:rsid w:val="00396BAB"/>
    <w:rsid w:val="00396C59"/>
    <w:rsid w:val="003979B1"/>
    <w:rsid w:val="00397B4D"/>
    <w:rsid w:val="00397D8D"/>
    <w:rsid w:val="00397E15"/>
    <w:rsid w:val="003A0177"/>
    <w:rsid w:val="003A08E5"/>
    <w:rsid w:val="003A0CDC"/>
    <w:rsid w:val="003A0DBD"/>
    <w:rsid w:val="003A0F7D"/>
    <w:rsid w:val="003A10B9"/>
    <w:rsid w:val="003A1525"/>
    <w:rsid w:val="003A18D3"/>
    <w:rsid w:val="003A3107"/>
    <w:rsid w:val="003A3940"/>
    <w:rsid w:val="003A3A49"/>
    <w:rsid w:val="003A42A7"/>
    <w:rsid w:val="003A43CE"/>
    <w:rsid w:val="003A46B0"/>
    <w:rsid w:val="003A4EEA"/>
    <w:rsid w:val="003A50D3"/>
    <w:rsid w:val="003A59EC"/>
    <w:rsid w:val="003A60C1"/>
    <w:rsid w:val="003A60DD"/>
    <w:rsid w:val="003A61C9"/>
    <w:rsid w:val="003A624C"/>
    <w:rsid w:val="003A6600"/>
    <w:rsid w:val="003A7117"/>
    <w:rsid w:val="003A72BE"/>
    <w:rsid w:val="003A76FD"/>
    <w:rsid w:val="003A7E4C"/>
    <w:rsid w:val="003B0700"/>
    <w:rsid w:val="003B0900"/>
    <w:rsid w:val="003B0B29"/>
    <w:rsid w:val="003B0F58"/>
    <w:rsid w:val="003B13C1"/>
    <w:rsid w:val="003B15DF"/>
    <w:rsid w:val="003B16D1"/>
    <w:rsid w:val="003B1F45"/>
    <w:rsid w:val="003B237A"/>
    <w:rsid w:val="003B266B"/>
    <w:rsid w:val="003B2C55"/>
    <w:rsid w:val="003B3407"/>
    <w:rsid w:val="003B3753"/>
    <w:rsid w:val="003B3804"/>
    <w:rsid w:val="003B4923"/>
    <w:rsid w:val="003B5EC5"/>
    <w:rsid w:val="003B67EF"/>
    <w:rsid w:val="003B6CB9"/>
    <w:rsid w:val="003B6D11"/>
    <w:rsid w:val="003B6FCA"/>
    <w:rsid w:val="003B7DF1"/>
    <w:rsid w:val="003C028C"/>
    <w:rsid w:val="003C0A93"/>
    <w:rsid w:val="003C124D"/>
    <w:rsid w:val="003C1413"/>
    <w:rsid w:val="003C1513"/>
    <w:rsid w:val="003C17AD"/>
    <w:rsid w:val="003C1A72"/>
    <w:rsid w:val="003C1CB2"/>
    <w:rsid w:val="003C205F"/>
    <w:rsid w:val="003C25A2"/>
    <w:rsid w:val="003C25CA"/>
    <w:rsid w:val="003C2728"/>
    <w:rsid w:val="003C2B6E"/>
    <w:rsid w:val="003C2E3D"/>
    <w:rsid w:val="003C3634"/>
    <w:rsid w:val="003C3766"/>
    <w:rsid w:val="003C3E41"/>
    <w:rsid w:val="003C41F4"/>
    <w:rsid w:val="003C46D4"/>
    <w:rsid w:val="003C5049"/>
    <w:rsid w:val="003C6A6C"/>
    <w:rsid w:val="003C6B06"/>
    <w:rsid w:val="003C6BEB"/>
    <w:rsid w:val="003C6DD4"/>
    <w:rsid w:val="003C6F1E"/>
    <w:rsid w:val="003C76A1"/>
    <w:rsid w:val="003D03A8"/>
    <w:rsid w:val="003D0411"/>
    <w:rsid w:val="003D0861"/>
    <w:rsid w:val="003D0AD7"/>
    <w:rsid w:val="003D1442"/>
    <w:rsid w:val="003D1551"/>
    <w:rsid w:val="003D1663"/>
    <w:rsid w:val="003D1920"/>
    <w:rsid w:val="003D3B61"/>
    <w:rsid w:val="003D3B9E"/>
    <w:rsid w:val="003D42A9"/>
    <w:rsid w:val="003D43F0"/>
    <w:rsid w:val="003D45D3"/>
    <w:rsid w:val="003D5822"/>
    <w:rsid w:val="003D5D62"/>
    <w:rsid w:val="003D5EBB"/>
    <w:rsid w:val="003D5F17"/>
    <w:rsid w:val="003D6068"/>
    <w:rsid w:val="003D6621"/>
    <w:rsid w:val="003D70D1"/>
    <w:rsid w:val="003D7160"/>
    <w:rsid w:val="003E009E"/>
    <w:rsid w:val="003E07DA"/>
    <w:rsid w:val="003E09CF"/>
    <w:rsid w:val="003E0E83"/>
    <w:rsid w:val="003E13F7"/>
    <w:rsid w:val="003E1D20"/>
    <w:rsid w:val="003E2E18"/>
    <w:rsid w:val="003E3241"/>
    <w:rsid w:val="003E3691"/>
    <w:rsid w:val="003E38D1"/>
    <w:rsid w:val="003E3BDF"/>
    <w:rsid w:val="003E3CD5"/>
    <w:rsid w:val="003E49F1"/>
    <w:rsid w:val="003E4AF8"/>
    <w:rsid w:val="003E5EE4"/>
    <w:rsid w:val="003E6BFE"/>
    <w:rsid w:val="003E6D98"/>
    <w:rsid w:val="003E6DD3"/>
    <w:rsid w:val="003E70D7"/>
    <w:rsid w:val="003E7157"/>
    <w:rsid w:val="003E71FB"/>
    <w:rsid w:val="003E746A"/>
    <w:rsid w:val="003E757B"/>
    <w:rsid w:val="003E76AA"/>
    <w:rsid w:val="003E7866"/>
    <w:rsid w:val="003E7ECE"/>
    <w:rsid w:val="003E7FC4"/>
    <w:rsid w:val="003F01C2"/>
    <w:rsid w:val="003F15A1"/>
    <w:rsid w:val="003F1BC8"/>
    <w:rsid w:val="003F2586"/>
    <w:rsid w:val="003F2BC5"/>
    <w:rsid w:val="003F2E87"/>
    <w:rsid w:val="003F3324"/>
    <w:rsid w:val="003F3365"/>
    <w:rsid w:val="003F3D7B"/>
    <w:rsid w:val="003F4634"/>
    <w:rsid w:val="003F5042"/>
    <w:rsid w:val="003F5F40"/>
    <w:rsid w:val="003F6555"/>
    <w:rsid w:val="003F6A3A"/>
    <w:rsid w:val="003F6DF4"/>
    <w:rsid w:val="003F6FA3"/>
    <w:rsid w:val="003F7531"/>
    <w:rsid w:val="003F78DA"/>
    <w:rsid w:val="003F7F0B"/>
    <w:rsid w:val="003F7FD9"/>
    <w:rsid w:val="0040074F"/>
    <w:rsid w:val="00400890"/>
    <w:rsid w:val="00400ECA"/>
    <w:rsid w:val="00401238"/>
    <w:rsid w:val="00401B12"/>
    <w:rsid w:val="00401D10"/>
    <w:rsid w:val="00401DD7"/>
    <w:rsid w:val="004022C6"/>
    <w:rsid w:val="004023F3"/>
    <w:rsid w:val="00402D0F"/>
    <w:rsid w:val="004032CE"/>
    <w:rsid w:val="00403700"/>
    <w:rsid w:val="00403BEA"/>
    <w:rsid w:val="00403F21"/>
    <w:rsid w:val="0040436C"/>
    <w:rsid w:val="00405108"/>
    <w:rsid w:val="00405E4C"/>
    <w:rsid w:val="00406128"/>
    <w:rsid w:val="0040648F"/>
    <w:rsid w:val="004064CC"/>
    <w:rsid w:val="00406E03"/>
    <w:rsid w:val="00407016"/>
    <w:rsid w:val="004077F5"/>
    <w:rsid w:val="00407DAC"/>
    <w:rsid w:val="00410031"/>
    <w:rsid w:val="004100CF"/>
    <w:rsid w:val="004100DE"/>
    <w:rsid w:val="0041104F"/>
    <w:rsid w:val="0041126F"/>
    <w:rsid w:val="00411BE0"/>
    <w:rsid w:val="00411C1F"/>
    <w:rsid w:val="00411C69"/>
    <w:rsid w:val="00411FB3"/>
    <w:rsid w:val="00412281"/>
    <w:rsid w:val="00412BA3"/>
    <w:rsid w:val="00412BD0"/>
    <w:rsid w:val="004131A6"/>
    <w:rsid w:val="00414BFC"/>
    <w:rsid w:val="00414C0A"/>
    <w:rsid w:val="0041528F"/>
    <w:rsid w:val="00416035"/>
    <w:rsid w:val="00416229"/>
    <w:rsid w:val="00416B38"/>
    <w:rsid w:val="00417092"/>
    <w:rsid w:val="00417680"/>
    <w:rsid w:val="004178DA"/>
    <w:rsid w:val="00417D3D"/>
    <w:rsid w:val="004200EB"/>
    <w:rsid w:val="0042162F"/>
    <w:rsid w:val="00421B48"/>
    <w:rsid w:val="00421D49"/>
    <w:rsid w:val="00423417"/>
    <w:rsid w:val="00423869"/>
    <w:rsid w:val="00423D8C"/>
    <w:rsid w:val="00424277"/>
    <w:rsid w:val="004249E2"/>
    <w:rsid w:val="00424B07"/>
    <w:rsid w:val="004254BB"/>
    <w:rsid w:val="004259D3"/>
    <w:rsid w:val="00425BA7"/>
    <w:rsid w:val="00425F5A"/>
    <w:rsid w:val="00426409"/>
    <w:rsid w:val="00426FA0"/>
    <w:rsid w:val="00427566"/>
    <w:rsid w:val="00430486"/>
    <w:rsid w:val="0043070C"/>
    <w:rsid w:val="004309D2"/>
    <w:rsid w:val="00430A12"/>
    <w:rsid w:val="00430E83"/>
    <w:rsid w:val="0043142E"/>
    <w:rsid w:val="0043162F"/>
    <w:rsid w:val="0043169F"/>
    <w:rsid w:val="004317F0"/>
    <w:rsid w:val="00431CC1"/>
    <w:rsid w:val="004324CB"/>
    <w:rsid w:val="00433671"/>
    <w:rsid w:val="0043367F"/>
    <w:rsid w:val="004342E5"/>
    <w:rsid w:val="004344E1"/>
    <w:rsid w:val="00434E0C"/>
    <w:rsid w:val="00435868"/>
    <w:rsid w:val="004358C0"/>
    <w:rsid w:val="00435913"/>
    <w:rsid w:val="00436CEB"/>
    <w:rsid w:val="00437A0C"/>
    <w:rsid w:val="00437DDE"/>
    <w:rsid w:val="00440C25"/>
    <w:rsid w:val="00441190"/>
    <w:rsid w:val="0044129D"/>
    <w:rsid w:val="00441508"/>
    <w:rsid w:val="0044178D"/>
    <w:rsid w:val="00441AE9"/>
    <w:rsid w:val="00442198"/>
    <w:rsid w:val="004424AE"/>
    <w:rsid w:val="00442EBE"/>
    <w:rsid w:val="0044395B"/>
    <w:rsid w:val="00443F8B"/>
    <w:rsid w:val="00444251"/>
    <w:rsid w:val="004442D9"/>
    <w:rsid w:val="004444A3"/>
    <w:rsid w:val="004447A0"/>
    <w:rsid w:val="00445BE3"/>
    <w:rsid w:val="004474C7"/>
    <w:rsid w:val="00447E48"/>
    <w:rsid w:val="00450409"/>
    <w:rsid w:val="00450502"/>
    <w:rsid w:val="004525CC"/>
    <w:rsid w:val="004527CD"/>
    <w:rsid w:val="00452850"/>
    <w:rsid w:val="00452ACA"/>
    <w:rsid w:val="004532A9"/>
    <w:rsid w:val="004532F4"/>
    <w:rsid w:val="00453447"/>
    <w:rsid w:val="00453ACE"/>
    <w:rsid w:val="00453C9E"/>
    <w:rsid w:val="00453D61"/>
    <w:rsid w:val="004540E9"/>
    <w:rsid w:val="00454162"/>
    <w:rsid w:val="00454FE0"/>
    <w:rsid w:val="00455399"/>
    <w:rsid w:val="00455F3A"/>
    <w:rsid w:val="004563D7"/>
    <w:rsid w:val="00456410"/>
    <w:rsid w:val="00456448"/>
    <w:rsid w:val="00456468"/>
    <w:rsid w:val="004565DC"/>
    <w:rsid w:val="004566FC"/>
    <w:rsid w:val="004569CE"/>
    <w:rsid w:val="004573A8"/>
    <w:rsid w:val="00457547"/>
    <w:rsid w:val="004577FB"/>
    <w:rsid w:val="00457BCE"/>
    <w:rsid w:val="00457E2D"/>
    <w:rsid w:val="0046032E"/>
    <w:rsid w:val="00460D17"/>
    <w:rsid w:val="004613EA"/>
    <w:rsid w:val="004616A9"/>
    <w:rsid w:val="00461791"/>
    <w:rsid w:val="0046194F"/>
    <w:rsid w:val="00461B26"/>
    <w:rsid w:val="0046225D"/>
    <w:rsid w:val="00462AA6"/>
    <w:rsid w:val="00462BBF"/>
    <w:rsid w:val="0046316E"/>
    <w:rsid w:val="0046344F"/>
    <w:rsid w:val="0046380F"/>
    <w:rsid w:val="00463B41"/>
    <w:rsid w:val="00463E8B"/>
    <w:rsid w:val="0046454D"/>
    <w:rsid w:val="00464743"/>
    <w:rsid w:val="00464E6B"/>
    <w:rsid w:val="00465B2F"/>
    <w:rsid w:val="00465C0A"/>
    <w:rsid w:val="00466FDE"/>
    <w:rsid w:val="004673E2"/>
    <w:rsid w:val="00467F96"/>
    <w:rsid w:val="004707AA"/>
    <w:rsid w:val="0047096B"/>
    <w:rsid w:val="004712A1"/>
    <w:rsid w:val="00471688"/>
    <w:rsid w:val="00471B16"/>
    <w:rsid w:val="0047244B"/>
    <w:rsid w:val="00472720"/>
    <w:rsid w:val="0047346B"/>
    <w:rsid w:val="00473DF3"/>
    <w:rsid w:val="0047517D"/>
    <w:rsid w:val="004751CE"/>
    <w:rsid w:val="004754C7"/>
    <w:rsid w:val="004762CB"/>
    <w:rsid w:val="00476B72"/>
    <w:rsid w:val="00476C35"/>
    <w:rsid w:val="00477D45"/>
    <w:rsid w:val="00477DCA"/>
    <w:rsid w:val="00480409"/>
    <w:rsid w:val="004806CE"/>
    <w:rsid w:val="00480D21"/>
    <w:rsid w:val="00481029"/>
    <w:rsid w:val="00481030"/>
    <w:rsid w:val="00481257"/>
    <w:rsid w:val="0048129E"/>
    <w:rsid w:val="004815DD"/>
    <w:rsid w:val="0048188B"/>
    <w:rsid w:val="00481B1D"/>
    <w:rsid w:val="00482868"/>
    <w:rsid w:val="00482BBC"/>
    <w:rsid w:val="00482D12"/>
    <w:rsid w:val="00483687"/>
    <w:rsid w:val="00483BFF"/>
    <w:rsid w:val="00483CA9"/>
    <w:rsid w:val="00483DB0"/>
    <w:rsid w:val="00484A6E"/>
    <w:rsid w:val="00485A56"/>
    <w:rsid w:val="0048626F"/>
    <w:rsid w:val="0048700E"/>
    <w:rsid w:val="00487067"/>
    <w:rsid w:val="004873F9"/>
    <w:rsid w:val="00487537"/>
    <w:rsid w:val="00487FEF"/>
    <w:rsid w:val="00490327"/>
    <w:rsid w:val="00490655"/>
    <w:rsid w:val="004906B7"/>
    <w:rsid w:val="00490876"/>
    <w:rsid w:val="00491940"/>
    <w:rsid w:val="00491EE4"/>
    <w:rsid w:val="004922FE"/>
    <w:rsid w:val="00492710"/>
    <w:rsid w:val="00492950"/>
    <w:rsid w:val="00493330"/>
    <w:rsid w:val="00493DD5"/>
    <w:rsid w:val="00493DDA"/>
    <w:rsid w:val="00493E6E"/>
    <w:rsid w:val="00494FDA"/>
    <w:rsid w:val="0049508A"/>
    <w:rsid w:val="00496219"/>
    <w:rsid w:val="00496CFA"/>
    <w:rsid w:val="00496D61"/>
    <w:rsid w:val="00496ECE"/>
    <w:rsid w:val="00497A59"/>
    <w:rsid w:val="00497D95"/>
    <w:rsid w:val="00497FCA"/>
    <w:rsid w:val="004A0B60"/>
    <w:rsid w:val="004A0CFF"/>
    <w:rsid w:val="004A0DF6"/>
    <w:rsid w:val="004A10BB"/>
    <w:rsid w:val="004A11DD"/>
    <w:rsid w:val="004A1551"/>
    <w:rsid w:val="004A15E0"/>
    <w:rsid w:val="004A16B7"/>
    <w:rsid w:val="004A1856"/>
    <w:rsid w:val="004A1A09"/>
    <w:rsid w:val="004A1BD1"/>
    <w:rsid w:val="004A24E3"/>
    <w:rsid w:val="004A2A1A"/>
    <w:rsid w:val="004A2AA9"/>
    <w:rsid w:val="004A2BDC"/>
    <w:rsid w:val="004A2C9D"/>
    <w:rsid w:val="004A30AA"/>
    <w:rsid w:val="004A3993"/>
    <w:rsid w:val="004A3A9B"/>
    <w:rsid w:val="004A40A9"/>
    <w:rsid w:val="004A47D5"/>
    <w:rsid w:val="004A4D3F"/>
    <w:rsid w:val="004A4DB1"/>
    <w:rsid w:val="004A558D"/>
    <w:rsid w:val="004A58BF"/>
    <w:rsid w:val="004A5CE1"/>
    <w:rsid w:val="004A5DF6"/>
    <w:rsid w:val="004A69AE"/>
    <w:rsid w:val="004A7112"/>
    <w:rsid w:val="004A75AB"/>
    <w:rsid w:val="004B0636"/>
    <w:rsid w:val="004B0E5E"/>
    <w:rsid w:val="004B13AF"/>
    <w:rsid w:val="004B1621"/>
    <w:rsid w:val="004B1A53"/>
    <w:rsid w:val="004B1CF2"/>
    <w:rsid w:val="004B21CB"/>
    <w:rsid w:val="004B230E"/>
    <w:rsid w:val="004B299B"/>
    <w:rsid w:val="004B3462"/>
    <w:rsid w:val="004B3917"/>
    <w:rsid w:val="004B55A4"/>
    <w:rsid w:val="004B58E7"/>
    <w:rsid w:val="004B5ABF"/>
    <w:rsid w:val="004B5D34"/>
    <w:rsid w:val="004B5D8C"/>
    <w:rsid w:val="004B7A2F"/>
    <w:rsid w:val="004B7CA7"/>
    <w:rsid w:val="004B7DC6"/>
    <w:rsid w:val="004C0526"/>
    <w:rsid w:val="004C0ACE"/>
    <w:rsid w:val="004C1074"/>
    <w:rsid w:val="004C1667"/>
    <w:rsid w:val="004C1C96"/>
    <w:rsid w:val="004C1E35"/>
    <w:rsid w:val="004C1FDD"/>
    <w:rsid w:val="004C2339"/>
    <w:rsid w:val="004C27AC"/>
    <w:rsid w:val="004C3192"/>
    <w:rsid w:val="004C31C8"/>
    <w:rsid w:val="004C325D"/>
    <w:rsid w:val="004C3F40"/>
    <w:rsid w:val="004C413F"/>
    <w:rsid w:val="004C42DD"/>
    <w:rsid w:val="004C4BF3"/>
    <w:rsid w:val="004C4C27"/>
    <w:rsid w:val="004C4FB2"/>
    <w:rsid w:val="004C5098"/>
    <w:rsid w:val="004C5E8D"/>
    <w:rsid w:val="004C5F22"/>
    <w:rsid w:val="004C610A"/>
    <w:rsid w:val="004C6132"/>
    <w:rsid w:val="004C618A"/>
    <w:rsid w:val="004C671C"/>
    <w:rsid w:val="004C6C6C"/>
    <w:rsid w:val="004C72A0"/>
    <w:rsid w:val="004D0003"/>
    <w:rsid w:val="004D019E"/>
    <w:rsid w:val="004D0366"/>
    <w:rsid w:val="004D093D"/>
    <w:rsid w:val="004D0E56"/>
    <w:rsid w:val="004D0FBF"/>
    <w:rsid w:val="004D1A8D"/>
    <w:rsid w:val="004D1D3B"/>
    <w:rsid w:val="004D21E0"/>
    <w:rsid w:val="004D26A4"/>
    <w:rsid w:val="004D2B4F"/>
    <w:rsid w:val="004D2FF4"/>
    <w:rsid w:val="004D3697"/>
    <w:rsid w:val="004D3E95"/>
    <w:rsid w:val="004D3EC8"/>
    <w:rsid w:val="004D3FDE"/>
    <w:rsid w:val="004D460B"/>
    <w:rsid w:val="004D4B2E"/>
    <w:rsid w:val="004D5661"/>
    <w:rsid w:val="004D5EE2"/>
    <w:rsid w:val="004D70C6"/>
    <w:rsid w:val="004D7E62"/>
    <w:rsid w:val="004E0107"/>
    <w:rsid w:val="004E13ED"/>
    <w:rsid w:val="004E2799"/>
    <w:rsid w:val="004E3D3D"/>
    <w:rsid w:val="004E43B1"/>
    <w:rsid w:val="004E44C0"/>
    <w:rsid w:val="004E4F3B"/>
    <w:rsid w:val="004E4FDF"/>
    <w:rsid w:val="004E5B37"/>
    <w:rsid w:val="004E6762"/>
    <w:rsid w:val="004E6954"/>
    <w:rsid w:val="004E7715"/>
    <w:rsid w:val="004E7B03"/>
    <w:rsid w:val="004F00C6"/>
    <w:rsid w:val="004F0743"/>
    <w:rsid w:val="004F0ACE"/>
    <w:rsid w:val="004F0D46"/>
    <w:rsid w:val="004F135A"/>
    <w:rsid w:val="004F13DB"/>
    <w:rsid w:val="004F19BA"/>
    <w:rsid w:val="004F21C6"/>
    <w:rsid w:val="004F2636"/>
    <w:rsid w:val="004F271E"/>
    <w:rsid w:val="004F2807"/>
    <w:rsid w:val="004F283F"/>
    <w:rsid w:val="004F3DF1"/>
    <w:rsid w:val="004F4246"/>
    <w:rsid w:val="004F4A3A"/>
    <w:rsid w:val="004F4C98"/>
    <w:rsid w:val="004F50E5"/>
    <w:rsid w:val="004F7429"/>
    <w:rsid w:val="004F75F0"/>
    <w:rsid w:val="004F7B67"/>
    <w:rsid w:val="004F7F53"/>
    <w:rsid w:val="004F7FB8"/>
    <w:rsid w:val="00500001"/>
    <w:rsid w:val="00500023"/>
    <w:rsid w:val="0050054E"/>
    <w:rsid w:val="005006FD"/>
    <w:rsid w:val="00500A2C"/>
    <w:rsid w:val="00500B60"/>
    <w:rsid w:val="00501795"/>
    <w:rsid w:val="00501997"/>
    <w:rsid w:val="00502492"/>
    <w:rsid w:val="00502737"/>
    <w:rsid w:val="005029DC"/>
    <w:rsid w:val="005031B6"/>
    <w:rsid w:val="00503B73"/>
    <w:rsid w:val="00504611"/>
    <w:rsid w:val="00504990"/>
    <w:rsid w:val="0050562B"/>
    <w:rsid w:val="005056DD"/>
    <w:rsid w:val="00505710"/>
    <w:rsid w:val="005058F0"/>
    <w:rsid w:val="0050601F"/>
    <w:rsid w:val="005063E4"/>
    <w:rsid w:val="00506501"/>
    <w:rsid w:val="00506581"/>
    <w:rsid w:val="005067C0"/>
    <w:rsid w:val="00506CAA"/>
    <w:rsid w:val="0050715A"/>
    <w:rsid w:val="00507E36"/>
    <w:rsid w:val="00510780"/>
    <w:rsid w:val="00510886"/>
    <w:rsid w:val="00511AA6"/>
    <w:rsid w:val="00511C0A"/>
    <w:rsid w:val="00512217"/>
    <w:rsid w:val="00512340"/>
    <w:rsid w:val="00512874"/>
    <w:rsid w:val="00512A6C"/>
    <w:rsid w:val="0051418B"/>
    <w:rsid w:val="005147DE"/>
    <w:rsid w:val="00515007"/>
    <w:rsid w:val="005152FB"/>
    <w:rsid w:val="005153E3"/>
    <w:rsid w:val="0051566D"/>
    <w:rsid w:val="00515783"/>
    <w:rsid w:val="00515B85"/>
    <w:rsid w:val="00515CBD"/>
    <w:rsid w:val="0051608A"/>
    <w:rsid w:val="00516782"/>
    <w:rsid w:val="00516BA3"/>
    <w:rsid w:val="00516C9C"/>
    <w:rsid w:val="00517309"/>
    <w:rsid w:val="00517383"/>
    <w:rsid w:val="005176F8"/>
    <w:rsid w:val="00517778"/>
    <w:rsid w:val="00517C8D"/>
    <w:rsid w:val="0052028F"/>
    <w:rsid w:val="00520334"/>
    <w:rsid w:val="00520751"/>
    <w:rsid w:val="005211AE"/>
    <w:rsid w:val="0052130B"/>
    <w:rsid w:val="00521D70"/>
    <w:rsid w:val="00522989"/>
    <w:rsid w:val="00523430"/>
    <w:rsid w:val="00523BAF"/>
    <w:rsid w:val="00523CCA"/>
    <w:rsid w:val="00523EE1"/>
    <w:rsid w:val="00524506"/>
    <w:rsid w:val="0052492C"/>
    <w:rsid w:val="00524E24"/>
    <w:rsid w:val="00524F33"/>
    <w:rsid w:val="0052529E"/>
    <w:rsid w:val="005252EC"/>
    <w:rsid w:val="00525785"/>
    <w:rsid w:val="00525B63"/>
    <w:rsid w:val="00525EE2"/>
    <w:rsid w:val="00525F17"/>
    <w:rsid w:val="00526038"/>
    <w:rsid w:val="00526503"/>
    <w:rsid w:val="0052690C"/>
    <w:rsid w:val="0052694C"/>
    <w:rsid w:val="00526E7B"/>
    <w:rsid w:val="00527076"/>
    <w:rsid w:val="00527567"/>
    <w:rsid w:val="00527891"/>
    <w:rsid w:val="00527A8D"/>
    <w:rsid w:val="0053078D"/>
    <w:rsid w:val="00531209"/>
    <w:rsid w:val="00531927"/>
    <w:rsid w:val="00531ADA"/>
    <w:rsid w:val="00531C96"/>
    <w:rsid w:val="005321F2"/>
    <w:rsid w:val="00532244"/>
    <w:rsid w:val="00532E37"/>
    <w:rsid w:val="0053308F"/>
    <w:rsid w:val="00533910"/>
    <w:rsid w:val="005340F2"/>
    <w:rsid w:val="00534B18"/>
    <w:rsid w:val="00534C3A"/>
    <w:rsid w:val="0053620C"/>
    <w:rsid w:val="00536B3B"/>
    <w:rsid w:val="005373CD"/>
    <w:rsid w:val="005373E0"/>
    <w:rsid w:val="00537664"/>
    <w:rsid w:val="00537967"/>
    <w:rsid w:val="00537AAF"/>
    <w:rsid w:val="00540305"/>
    <w:rsid w:val="005408D4"/>
    <w:rsid w:val="00541A2F"/>
    <w:rsid w:val="00542811"/>
    <w:rsid w:val="00542CCA"/>
    <w:rsid w:val="005431C6"/>
    <w:rsid w:val="00544245"/>
    <w:rsid w:val="0054457F"/>
    <w:rsid w:val="005446BA"/>
    <w:rsid w:val="00544D2B"/>
    <w:rsid w:val="005455D9"/>
    <w:rsid w:val="00545821"/>
    <w:rsid w:val="00545FC8"/>
    <w:rsid w:val="0054602E"/>
    <w:rsid w:val="00546162"/>
    <w:rsid w:val="00546193"/>
    <w:rsid w:val="0054708F"/>
    <w:rsid w:val="005472E7"/>
    <w:rsid w:val="0054742C"/>
    <w:rsid w:val="005476B2"/>
    <w:rsid w:val="00547756"/>
    <w:rsid w:val="00547B67"/>
    <w:rsid w:val="0055001F"/>
    <w:rsid w:val="005500B5"/>
    <w:rsid w:val="00550364"/>
    <w:rsid w:val="005512CC"/>
    <w:rsid w:val="00551927"/>
    <w:rsid w:val="00552029"/>
    <w:rsid w:val="00552196"/>
    <w:rsid w:val="00552A29"/>
    <w:rsid w:val="00552A91"/>
    <w:rsid w:val="00553585"/>
    <w:rsid w:val="005541B1"/>
    <w:rsid w:val="00554492"/>
    <w:rsid w:val="00554D9D"/>
    <w:rsid w:val="00554EF7"/>
    <w:rsid w:val="00554F99"/>
    <w:rsid w:val="005557C0"/>
    <w:rsid w:val="0055639A"/>
    <w:rsid w:val="00556835"/>
    <w:rsid w:val="00556CDB"/>
    <w:rsid w:val="00556D53"/>
    <w:rsid w:val="005576BA"/>
    <w:rsid w:val="00557FCF"/>
    <w:rsid w:val="0056044F"/>
    <w:rsid w:val="00560F12"/>
    <w:rsid w:val="0056127A"/>
    <w:rsid w:val="00562A7B"/>
    <w:rsid w:val="00562C71"/>
    <w:rsid w:val="005630D8"/>
    <w:rsid w:val="00563178"/>
    <w:rsid w:val="00563814"/>
    <w:rsid w:val="00563E97"/>
    <w:rsid w:val="00564018"/>
    <w:rsid w:val="00564637"/>
    <w:rsid w:val="005646CA"/>
    <w:rsid w:val="0056490A"/>
    <w:rsid w:val="00564AE9"/>
    <w:rsid w:val="00565834"/>
    <w:rsid w:val="00565916"/>
    <w:rsid w:val="00565B50"/>
    <w:rsid w:val="00565DB5"/>
    <w:rsid w:val="0056626D"/>
    <w:rsid w:val="00566B68"/>
    <w:rsid w:val="00566D69"/>
    <w:rsid w:val="00566FB7"/>
    <w:rsid w:val="0056709D"/>
    <w:rsid w:val="005677EB"/>
    <w:rsid w:val="00567B48"/>
    <w:rsid w:val="00567DD1"/>
    <w:rsid w:val="00570070"/>
    <w:rsid w:val="005702F1"/>
    <w:rsid w:val="00570729"/>
    <w:rsid w:val="00570756"/>
    <w:rsid w:val="00571C3E"/>
    <w:rsid w:val="00571C87"/>
    <w:rsid w:val="00572356"/>
    <w:rsid w:val="005726E0"/>
    <w:rsid w:val="00572824"/>
    <w:rsid w:val="005728F7"/>
    <w:rsid w:val="00573015"/>
    <w:rsid w:val="0057305D"/>
    <w:rsid w:val="00573279"/>
    <w:rsid w:val="00573770"/>
    <w:rsid w:val="0057387A"/>
    <w:rsid w:val="00573E7D"/>
    <w:rsid w:val="0057455B"/>
    <w:rsid w:val="0057470B"/>
    <w:rsid w:val="00574BDF"/>
    <w:rsid w:val="00574DE4"/>
    <w:rsid w:val="00575AB5"/>
    <w:rsid w:val="00575AC0"/>
    <w:rsid w:val="00576336"/>
    <w:rsid w:val="00576762"/>
    <w:rsid w:val="00576A57"/>
    <w:rsid w:val="00577577"/>
    <w:rsid w:val="00580973"/>
    <w:rsid w:val="00580E47"/>
    <w:rsid w:val="00581816"/>
    <w:rsid w:val="00581E46"/>
    <w:rsid w:val="00581FBA"/>
    <w:rsid w:val="005821BE"/>
    <w:rsid w:val="005821CD"/>
    <w:rsid w:val="005824E2"/>
    <w:rsid w:val="00584055"/>
    <w:rsid w:val="005845F5"/>
    <w:rsid w:val="00584B65"/>
    <w:rsid w:val="00584E11"/>
    <w:rsid w:val="00584EA8"/>
    <w:rsid w:val="00585996"/>
    <w:rsid w:val="00586370"/>
    <w:rsid w:val="00586804"/>
    <w:rsid w:val="00586885"/>
    <w:rsid w:val="00587463"/>
    <w:rsid w:val="005876EF"/>
    <w:rsid w:val="00587DCF"/>
    <w:rsid w:val="00590DF4"/>
    <w:rsid w:val="00592DF9"/>
    <w:rsid w:val="00593337"/>
    <w:rsid w:val="00594035"/>
    <w:rsid w:val="005949BA"/>
    <w:rsid w:val="00594BAC"/>
    <w:rsid w:val="00594D4B"/>
    <w:rsid w:val="00594FF9"/>
    <w:rsid w:val="00595074"/>
    <w:rsid w:val="005953B4"/>
    <w:rsid w:val="00595813"/>
    <w:rsid w:val="005963DE"/>
    <w:rsid w:val="005967B1"/>
    <w:rsid w:val="0059692A"/>
    <w:rsid w:val="00597144"/>
    <w:rsid w:val="00597FA9"/>
    <w:rsid w:val="005A01CC"/>
    <w:rsid w:val="005A06F1"/>
    <w:rsid w:val="005A0B52"/>
    <w:rsid w:val="005A0BAA"/>
    <w:rsid w:val="005A0C42"/>
    <w:rsid w:val="005A1136"/>
    <w:rsid w:val="005A1408"/>
    <w:rsid w:val="005A1BAB"/>
    <w:rsid w:val="005A1EF7"/>
    <w:rsid w:val="005A2BF5"/>
    <w:rsid w:val="005A3312"/>
    <w:rsid w:val="005A35F0"/>
    <w:rsid w:val="005A3666"/>
    <w:rsid w:val="005A3D35"/>
    <w:rsid w:val="005A3EE2"/>
    <w:rsid w:val="005A4632"/>
    <w:rsid w:val="005A54E3"/>
    <w:rsid w:val="005A5A03"/>
    <w:rsid w:val="005A5F2B"/>
    <w:rsid w:val="005A6F64"/>
    <w:rsid w:val="005A7864"/>
    <w:rsid w:val="005A7AE3"/>
    <w:rsid w:val="005B01D8"/>
    <w:rsid w:val="005B0215"/>
    <w:rsid w:val="005B06B9"/>
    <w:rsid w:val="005B0BCD"/>
    <w:rsid w:val="005B0DBA"/>
    <w:rsid w:val="005B2769"/>
    <w:rsid w:val="005B30B1"/>
    <w:rsid w:val="005B3B83"/>
    <w:rsid w:val="005B4C6F"/>
    <w:rsid w:val="005B5EF8"/>
    <w:rsid w:val="005B7179"/>
    <w:rsid w:val="005B753A"/>
    <w:rsid w:val="005B7E68"/>
    <w:rsid w:val="005B7F8E"/>
    <w:rsid w:val="005C017C"/>
    <w:rsid w:val="005C0B54"/>
    <w:rsid w:val="005C1939"/>
    <w:rsid w:val="005C1B62"/>
    <w:rsid w:val="005C2311"/>
    <w:rsid w:val="005C27EC"/>
    <w:rsid w:val="005C30F5"/>
    <w:rsid w:val="005C4180"/>
    <w:rsid w:val="005C46A4"/>
    <w:rsid w:val="005C492E"/>
    <w:rsid w:val="005C4A68"/>
    <w:rsid w:val="005C4F0B"/>
    <w:rsid w:val="005C58F8"/>
    <w:rsid w:val="005C5975"/>
    <w:rsid w:val="005C6B99"/>
    <w:rsid w:val="005C6EA7"/>
    <w:rsid w:val="005C6F0B"/>
    <w:rsid w:val="005C6FB6"/>
    <w:rsid w:val="005C7A24"/>
    <w:rsid w:val="005C7EFC"/>
    <w:rsid w:val="005D033E"/>
    <w:rsid w:val="005D05D7"/>
    <w:rsid w:val="005D12C9"/>
    <w:rsid w:val="005D152C"/>
    <w:rsid w:val="005D1A6F"/>
    <w:rsid w:val="005D294B"/>
    <w:rsid w:val="005D3295"/>
    <w:rsid w:val="005D35DE"/>
    <w:rsid w:val="005D36CB"/>
    <w:rsid w:val="005D3E8C"/>
    <w:rsid w:val="005D3FA6"/>
    <w:rsid w:val="005D47BE"/>
    <w:rsid w:val="005D4C03"/>
    <w:rsid w:val="005D4F44"/>
    <w:rsid w:val="005D5443"/>
    <w:rsid w:val="005D583E"/>
    <w:rsid w:val="005D5913"/>
    <w:rsid w:val="005D6592"/>
    <w:rsid w:val="005D674D"/>
    <w:rsid w:val="005D6C41"/>
    <w:rsid w:val="005D6D91"/>
    <w:rsid w:val="005D70D0"/>
    <w:rsid w:val="005E13E1"/>
    <w:rsid w:val="005E197A"/>
    <w:rsid w:val="005E19F0"/>
    <w:rsid w:val="005E232F"/>
    <w:rsid w:val="005E23B1"/>
    <w:rsid w:val="005E3625"/>
    <w:rsid w:val="005E36A3"/>
    <w:rsid w:val="005E3729"/>
    <w:rsid w:val="005E3872"/>
    <w:rsid w:val="005E3B4C"/>
    <w:rsid w:val="005E3BD2"/>
    <w:rsid w:val="005E3E49"/>
    <w:rsid w:val="005E498C"/>
    <w:rsid w:val="005E49DA"/>
    <w:rsid w:val="005E512B"/>
    <w:rsid w:val="005E5756"/>
    <w:rsid w:val="005E5A36"/>
    <w:rsid w:val="005E5A85"/>
    <w:rsid w:val="005E7826"/>
    <w:rsid w:val="005E7AFC"/>
    <w:rsid w:val="005E7B39"/>
    <w:rsid w:val="005F03DC"/>
    <w:rsid w:val="005F2806"/>
    <w:rsid w:val="005F2BF8"/>
    <w:rsid w:val="005F37E0"/>
    <w:rsid w:val="005F37E1"/>
    <w:rsid w:val="005F37E8"/>
    <w:rsid w:val="005F3CE0"/>
    <w:rsid w:val="005F4FDD"/>
    <w:rsid w:val="005F51E9"/>
    <w:rsid w:val="005F51F1"/>
    <w:rsid w:val="005F539D"/>
    <w:rsid w:val="005F5A34"/>
    <w:rsid w:val="005F5AA9"/>
    <w:rsid w:val="005F67D7"/>
    <w:rsid w:val="005F74A9"/>
    <w:rsid w:val="00600DF9"/>
    <w:rsid w:val="00601A63"/>
    <w:rsid w:val="00601FE8"/>
    <w:rsid w:val="00602090"/>
    <w:rsid w:val="0060235A"/>
    <w:rsid w:val="006025BC"/>
    <w:rsid w:val="00603244"/>
    <w:rsid w:val="00604245"/>
    <w:rsid w:val="0060442A"/>
    <w:rsid w:val="00604E4B"/>
    <w:rsid w:val="00605A7D"/>
    <w:rsid w:val="0060646F"/>
    <w:rsid w:val="00606866"/>
    <w:rsid w:val="00606938"/>
    <w:rsid w:val="00607307"/>
    <w:rsid w:val="00607636"/>
    <w:rsid w:val="00607670"/>
    <w:rsid w:val="0061030B"/>
    <w:rsid w:val="00610F5B"/>
    <w:rsid w:val="00611B3F"/>
    <w:rsid w:val="00611C0C"/>
    <w:rsid w:val="00611C71"/>
    <w:rsid w:val="00612AB1"/>
    <w:rsid w:val="00613F63"/>
    <w:rsid w:val="006145E9"/>
    <w:rsid w:val="00614996"/>
    <w:rsid w:val="006152CB"/>
    <w:rsid w:val="00615329"/>
    <w:rsid w:val="006160D4"/>
    <w:rsid w:val="006161E3"/>
    <w:rsid w:val="00616448"/>
    <w:rsid w:val="0061670F"/>
    <w:rsid w:val="0061696E"/>
    <w:rsid w:val="00617382"/>
    <w:rsid w:val="00617FD2"/>
    <w:rsid w:val="00620023"/>
    <w:rsid w:val="0062004E"/>
    <w:rsid w:val="00620B19"/>
    <w:rsid w:val="00620E34"/>
    <w:rsid w:val="0062154C"/>
    <w:rsid w:val="00622046"/>
    <w:rsid w:val="006229CF"/>
    <w:rsid w:val="0062397B"/>
    <w:rsid w:val="00623E72"/>
    <w:rsid w:val="00624431"/>
    <w:rsid w:val="00625836"/>
    <w:rsid w:val="00625869"/>
    <w:rsid w:val="00625AFD"/>
    <w:rsid w:val="006276AF"/>
    <w:rsid w:val="006276DA"/>
    <w:rsid w:val="00627B9B"/>
    <w:rsid w:val="00630B0B"/>
    <w:rsid w:val="00631D31"/>
    <w:rsid w:val="00632BD4"/>
    <w:rsid w:val="00632D2B"/>
    <w:rsid w:val="00633401"/>
    <w:rsid w:val="0063412E"/>
    <w:rsid w:val="00634190"/>
    <w:rsid w:val="00634DA9"/>
    <w:rsid w:val="00634EB3"/>
    <w:rsid w:val="00634F2F"/>
    <w:rsid w:val="00635A53"/>
    <w:rsid w:val="00635D33"/>
    <w:rsid w:val="006362A1"/>
    <w:rsid w:val="006362B6"/>
    <w:rsid w:val="00636489"/>
    <w:rsid w:val="0063714D"/>
    <w:rsid w:val="006371BF"/>
    <w:rsid w:val="006376C1"/>
    <w:rsid w:val="00640157"/>
    <w:rsid w:val="0064040E"/>
    <w:rsid w:val="00640757"/>
    <w:rsid w:val="00641435"/>
    <w:rsid w:val="00641AEA"/>
    <w:rsid w:val="006423B4"/>
    <w:rsid w:val="00642B7C"/>
    <w:rsid w:val="006440CC"/>
    <w:rsid w:val="00644216"/>
    <w:rsid w:val="00644569"/>
    <w:rsid w:val="0064490F"/>
    <w:rsid w:val="00644D90"/>
    <w:rsid w:val="00645390"/>
    <w:rsid w:val="0064571D"/>
    <w:rsid w:val="0064620C"/>
    <w:rsid w:val="00646875"/>
    <w:rsid w:val="006473DE"/>
    <w:rsid w:val="006479C5"/>
    <w:rsid w:val="00647BB3"/>
    <w:rsid w:val="00647FD7"/>
    <w:rsid w:val="0065068D"/>
    <w:rsid w:val="006506AE"/>
    <w:rsid w:val="006507A4"/>
    <w:rsid w:val="006508BF"/>
    <w:rsid w:val="0065168F"/>
    <w:rsid w:val="006516EB"/>
    <w:rsid w:val="006519D1"/>
    <w:rsid w:val="00651DB0"/>
    <w:rsid w:val="00652928"/>
    <w:rsid w:val="006529E6"/>
    <w:rsid w:val="00653911"/>
    <w:rsid w:val="00654F8B"/>
    <w:rsid w:val="00655081"/>
    <w:rsid w:val="006550CA"/>
    <w:rsid w:val="006564A8"/>
    <w:rsid w:val="0065673A"/>
    <w:rsid w:val="00656EA9"/>
    <w:rsid w:val="006570A0"/>
    <w:rsid w:val="006574B6"/>
    <w:rsid w:val="00657ADD"/>
    <w:rsid w:val="00660085"/>
    <w:rsid w:val="00660B5C"/>
    <w:rsid w:val="006611BB"/>
    <w:rsid w:val="00662111"/>
    <w:rsid w:val="0066238B"/>
    <w:rsid w:val="006639E7"/>
    <w:rsid w:val="00663E6D"/>
    <w:rsid w:val="00664C41"/>
    <w:rsid w:val="006654EE"/>
    <w:rsid w:val="00665AE4"/>
    <w:rsid w:val="006668A5"/>
    <w:rsid w:val="00666AE2"/>
    <w:rsid w:val="00666C68"/>
    <w:rsid w:val="0066762B"/>
    <w:rsid w:val="00667AC6"/>
    <w:rsid w:val="00667AEE"/>
    <w:rsid w:val="00667B26"/>
    <w:rsid w:val="00667D85"/>
    <w:rsid w:val="00667DA0"/>
    <w:rsid w:val="00670A4B"/>
    <w:rsid w:val="0067147C"/>
    <w:rsid w:val="00671B67"/>
    <w:rsid w:val="00671FB2"/>
    <w:rsid w:val="0067222B"/>
    <w:rsid w:val="00672428"/>
    <w:rsid w:val="00672FAE"/>
    <w:rsid w:val="006730BC"/>
    <w:rsid w:val="00673904"/>
    <w:rsid w:val="00673E31"/>
    <w:rsid w:val="00673E49"/>
    <w:rsid w:val="00674358"/>
    <w:rsid w:val="00674AFB"/>
    <w:rsid w:val="00674BE4"/>
    <w:rsid w:val="006751DC"/>
    <w:rsid w:val="0067526A"/>
    <w:rsid w:val="00675425"/>
    <w:rsid w:val="00675603"/>
    <w:rsid w:val="00676C64"/>
    <w:rsid w:val="00677A19"/>
    <w:rsid w:val="00677CB8"/>
    <w:rsid w:val="0068011F"/>
    <w:rsid w:val="006806EC"/>
    <w:rsid w:val="00680F37"/>
    <w:rsid w:val="00680F72"/>
    <w:rsid w:val="006810E7"/>
    <w:rsid w:val="006816E0"/>
    <w:rsid w:val="0068194A"/>
    <w:rsid w:val="0068197E"/>
    <w:rsid w:val="00681CA3"/>
    <w:rsid w:val="00681F14"/>
    <w:rsid w:val="0068214E"/>
    <w:rsid w:val="006827F1"/>
    <w:rsid w:val="00683218"/>
    <w:rsid w:val="00683383"/>
    <w:rsid w:val="00683547"/>
    <w:rsid w:val="00683E46"/>
    <w:rsid w:val="00684467"/>
    <w:rsid w:val="00685170"/>
    <w:rsid w:val="006864AF"/>
    <w:rsid w:val="00686535"/>
    <w:rsid w:val="0068767B"/>
    <w:rsid w:val="00687A21"/>
    <w:rsid w:val="00690895"/>
    <w:rsid w:val="00690C6B"/>
    <w:rsid w:val="0069114C"/>
    <w:rsid w:val="006912F1"/>
    <w:rsid w:val="00691902"/>
    <w:rsid w:val="006923E1"/>
    <w:rsid w:val="006924C4"/>
    <w:rsid w:val="00692798"/>
    <w:rsid w:val="00692C39"/>
    <w:rsid w:val="00693235"/>
    <w:rsid w:val="00693805"/>
    <w:rsid w:val="00693893"/>
    <w:rsid w:val="0069409B"/>
    <w:rsid w:val="006942D5"/>
    <w:rsid w:val="00694735"/>
    <w:rsid w:val="0069627B"/>
    <w:rsid w:val="00696419"/>
    <w:rsid w:val="00696772"/>
    <w:rsid w:val="00696C4A"/>
    <w:rsid w:val="00697226"/>
    <w:rsid w:val="006975C1"/>
    <w:rsid w:val="00697904"/>
    <w:rsid w:val="00697CB1"/>
    <w:rsid w:val="00697CEF"/>
    <w:rsid w:val="006A03F7"/>
    <w:rsid w:val="006A091C"/>
    <w:rsid w:val="006A1164"/>
    <w:rsid w:val="006A1652"/>
    <w:rsid w:val="006A189B"/>
    <w:rsid w:val="006A2072"/>
    <w:rsid w:val="006A308E"/>
    <w:rsid w:val="006A3F03"/>
    <w:rsid w:val="006A4B07"/>
    <w:rsid w:val="006A5383"/>
    <w:rsid w:val="006A5CE7"/>
    <w:rsid w:val="006A5E3D"/>
    <w:rsid w:val="006A60E0"/>
    <w:rsid w:val="006A6210"/>
    <w:rsid w:val="006A669D"/>
    <w:rsid w:val="006A68E5"/>
    <w:rsid w:val="006A7898"/>
    <w:rsid w:val="006A7F1B"/>
    <w:rsid w:val="006B0086"/>
    <w:rsid w:val="006B036B"/>
    <w:rsid w:val="006B03B9"/>
    <w:rsid w:val="006B0B7B"/>
    <w:rsid w:val="006B15AF"/>
    <w:rsid w:val="006B1888"/>
    <w:rsid w:val="006B1970"/>
    <w:rsid w:val="006B1B92"/>
    <w:rsid w:val="006B1C2C"/>
    <w:rsid w:val="006B203C"/>
    <w:rsid w:val="006B2284"/>
    <w:rsid w:val="006B22A6"/>
    <w:rsid w:val="006B286C"/>
    <w:rsid w:val="006B30B8"/>
    <w:rsid w:val="006B355D"/>
    <w:rsid w:val="006B3570"/>
    <w:rsid w:val="006B35C0"/>
    <w:rsid w:val="006B3A4B"/>
    <w:rsid w:val="006B4B31"/>
    <w:rsid w:val="006B4C88"/>
    <w:rsid w:val="006B4E41"/>
    <w:rsid w:val="006B6325"/>
    <w:rsid w:val="006B6AAD"/>
    <w:rsid w:val="006B7ED7"/>
    <w:rsid w:val="006C02FE"/>
    <w:rsid w:val="006C09D8"/>
    <w:rsid w:val="006C1682"/>
    <w:rsid w:val="006C280C"/>
    <w:rsid w:val="006C28DF"/>
    <w:rsid w:val="006C2AAF"/>
    <w:rsid w:val="006C388A"/>
    <w:rsid w:val="006C3B97"/>
    <w:rsid w:val="006C3E13"/>
    <w:rsid w:val="006C3EFF"/>
    <w:rsid w:val="006C3FB3"/>
    <w:rsid w:val="006C5075"/>
    <w:rsid w:val="006C5590"/>
    <w:rsid w:val="006C599F"/>
    <w:rsid w:val="006C5A16"/>
    <w:rsid w:val="006C5E35"/>
    <w:rsid w:val="006C663D"/>
    <w:rsid w:val="006C66F9"/>
    <w:rsid w:val="006C68BF"/>
    <w:rsid w:val="006C74F8"/>
    <w:rsid w:val="006C751A"/>
    <w:rsid w:val="006C7AD4"/>
    <w:rsid w:val="006D136B"/>
    <w:rsid w:val="006D2490"/>
    <w:rsid w:val="006D2704"/>
    <w:rsid w:val="006D28EE"/>
    <w:rsid w:val="006D35D8"/>
    <w:rsid w:val="006D3662"/>
    <w:rsid w:val="006D3795"/>
    <w:rsid w:val="006D4166"/>
    <w:rsid w:val="006D4A77"/>
    <w:rsid w:val="006D5084"/>
    <w:rsid w:val="006D510E"/>
    <w:rsid w:val="006D5E3B"/>
    <w:rsid w:val="006D6045"/>
    <w:rsid w:val="006D624B"/>
    <w:rsid w:val="006D6966"/>
    <w:rsid w:val="006D6E3A"/>
    <w:rsid w:val="006D74E6"/>
    <w:rsid w:val="006D7540"/>
    <w:rsid w:val="006D7558"/>
    <w:rsid w:val="006E02CD"/>
    <w:rsid w:val="006E0E76"/>
    <w:rsid w:val="006E1355"/>
    <w:rsid w:val="006E1C62"/>
    <w:rsid w:val="006E21C5"/>
    <w:rsid w:val="006E257B"/>
    <w:rsid w:val="006E2A03"/>
    <w:rsid w:val="006E2B5E"/>
    <w:rsid w:val="006E32D5"/>
    <w:rsid w:val="006E3525"/>
    <w:rsid w:val="006E3BC4"/>
    <w:rsid w:val="006E5CD1"/>
    <w:rsid w:val="006E6431"/>
    <w:rsid w:val="006E7FA0"/>
    <w:rsid w:val="006F1103"/>
    <w:rsid w:val="006F15BB"/>
    <w:rsid w:val="006F1843"/>
    <w:rsid w:val="006F1A50"/>
    <w:rsid w:val="006F1C14"/>
    <w:rsid w:val="006F1D5C"/>
    <w:rsid w:val="006F1D94"/>
    <w:rsid w:val="006F2527"/>
    <w:rsid w:val="006F2814"/>
    <w:rsid w:val="006F3221"/>
    <w:rsid w:val="006F3A0E"/>
    <w:rsid w:val="006F3A61"/>
    <w:rsid w:val="006F3C81"/>
    <w:rsid w:val="006F3CA4"/>
    <w:rsid w:val="006F40D1"/>
    <w:rsid w:val="006F4218"/>
    <w:rsid w:val="006F44FD"/>
    <w:rsid w:val="006F47F1"/>
    <w:rsid w:val="006F4842"/>
    <w:rsid w:val="006F5BC0"/>
    <w:rsid w:val="006F5E8A"/>
    <w:rsid w:val="006F62FE"/>
    <w:rsid w:val="006F692D"/>
    <w:rsid w:val="006F6AF5"/>
    <w:rsid w:val="006F7AB8"/>
    <w:rsid w:val="0070067D"/>
    <w:rsid w:val="007007C1"/>
    <w:rsid w:val="00700BAB"/>
    <w:rsid w:val="00700D8E"/>
    <w:rsid w:val="00700E1A"/>
    <w:rsid w:val="00701415"/>
    <w:rsid w:val="00701452"/>
    <w:rsid w:val="0070153A"/>
    <w:rsid w:val="00701E9C"/>
    <w:rsid w:val="007023B5"/>
    <w:rsid w:val="00702EAB"/>
    <w:rsid w:val="007042E0"/>
    <w:rsid w:val="0070451B"/>
    <w:rsid w:val="007046D6"/>
    <w:rsid w:val="00704E88"/>
    <w:rsid w:val="0070539B"/>
    <w:rsid w:val="00705BA0"/>
    <w:rsid w:val="00705E67"/>
    <w:rsid w:val="00705F2C"/>
    <w:rsid w:val="0070630E"/>
    <w:rsid w:val="00706A7F"/>
    <w:rsid w:val="00706C6D"/>
    <w:rsid w:val="00707276"/>
    <w:rsid w:val="00707AD4"/>
    <w:rsid w:val="00707B95"/>
    <w:rsid w:val="00707BEF"/>
    <w:rsid w:val="007103F0"/>
    <w:rsid w:val="007104FC"/>
    <w:rsid w:val="007108E1"/>
    <w:rsid w:val="00710F78"/>
    <w:rsid w:val="00710FC2"/>
    <w:rsid w:val="00711B02"/>
    <w:rsid w:val="00711DD7"/>
    <w:rsid w:val="00712AC9"/>
    <w:rsid w:val="00712E87"/>
    <w:rsid w:val="00713241"/>
    <w:rsid w:val="007133D0"/>
    <w:rsid w:val="00713E32"/>
    <w:rsid w:val="007141C5"/>
    <w:rsid w:val="00714648"/>
    <w:rsid w:val="007147AB"/>
    <w:rsid w:val="00714818"/>
    <w:rsid w:val="007149D0"/>
    <w:rsid w:val="0071505F"/>
    <w:rsid w:val="007152E5"/>
    <w:rsid w:val="00715BF2"/>
    <w:rsid w:val="007161D8"/>
    <w:rsid w:val="00716225"/>
    <w:rsid w:val="007162EF"/>
    <w:rsid w:val="00716485"/>
    <w:rsid w:val="007166C9"/>
    <w:rsid w:val="00716921"/>
    <w:rsid w:val="00716B7A"/>
    <w:rsid w:val="00716F32"/>
    <w:rsid w:val="007170B4"/>
    <w:rsid w:val="00717B85"/>
    <w:rsid w:val="0072007C"/>
    <w:rsid w:val="007200B0"/>
    <w:rsid w:val="0072114B"/>
    <w:rsid w:val="007214F2"/>
    <w:rsid w:val="00722003"/>
    <w:rsid w:val="00722C58"/>
    <w:rsid w:val="0072308A"/>
    <w:rsid w:val="00723943"/>
    <w:rsid w:val="00724888"/>
    <w:rsid w:val="00725F67"/>
    <w:rsid w:val="00726D5C"/>
    <w:rsid w:val="00727588"/>
    <w:rsid w:val="0072769C"/>
    <w:rsid w:val="00727D76"/>
    <w:rsid w:val="00727DA9"/>
    <w:rsid w:val="00730639"/>
    <w:rsid w:val="00730A7F"/>
    <w:rsid w:val="00730BA5"/>
    <w:rsid w:val="00730F36"/>
    <w:rsid w:val="00731016"/>
    <w:rsid w:val="00731091"/>
    <w:rsid w:val="0073139A"/>
    <w:rsid w:val="00731DC9"/>
    <w:rsid w:val="0073254F"/>
    <w:rsid w:val="00732668"/>
    <w:rsid w:val="00732E05"/>
    <w:rsid w:val="00733286"/>
    <w:rsid w:val="00733519"/>
    <w:rsid w:val="00734157"/>
    <w:rsid w:val="007341B9"/>
    <w:rsid w:val="007342D6"/>
    <w:rsid w:val="00735295"/>
    <w:rsid w:val="007373FF"/>
    <w:rsid w:val="00737C4E"/>
    <w:rsid w:val="00740211"/>
    <w:rsid w:val="00740536"/>
    <w:rsid w:val="0074061D"/>
    <w:rsid w:val="00741962"/>
    <w:rsid w:val="00741CAD"/>
    <w:rsid w:val="00742AE6"/>
    <w:rsid w:val="00742BA8"/>
    <w:rsid w:val="00743E79"/>
    <w:rsid w:val="00743EE9"/>
    <w:rsid w:val="007443A3"/>
    <w:rsid w:val="007443B5"/>
    <w:rsid w:val="00744534"/>
    <w:rsid w:val="007448F0"/>
    <w:rsid w:val="00744AE0"/>
    <w:rsid w:val="00744B7D"/>
    <w:rsid w:val="00744C17"/>
    <w:rsid w:val="00745CF8"/>
    <w:rsid w:val="0074613D"/>
    <w:rsid w:val="0074621C"/>
    <w:rsid w:val="007464A9"/>
    <w:rsid w:val="007469B1"/>
    <w:rsid w:val="0074761F"/>
    <w:rsid w:val="00747D41"/>
    <w:rsid w:val="007504E3"/>
    <w:rsid w:val="00750A7D"/>
    <w:rsid w:val="00750CC6"/>
    <w:rsid w:val="007519E0"/>
    <w:rsid w:val="00751B2B"/>
    <w:rsid w:val="00751D91"/>
    <w:rsid w:val="00752298"/>
    <w:rsid w:val="007524DF"/>
    <w:rsid w:val="00752843"/>
    <w:rsid w:val="00752A9A"/>
    <w:rsid w:val="00752BD4"/>
    <w:rsid w:val="00753034"/>
    <w:rsid w:val="007531D4"/>
    <w:rsid w:val="00753574"/>
    <w:rsid w:val="00753576"/>
    <w:rsid w:val="007536DC"/>
    <w:rsid w:val="007537D6"/>
    <w:rsid w:val="00753D37"/>
    <w:rsid w:val="00754444"/>
    <w:rsid w:val="0075489C"/>
    <w:rsid w:val="00754BD1"/>
    <w:rsid w:val="0075523B"/>
    <w:rsid w:val="007555CD"/>
    <w:rsid w:val="007556F5"/>
    <w:rsid w:val="0075596A"/>
    <w:rsid w:val="007560C0"/>
    <w:rsid w:val="007561FA"/>
    <w:rsid w:val="00756251"/>
    <w:rsid w:val="0075627C"/>
    <w:rsid w:val="00756766"/>
    <w:rsid w:val="00756797"/>
    <w:rsid w:val="007568A6"/>
    <w:rsid w:val="00756953"/>
    <w:rsid w:val="00756AB9"/>
    <w:rsid w:val="00757057"/>
    <w:rsid w:val="007575F7"/>
    <w:rsid w:val="0075782C"/>
    <w:rsid w:val="007578D4"/>
    <w:rsid w:val="007579ED"/>
    <w:rsid w:val="00757C3D"/>
    <w:rsid w:val="00757C88"/>
    <w:rsid w:val="00757D80"/>
    <w:rsid w:val="00760E16"/>
    <w:rsid w:val="00760FE3"/>
    <w:rsid w:val="0076173A"/>
    <w:rsid w:val="00761AB3"/>
    <w:rsid w:val="00762188"/>
    <w:rsid w:val="00762336"/>
    <w:rsid w:val="0076235D"/>
    <w:rsid w:val="007628A4"/>
    <w:rsid w:val="007632EF"/>
    <w:rsid w:val="00763609"/>
    <w:rsid w:val="00764299"/>
    <w:rsid w:val="00764C31"/>
    <w:rsid w:val="00764FBF"/>
    <w:rsid w:val="007653CC"/>
    <w:rsid w:val="00765597"/>
    <w:rsid w:val="00765ECA"/>
    <w:rsid w:val="007660DA"/>
    <w:rsid w:val="007664E3"/>
    <w:rsid w:val="007665EB"/>
    <w:rsid w:val="00766692"/>
    <w:rsid w:val="00766877"/>
    <w:rsid w:val="00767863"/>
    <w:rsid w:val="007702E8"/>
    <w:rsid w:val="007706AA"/>
    <w:rsid w:val="00770B2F"/>
    <w:rsid w:val="00770D6E"/>
    <w:rsid w:val="00770E78"/>
    <w:rsid w:val="00770E82"/>
    <w:rsid w:val="00771638"/>
    <w:rsid w:val="0077268D"/>
    <w:rsid w:val="00773B87"/>
    <w:rsid w:val="00773CAC"/>
    <w:rsid w:val="00774838"/>
    <w:rsid w:val="00774BD7"/>
    <w:rsid w:val="00774EDA"/>
    <w:rsid w:val="00775349"/>
    <w:rsid w:val="007757CE"/>
    <w:rsid w:val="00775915"/>
    <w:rsid w:val="00775929"/>
    <w:rsid w:val="00775F38"/>
    <w:rsid w:val="00777045"/>
    <w:rsid w:val="00777854"/>
    <w:rsid w:val="0078078B"/>
    <w:rsid w:val="00780C62"/>
    <w:rsid w:val="00780D61"/>
    <w:rsid w:val="007810AB"/>
    <w:rsid w:val="0078142E"/>
    <w:rsid w:val="0078155C"/>
    <w:rsid w:val="007819DD"/>
    <w:rsid w:val="00781B5D"/>
    <w:rsid w:val="00781E22"/>
    <w:rsid w:val="0078231D"/>
    <w:rsid w:val="007823C8"/>
    <w:rsid w:val="0078295E"/>
    <w:rsid w:val="00782ABA"/>
    <w:rsid w:val="00782CBE"/>
    <w:rsid w:val="00782FEA"/>
    <w:rsid w:val="007832DD"/>
    <w:rsid w:val="0078332A"/>
    <w:rsid w:val="007835FE"/>
    <w:rsid w:val="007836A5"/>
    <w:rsid w:val="00783931"/>
    <w:rsid w:val="00783A63"/>
    <w:rsid w:val="00783FC8"/>
    <w:rsid w:val="00784324"/>
    <w:rsid w:val="0078477A"/>
    <w:rsid w:val="007847F8"/>
    <w:rsid w:val="00784D82"/>
    <w:rsid w:val="00784E39"/>
    <w:rsid w:val="00785291"/>
    <w:rsid w:val="00785329"/>
    <w:rsid w:val="007859E2"/>
    <w:rsid w:val="00785A14"/>
    <w:rsid w:val="00786171"/>
    <w:rsid w:val="007862A1"/>
    <w:rsid w:val="00786DE4"/>
    <w:rsid w:val="00787952"/>
    <w:rsid w:val="00787AE9"/>
    <w:rsid w:val="007904A3"/>
    <w:rsid w:val="00792674"/>
    <w:rsid w:val="0079363B"/>
    <w:rsid w:val="00794BE8"/>
    <w:rsid w:val="00794F95"/>
    <w:rsid w:val="00795020"/>
    <w:rsid w:val="0079505C"/>
    <w:rsid w:val="007954F6"/>
    <w:rsid w:val="007955D0"/>
    <w:rsid w:val="0079574D"/>
    <w:rsid w:val="00795CF9"/>
    <w:rsid w:val="00795F03"/>
    <w:rsid w:val="007963B9"/>
    <w:rsid w:val="007963EF"/>
    <w:rsid w:val="00796DA8"/>
    <w:rsid w:val="00796E66"/>
    <w:rsid w:val="00797B6F"/>
    <w:rsid w:val="00797D7E"/>
    <w:rsid w:val="007A04B5"/>
    <w:rsid w:val="007A1082"/>
    <w:rsid w:val="007A143B"/>
    <w:rsid w:val="007A1859"/>
    <w:rsid w:val="007A18CB"/>
    <w:rsid w:val="007A1C9F"/>
    <w:rsid w:val="007A1D08"/>
    <w:rsid w:val="007A226A"/>
    <w:rsid w:val="007A2416"/>
    <w:rsid w:val="007A2AD5"/>
    <w:rsid w:val="007A2EB3"/>
    <w:rsid w:val="007A3CA1"/>
    <w:rsid w:val="007A427B"/>
    <w:rsid w:val="007A4A19"/>
    <w:rsid w:val="007A4CE9"/>
    <w:rsid w:val="007A502D"/>
    <w:rsid w:val="007A5324"/>
    <w:rsid w:val="007A57CE"/>
    <w:rsid w:val="007A5DA7"/>
    <w:rsid w:val="007A61BA"/>
    <w:rsid w:val="007A6A7C"/>
    <w:rsid w:val="007A6E77"/>
    <w:rsid w:val="007A70C7"/>
    <w:rsid w:val="007A7635"/>
    <w:rsid w:val="007A7B46"/>
    <w:rsid w:val="007B03D6"/>
    <w:rsid w:val="007B079C"/>
    <w:rsid w:val="007B0AED"/>
    <w:rsid w:val="007B1B75"/>
    <w:rsid w:val="007B2553"/>
    <w:rsid w:val="007B2555"/>
    <w:rsid w:val="007B2A4C"/>
    <w:rsid w:val="007B3D70"/>
    <w:rsid w:val="007B54D9"/>
    <w:rsid w:val="007B58BF"/>
    <w:rsid w:val="007B5A75"/>
    <w:rsid w:val="007B5B25"/>
    <w:rsid w:val="007B77BB"/>
    <w:rsid w:val="007B78B9"/>
    <w:rsid w:val="007C05E4"/>
    <w:rsid w:val="007C073B"/>
    <w:rsid w:val="007C0ADC"/>
    <w:rsid w:val="007C1001"/>
    <w:rsid w:val="007C12A4"/>
    <w:rsid w:val="007C1F32"/>
    <w:rsid w:val="007C1FA8"/>
    <w:rsid w:val="007C1FAF"/>
    <w:rsid w:val="007C22A4"/>
    <w:rsid w:val="007C2FFA"/>
    <w:rsid w:val="007C3156"/>
    <w:rsid w:val="007C32D6"/>
    <w:rsid w:val="007C39BF"/>
    <w:rsid w:val="007C3D24"/>
    <w:rsid w:val="007C4193"/>
    <w:rsid w:val="007C47EF"/>
    <w:rsid w:val="007C4B9E"/>
    <w:rsid w:val="007C4E98"/>
    <w:rsid w:val="007C50DA"/>
    <w:rsid w:val="007C54E2"/>
    <w:rsid w:val="007C67EE"/>
    <w:rsid w:val="007C6861"/>
    <w:rsid w:val="007C6EF5"/>
    <w:rsid w:val="007C72AF"/>
    <w:rsid w:val="007C7722"/>
    <w:rsid w:val="007C7959"/>
    <w:rsid w:val="007C7D99"/>
    <w:rsid w:val="007C7E6E"/>
    <w:rsid w:val="007D0709"/>
    <w:rsid w:val="007D0974"/>
    <w:rsid w:val="007D0C81"/>
    <w:rsid w:val="007D1500"/>
    <w:rsid w:val="007D18C7"/>
    <w:rsid w:val="007D21BF"/>
    <w:rsid w:val="007D21E3"/>
    <w:rsid w:val="007D306C"/>
    <w:rsid w:val="007D31D8"/>
    <w:rsid w:val="007D3436"/>
    <w:rsid w:val="007D3650"/>
    <w:rsid w:val="007D3756"/>
    <w:rsid w:val="007D392A"/>
    <w:rsid w:val="007D4E31"/>
    <w:rsid w:val="007D5914"/>
    <w:rsid w:val="007D646E"/>
    <w:rsid w:val="007D6B43"/>
    <w:rsid w:val="007D7674"/>
    <w:rsid w:val="007D7714"/>
    <w:rsid w:val="007D77B3"/>
    <w:rsid w:val="007E06ED"/>
    <w:rsid w:val="007E0BA7"/>
    <w:rsid w:val="007E0C23"/>
    <w:rsid w:val="007E0F95"/>
    <w:rsid w:val="007E102E"/>
    <w:rsid w:val="007E248B"/>
    <w:rsid w:val="007E258D"/>
    <w:rsid w:val="007E2675"/>
    <w:rsid w:val="007E2C91"/>
    <w:rsid w:val="007E397B"/>
    <w:rsid w:val="007E429E"/>
    <w:rsid w:val="007E437C"/>
    <w:rsid w:val="007E43E0"/>
    <w:rsid w:val="007E4E87"/>
    <w:rsid w:val="007E55C8"/>
    <w:rsid w:val="007E6746"/>
    <w:rsid w:val="007E68D7"/>
    <w:rsid w:val="007E69B8"/>
    <w:rsid w:val="007E6EC7"/>
    <w:rsid w:val="007E753C"/>
    <w:rsid w:val="007E760A"/>
    <w:rsid w:val="007E7F64"/>
    <w:rsid w:val="007F012D"/>
    <w:rsid w:val="007F0199"/>
    <w:rsid w:val="007F09A6"/>
    <w:rsid w:val="007F0B0F"/>
    <w:rsid w:val="007F0B15"/>
    <w:rsid w:val="007F1289"/>
    <w:rsid w:val="007F155E"/>
    <w:rsid w:val="007F164C"/>
    <w:rsid w:val="007F1874"/>
    <w:rsid w:val="007F1926"/>
    <w:rsid w:val="007F1A02"/>
    <w:rsid w:val="007F1AE9"/>
    <w:rsid w:val="007F41B3"/>
    <w:rsid w:val="007F4832"/>
    <w:rsid w:val="007F5384"/>
    <w:rsid w:val="007F5879"/>
    <w:rsid w:val="007F6306"/>
    <w:rsid w:val="007F630E"/>
    <w:rsid w:val="007F6E43"/>
    <w:rsid w:val="007F6EB8"/>
    <w:rsid w:val="007F72F6"/>
    <w:rsid w:val="007F73E9"/>
    <w:rsid w:val="007F7B1F"/>
    <w:rsid w:val="007F7C9F"/>
    <w:rsid w:val="007F7FF3"/>
    <w:rsid w:val="008002A7"/>
    <w:rsid w:val="00800EB3"/>
    <w:rsid w:val="008011B2"/>
    <w:rsid w:val="00801FEA"/>
    <w:rsid w:val="00802342"/>
    <w:rsid w:val="008029F3"/>
    <w:rsid w:val="00803156"/>
    <w:rsid w:val="0080322D"/>
    <w:rsid w:val="00803CB8"/>
    <w:rsid w:val="00803D97"/>
    <w:rsid w:val="008043C2"/>
    <w:rsid w:val="00805699"/>
    <w:rsid w:val="008057EE"/>
    <w:rsid w:val="00805C95"/>
    <w:rsid w:val="00805E83"/>
    <w:rsid w:val="00806233"/>
    <w:rsid w:val="0080686E"/>
    <w:rsid w:val="008069C8"/>
    <w:rsid w:val="00806B79"/>
    <w:rsid w:val="00807B0F"/>
    <w:rsid w:val="00807FEE"/>
    <w:rsid w:val="00810484"/>
    <w:rsid w:val="0081076A"/>
    <w:rsid w:val="00811157"/>
    <w:rsid w:val="00811490"/>
    <w:rsid w:val="008121CA"/>
    <w:rsid w:val="00814772"/>
    <w:rsid w:val="00815C25"/>
    <w:rsid w:val="00816190"/>
    <w:rsid w:val="008161B3"/>
    <w:rsid w:val="00816418"/>
    <w:rsid w:val="00816593"/>
    <w:rsid w:val="0081664C"/>
    <w:rsid w:val="00817307"/>
    <w:rsid w:val="00817661"/>
    <w:rsid w:val="00817BA1"/>
    <w:rsid w:val="008200C0"/>
    <w:rsid w:val="008200F3"/>
    <w:rsid w:val="00820AF6"/>
    <w:rsid w:val="00820D63"/>
    <w:rsid w:val="00821172"/>
    <w:rsid w:val="0082131F"/>
    <w:rsid w:val="008218FA"/>
    <w:rsid w:val="00821BF7"/>
    <w:rsid w:val="008221D4"/>
    <w:rsid w:val="00822389"/>
    <w:rsid w:val="0082288B"/>
    <w:rsid w:val="008228BC"/>
    <w:rsid w:val="008237C3"/>
    <w:rsid w:val="0082383A"/>
    <w:rsid w:val="00823B1E"/>
    <w:rsid w:val="00823D0A"/>
    <w:rsid w:val="00823E84"/>
    <w:rsid w:val="0082455C"/>
    <w:rsid w:val="008248C8"/>
    <w:rsid w:val="00824B11"/>
    <w:rsid w:val="00824B5A"/>
    <w:rsid w:val="00824C7F"/>
    <w:rsid w:val="00824DCC"/>
    <w:rsid w:val="008250C2"/>
    <w:rsid w:val="00825966"/>
    <w:rsid w:val="00825D6F"/>
    <w:rsid w:val="00825F38"/>
    <w:rsid w:val="00825F57"/>
    <w:rsid w:val="008262CA"/>
    <w:rsid w:val="0082631F"/>
    <w:rsid w:val="00826696"/>
    <w:rsid w:val="00827A8F"/>
    <w:rsid w:val="00827BEE"/>
    <w:rsid w:val="0083023C"/>
    <w:rsid w:val="00830C90"/>
    <w:rsid w:val="00830E53"/>
    <w:rsid w:val="00830F32"/>
    <w:rsid w:val="008311A0"/>
    <w:rsid w:val="008321D9"/>
    <w:rsid w:val="008324C9"/>
    <w:rsid w:val="0083299E"/>
    <w:rsid w:val="00832AEE"/>
    <w:rsid w:val="00832E84"/>
    <w:rsid w:val="008331EA"/>
    <w:rsid w:val="0083363A"/>
    <w:rsid w:val="00833A56"/>
    <w:rsid w:val="00834155"/>
    <w:rsid w:val="00834E05"/>
    <w:rsid w:val="008355D7"/>
    <w:rsid w:val="00835B3E"/>
    <w:rsid w:val="00836241"/>
    <w:rsid w:val="00836D3D"/>
    <w:rsid w:val="00836EFA"/>
    <w:rsid w:val="00836F73"/>
    <w:rsid w:val="00837325"/>
    <w:rsid w:val="00837426"/>
    <w:rsid w:val="00837922"/>
    <w:rsid w:val="0084087D"/>
    <w:rsid w:val="008408EA"/>
    <w:rsid w:val="00840950"/>
    <w:rsid w:val="00840C34"/>
    <w:rsid w:val="00841B5D"/>
    <w:rsid w:val="00842571"/>
    <w:rsid w:val="0084260F"/>
    <w:rsid w:val="00842681"/>
    <w:rsid w:val="00842A26"/>
    <w:rsid w:val="00842BC6"/>
    <w:rsid w:val="00842E7C"/>
    <w:rsid w:val="008435D1"/>
    <w:rsid w:val="0084465D"/>
    <w:rsid w:val="00845A7D"/>
    <w:rsid w:val="00845BE9"/>
    <w:rsid w:val="00845DBF"/>
    <w:rsid w:val="00845F01"/>
    <w:rsid w:val="008463C7"/>
    <w:rsid w:val="00846DD1"/>
    <w:rsid w:val="00847208"/>
    <w:rsid w:val="008475FE"/>
    <w:rsid w:val="00847C75"/>
    <w:rsid w:val="00847D39"/>
    <w:rsid w:val="00847DD5"/>
    <w:rsid w:val="00850358"/>
    <w:rsid w:val="008508D2"/>
    <w:rsid w:val="00850CEF"/>
    <w:rsid w:val="00850D11"/>
    <w:rsid w:val="008511D1"/>
    <w:rsid w:val="008511DB"/>
    <w:rsid w:val="00851D2E"/>
    <w:rsid w:val="0085213B"/>
    <w:rsid w:val="0085296C"/>
    <w:rsid w:val="008532E8"/>
    <w:rsid w:val="00853CD0"/>
    <w:rsid w:val="008551BD"/>
    <w:rsid w:val="0085540B"/>
    <w:rsid w:val="00856872"/>
    <w:rsid w:val="00856954"/>
    <w:rsid w:val="00857897"/>
    <w:rsid w:val="00857A8F"/>
    <w:rsid w:val="00860342"/>
    <w:rsid w:val="00860FCC"/>
    <w:rsid w:val="008614F6"/>
    <w:rsid w:val="008617B8"/>
    <w:rsid w:val="00861942"/>
    <w:rsid w:val="00861950"/>
    <w:rsid w:val="00862304"/>
    <w:rsid w:val="00862349"/>
    <w:rsid w:val="0086264D"/>
    <w:rsid w:val="00862CEE"/>
    <w:rsid w:val="00862D49"/>
    <w:rsid w:val="00862E01"/>
    <w:rsid w:val="00863C7D"/>
    <w:rsid w:val="00863CAF"/>
    <w:rsid w:val="00863DB6"/>
    <w:rsid w:val="00864160"/>
    <w:rsid w:val="008642D6"/>
    <w:rsid w:val="00864448"/>
    <w:rsid w:val="008648B7"/>
    <w:rsid w:val="00864F6E"/>
    <w:rsid w:val="008659FA"/>
    <w:rsid w:val="00865DAA"/>
    <w:rsid w:val="00866135"/>
    <w:rsid w:val="008663BA"/>
    <w:rsid w:val="00866C97"/>
    <w:rsid w:val="008674B5"/>
    <w:rsid w:val="008678A9"/>
    <w:rsid w:val="00870502"/>
    <w:rsid w:val="008708F1"/>
    <w:rsid w:val="008710AE"/>
    <w:rsid w:val="008712F5"/>
    <w:rsid w:val="00871908"/>
    <w:rsid w:val="00871928"/>
    <w:rsid w:val="0087219E"/>
    <w:rsid w:val="00872CFF"/>
    <w:rsid w:val="00872F9C"/>
    <w:rsid w:val="008736F4"/>
    <w:rsid w:val="00873B81"/>
    <w:rsid w:val="00873BD0"/>
    <w:rsid w:val="00873D38"/>
    <w:rsid w:val="00873D8D"/>
    <w:rsid w:val="008740CD"/>
    <w:rsid w:val="0087538D"/>
    <w:rsid w:val="008757B3"/>
    <w:rsid w:val="00876064"/>
    <w:rsid w:val="008765D9"/>
    <w:rsid w:val="00876C22"/>
    <w:rsid w:val="0087722B"/>
    <w:rsid w:val="00877371"/>
    <w:rsid w:val="008803EF"/>
    <w:rsid w:val="00881E9B"/>
    <w:rsid w:val="0088210E"/>
    <w:rsid w:val="00882D3C"/>
    <w:rsid w:val="008830FA"/>
    <w:rsid w:val="00883A0B"/>
    <w:rsid w:val="00884B61"/>
    <w:rsid w:val="00884FF4"/>
    <w:rsid w:val="0088596B"/>
    <w:rsid w:val="00885C93"/>
    <w:rsid w:val="00885EB8"/>
    <w:rsid w:val="00886416"/>
    <w:rsid w:val="0088648E"/>
    <w:rsid w:val="00887972"/>
    <w:rsid w:val="00887DAE"/>
    <w:rsid w:val="00890AA3"/>
    <w:rsid w:val="00890E11"/>
    <w:rsid w:val="00891888"/>
    <w:rsid w:val="00891A9D"/>
    <w:rsid w:val="00892441"/>
    <w:rsid w:val="00892F82"/>
    <w:rsid w:val="00893176"/>
    <w:rsid w:val="00893562"/>
    <w:rsid w:val="00893E23"/>
    <w:rsid w:val="008941D9"/>
    <w:rsid w:val="0089439A"/>
    <w:rsid w:val="008948A7"/>
    <w:rsid w:val="00894912"/>
    <w:rsid w:val="00894976"/>
    <w:rsid w:val="00894B74"/>
    <w:rsid w:val="008955F0"/>
    <w:rsid w:val="00895D54"/>
    <w:rsid w:val="00896526"/>
    <w:rsid w:val="00896992"/>
    <w:rsid w:val="00896EB6"/>
    <w:rsid w:val="0089701B"/>
    <w:rsid w:val="008A0BD6"/>
    <w:rsid w:val="008A1FE0"/>
    <w:rsid w:val="008A1FFA"/>
    <w:rsid w:val="008A28FD"/>
    <w:rsid w:val="008A3104"/>
    <w:rsid w:val="008A311C"/>
    <w:rsid w:val="008A31E0"/>
    <w:rsid w:val="008A396E"/>
    <w:rsid w:val="008A3BE4"/>
    <w:rsid w:val="008A413F"/>
    <w:rsid w:val="008A428B"/>
    <w:rsid w:val="008A45D1"/>
    <w:rsid w:val="008A4ADA"/>
    <w:rsid w:val="008A5078"/>
    <w:rsid w:val="008A5A6F"/>
    <w:rsid w:val="008A6568"/>
    <w:rsid w:val="008A65F6"/>
    <w:rsid w:val="008A66BC"/>
    <w:rsid w:val="008B076F"/>
    <w:rsid w:val="008B0891"/>
    <w:rsid w:val="008B0971"/>
    <w:rsid w:val="008B0AAD"/>
    <w:rsid w:val="008B0C10"/>
    <w:rsid w:val="008B15ED"/>
    <w:rsid w:val="008B160F"/>
    <w:rsid w:val="008B1668"/>
    <w:rsid w:val="008B2054"/>
    <w:rsid w:val="008B2545"/>
    <w:rsid w:val="008B29ED"/>
    <w:rsid w:val="008B3647"/>
    <w:rsid w:val="008B383E"/>
    <w:rsid w:val="008B3AE0"/>
    <w:rsid w:val="008B42B4"/>
    <w:rsid w:val="008B4303"/>
    <w:rsid w:val="008B4824"/>
    <w:rsid w:val="008B4A13"/>
    <w:rsid w:val="008B550B"/>
    <w:rsid w:val="008B56F9"/>
    <w:rsid w:val="008B572B"/>
    <w:rsid w:val="008B5C3B"/>
    <w:rsid w:val="008B5F59"/>
    <w:rsid w:val="008B641F"/>
    <w:rsid w:val="008B6543"/>
    <w:rsid w:val="008B6BE4"/>
    <w:rsid w:val="008B78F7"/>
    <w:rsid w:val="008B7C1F"/>
    <w:rsid w:val="008C01D6"/>
    <w:rsid w:val="008C0BC7"/>
    <w:rsid w:val="008C0E84"/>
    <w:rsid w:val="008C1BD4"/>
    <w:rsid w:val="008C1CB4"/>
    <w:rsid w:val="008C1CEC"/>
    <w:rsid w:val="008C1EE8"/>
    <w:rsid w:val="008C206F"/>
    <w:rsid w:val="008C2A36"/>
    <w:rsid w:val="008C2C53"/>
    <w:rsid w:val="008C3197"/>
    <w:rsid w:val="008C3445"/>
    <w:rsid w:val="008C3EE4"/>
    <w:rsid w:val="008C4385"/>
    <w:rsid w:val="008C45CC"/>
    <w:rsid w:val="008C4D75"/>
    <w:rsid w:val="008C5054"/>
    <w:rsid w:val="008C5487"/>
    <w:rsid w:val="008C5AB7"/>
    <w:rsid w:val="008C6179"/>
    <w:rsid w:val="008C657E"/>
    <w:rsid w:val="008C68F5"/>
    <w:rsid w:val="008C69D5"/>
    <w:rsid w:val="008C7917"/>
    <w:rsid w:val="008C7D81"/>
    <w:rsid w:val="008D0DEB"/>
    <w:rsid w:val="008D1682"/>
    <w:rsid w:val="008D190E"/>
    <w:rsid w:val="008D1C3B"/>
    <w:rsid w:val="008D1C62"/>
    <w:rsid w:val="008D2045"/>
    <w:rsid w:val="008D2BE6"/>
    <w:rsid w:val="008D3079"/>
    <w:rsid w:val="008D31E3"/>
    <w:rsid w:val="008D3569"/>
    <w:rsid w:val="008D3A9F"/>
    <w:rsid w:val="008D41CF"/>
    <w:rsid w:val="008D4775"/>
    <w:rsid w:val="008D556C"/>
    <w:rsid w:val="008D573D"/>
    <w:rsid w:val="008D5DD8"/>
    <w:rsid w:val="008D60C9"/>
    <w:rsid w:val="008D66CA"/>
    <w:rsid w:val="008D686E"/>
    <w:rsid w:val="008D6FC5"/>
    <w:rsid w:val="008D752A"/>
    <w:rsid w:val="008E061B"/>
    <w:rsid w:val="008E1612"/>
    <w:rsid w:val="008E1827"/>
    <w:rsid w:val="008E19F0"/>
    <w:rsid w:val="008E1FC4"/>
    <w:rsid w:val="008E2D3F"/>
    <w:rsid w:val="008E2EEC"/>
    <w:rsid w:val="008E2FD3"/>
    <w:rsid w:val="008E3203"/>
    <w:rsid w:val="008E32B2"/>
    <w:rsid w:val="008E3BB2"/>
    <w:rsid w:val="008E42A9"/>
    <w:rsid w:val="008E4CE2"/>
    <w:rsid w:val="008E4ECB"/>
    <w:rsid w:val="008E51EA"/>
    <w:rsid w:val="008E53CD"/>
    <w:rsid w:val="008E598A"/>
    <w:rsid w:val="008E5D18"/>
    <w:rsid w:val="008E6096"/>
    <w:rsid w:val="008E70FA"/>
    <w:rsid w:val="008F04D7"/>
    <w:rsid w:val="008F0ABF"/>
    <w:rsid w:val="008F1159"/>
    <w:rsid w:val="008F1FAD"/>
    <w:rsid w:val="008F2795"/>
    <w:rsid w:val="008F2E3C"/>
    <w:rsid w:val="008F3B5E"/>
    <w:rsid w:val="008F3E40"/>
    <w:rsid w:val="008F4D41"/>
    <w:rsid w:val="008F4EE5"/>
    <w:rsid w:val="008F58A3"/>
    <w:rsid w:val="008F5E6A"/>
    <w:rsid w:val="008F5EAD"/>
    <w:rsid w:val="008F6097"/>
    <w:rsid w:val="008F6884"/>
    <w:rsid w:val="008F68B0"/>
    <w:rsid w:val="008F6E15"/>
    <w:rsid w:val="008F6FF5"/>
    <w:rsid w:val="008F7300"/>
    <w:rsid w:val="008F75A0"/>
    <w:rsid w:val="008F7858"/>
    <w:rsid w:val="008F7AD5"/>
    <w:rsid w:val="0090033A"/>
    <w:rsid w:val="00900383"/>
    <w:rsid w:val="009003EC"/>
    <w:rsid w:val="00900F1C"/>
    <w:rsid w:val="00901324"/>
    <w:rsid w:val="009015E9"/>
    <w:rsid w:val="00901D75"/>
    <w:rsid w:val="00901FDE"/>
    <w:rsid w:val="00902291"/>
    <w:rsid w:val="00902447"/>
    <w:rsid w:val="00903759"/>
    <w:rsid w:val="0090378E"/>
    <w:rsid w:val="0090379D"/>
    <w:rsid w:val="00903BE6"/>
    <w:rsid w:val="0090448B"/>
    <w:rsid w:val="00905625"/>
    <w:rsid w:val="00905A4D"/>
    <w:rsid w:val="0090627C"/>
    <w:rsid w:val="009062F8"/>
    <w:rsid w:val="00906385"/>
    <w:rsid w:val="009067DC"/>
    <w:rsid w:val="0090699B"/>
    <w:rsid w:val="0090730F"/>
    <w:rsid w:val="00907314"/>
    <w:rsid w:val="00907598"/>
    <w:rsid w:val="009079BF"/>
    <w:rsid w:val="009106E5"/>
    <w:rsid w:val="009109DD"/>
    <w:rsid w:val="00911083"/>
    <w:rsid w:val="0091177B"/>
    <w:rsid w:val="00911A76"/>
    <w:rsid w:val="00911BC0"/>
    <w:rsid w:val="009120A8"/>
    <w:rsid w:val="00912166"/>
    <w:rsid w:val="009128AE"/>
    <w:rsid w:val="00912ACA"/>
    <w:rsid w:val="00912C4B"/>
    <w:rsid w:val="009130A6"/>
    <w:rsid w:val="00913765"/>
    <w:rsid w:val="00913FAC"/>
    <w:rsid w:val="00914070"/>
    <w:rsid w:val="009143DA"/>
    <w:rsid w:val="00914566"/>
    <w:rsid w:val="0091489A"/>
    <w:rsid w:val="009155AE"/>
    <w:rsid w:val="009156E3"/>
    <w:rsid w:val="00915777"/>
    <w:rsid w:val="009161EC"/>
    <w:rsid w:val="00916502"/>
    <w:rsid w:val="0091663C"/>
    <w:rsid w:val="00916F3D"/>
    <w:rsid w:val="0091706A"/>
    <w:rsid w:val="00917B00"/>
    <w:rsid w:val="00917B8C"/>
    <w:rsid w:val="00920327"/>
    <w:rsid w:val="00920498"/>
    <w:rsid w:val="00920AA1"/>
    <w:rsid w:val="009213BC"/>
    <w:rsid w:val="00921573"/>
    <w:rsid w:val="0092249E"/>
    <w:rsid w:val="00922662"/>
    <w:rsid w:val="00922C14"/>
    <w:rsid w:val="00923303"/>
    <w:rsid w:val="0092354D"/>
    <w:rsid w:val="00923DB2"/>
    <w:rsid w:val="0092438E"/>
    <w:rsid w:val="0092470B"/>
    <w:rsid w:val="009247C9"/>
    <w:rsid w:val="009256A6"/>
    <w:rsid w:val="00926746"/>
    <w:rsid w:val="0092693B"/>
    <w:rsid w:val="009269A9"/>
    <w:rsid w:val="009270EC"/>
    <w:rsid w:val="00927109"/>
    <w:rsid w:val="009276E2"/>
    <w:rsid w:val="00927D19"/>
    <w:rsid w:val="009302C2"/>
    <w:rsid w:val="0093044A"/>
    <w:rsid w:val="00930497"/>
    <w:rsid w:val="0093088D"/>
    <w:rsid w:val="00930CD4"/>
    <w:rsid w:val="009312B0"/>
    <w:rsid w:val="00931366"/>
    <w:rsid w:val="009322CF"/>
    <w:rsid w:val="00932334"/>
    <w:rsid w:val="00932B22"/>
    <w:rsid w:val="00932BE6"/>
    <w:rsid w:val="00932E66"/>
    <w:rsid w:val="009330F2"/>
    <w:rsid w:val="009331A5"/>
    <w:rsid w:val="009335A7"/>
    <w:rsid w:val="009349A4"/>
    <w:rsid w:val="00935934"/>
    <w:rsid w:val="00935A09"/>
    <w:rsid w:val="00935D20"/>
    <w:rsid w:val="00936405"/>
    <w:rsid w:val="00937357"/>
    <w:rsid w:val="00937D58"/>
    <w:rsid w:val="00937F93"/>
    <w:rsid w:val="0093CBF9"/>
    <w:rsid w:val="00941923"/>
    <w:rsid w:val="00941E3B"/>
    <w:rsid w:val="00941E4D"/>
    <w:rsid w:val="00942ABD"/>
    <w:rsid w:val="0094356C"/>
    <w:rsid w:val="00943BB1"/>
    <w:rsid w:val="00943CA8"/>
    <w:rsid w:val="00944646"/>
    <w:rsid w:val="009446AA"/>
    <w:rsid w:val="00944935"/>
    <w:rsid w:val="009449A4"/>
    <w:rsid w:val="00945DB3"/>
    <w:rsid w:val="00945F62"/>
    <w:rsid w:val="00946436"/>
    <w:rsid w:val="0094681E"/>
    <w:rsid w:val="00946A3A"/>
    <w:rsid w:val="00947166"/>
    <w:rsid w:val="00947B73"/>
    <w:rsid w:val="00947E8B"/>
    <w:rsid w:val="0094F298"/>
    <w:rsid w:val="0095135F"/>
    <w:rsid w:val="0095138B"/>
    <w:rsid w:val="00951481"/>
    <w:rsid w:val="00951568"/>
    <w:rsid w:val="00951846"/>
    <w:rsid w:val="00951A50"/>
    <w:rsid w:val="00953C55"/>
    <w:rsid w:val="00953E48"/>
    <w:rsid w:val="009540BD"/>
    <w:rsid w:val="00955C4A"/>
    <w:rsid w:val="00955F3B"/>
    <w:rsid w:val="00955FF2"/>
    <w:rsid w:val="009570D6"/>
    <w:rsid w:val="00957A06"/>
    <w:rsid w:val="00957EE0"/>
    <w:rsid w:val="00960147"/>
    <w:rsid w:val="009607AF"/>
    <w:rsid w:val="00960C91"/>
    <w:rsid w:val="00961E41"/>
    <w:rsid w:val="00962032"/>
    <w:rsid w:val="0096212F"/>
    <w:rsid w:val="00962305"/>
    <w:rsid w:val="00962CCD"/>
    <w:rsid w:val="00962D63"/>
    <w:rsid w:val="00963146"/>
    <w:rsid w:val="0096319E"/>
    <w:rsid w:val="009635AC"/>
    <w:rsid w:val="009635BC"/>
    <w:rsid w:val="00964B0B"/>
    <w:rsid w:val="0096507E"/>
    <w:rsid w:val="009658C7"/>
    <w:rsid w:val="00965A29"/>
    <w:rsid w:val="009661CC"/>
    <w:rsid w:val="009665E9"/>
    <w:rsid w:val="00966C09"/>
    <w:rsid w:val="00966CBF"/>
    <w:rsid w:val="0096709D"/>
    <w:rsid w:val="0096751A"/>
    <w:rsid w:val="00967692"/>
    <w:rsid w:val="00967B55"/>
    <w:rsid w:val="0097019B"/>
    <w:rsid w:val="00970A70"/>
    <w:rsid w:val="0097129F"/>
    <w:rsid w:val="00971445"/>
    <w:rsid w:val="00971669"/>
    <w:rsid w:val="009716FB"/>
    <w:rsid w:val="0097172A"/>
    <w:rsid w:val="0097179E"/>
    <w:rsid w:val="0097198D"/>
    <w:rsid w:val="0097209F"/>
    <w:rsid w:val="00972938"/>
    <w:rsid w:val="00973595"/>
    <w:rsid w:val="00973667"/>
    <w:rsid w:val="00974441"/>
    <w:rsid w:val="00974764"/>
    <w:rsid w:val="00974BAF"/>
    <w:rsid w:val="00974EF2"/>
    <w:rsid w:val="009750F5"/>
    <w:rsid w:val="009756C0"/>
    <w:rsid w:val="00975BB3"/>
    <w:rsid w:val="00975E01"/>
    <w:rsid w:val="009770AB"/>
    <w:rsid w:val="00977277"/>
    <w:rsid w:val="009775EB"/>
    <w:rsid w:val="0097783A"/>
    <w:rsid w:val="00977A61"/>
    <w:rsid w:val="00977AFA"/>
    <w:rsid w:val="00980670"/>
    <w:rsid w:val="00980906"/>
    <w:rsid w:val="00980F2C"/>
    <w:rsid w:val="00981087"/>
    <w:rsid w:val="00982143"/>
    <w:rsid w:val="00982487"/>
    <w:rsid w:val="00982D03"/>
    <w:rsid w:val="00982D28"/>
    <w:rsid w:val="00982E7E"/>
    <w:rsid w:val="009830D8"/>
    <w:rsid w:val="0098342F"/>
    <w:rsid w:val="00983444"/>
    <w:rsid w:val="00983562"/>
    <w:rsid w:val="00983792"/>
    <w:rsid w:val="00983CA6"/>
    <w:rsid w:val="009847FD"/>
    <w:rsid w:val="00984A10"/>
    <w:rsid w:val="00984FE7"/>
    <w:rsid w:val="00985944"/>
    <w:rsid w:val="00985E14"/>
    <w:rsid w:val="00986058"/>
    <w:rsid w:val="009865D6"/>
    <w:rsid w:val="00986ADB"/>
    <w:rsid w:val="00986F28"/>
    <w:rsid w:val="00987064"/>
    <w:rsid w:val="009873E9"/>
    <w:rsid w:val="00987FCB"/>
    <w:rsid w:val="00990962"/>
    <w:rsid w:val="009916BD"/>
    <w:rsid w:val="0099198E"/>
    <w:rsid w:val="00992474"/>
    <w:rsid w:val="00992E5B"/>
    <w:rsid w:val="00992F7A"/>
    <w:rsid w:val="009935CC"/>
    <w:rsid w:val="00993757"/>
    <w:rsid w:val="009938ED"/>
    <w:rsid w:val="00993931"/>
    <w:rsid w:val="00993E2E"/>
    <w:rsid w:val="00993E7D"/>
    <w:rsid w:val="00993F96"/>
    <w:rsid w:val="00994C21"/>
    <w:rsid w:val="0099636F"/>
    <w:rsid w:val="00996384"/>
    <w:rsid w:val="00996494"/>
    <w:rsid w:val="009965A4"/>
    <w:rsid w:val="00996AE1"/>
    <w:rsid w:val="00996D25"/>
    <w:rsid w:val="00997A03"/>
    <w:rsid w:val="00997D43"/>
    <w:rsid w:val="009A0055"/>
    <w:rsid w:val="009A012D"/>
    <w:rsid w:val="009A0423"/>
    <w:rsid w:val="009A093A"/>
    <w:rsid w:val="009A228D"/>
    <w:rsid w:val="009A254A"/>
    <w:rsid w:val="009A2712"/>
    <w:rsid w:val="009A2AC1"/>
    <w:rsid w:val="009A2D16"/>
    <w:rsid w:val="009A392B"/>
    <w:rsid w:val="009A3A43"/>
    <w:rsid w:val="009A3B37"/>
    <w:rsid w:val="009A3EE7"/>
    <w:rsid w:val="009A46BD"/>
    <w:rsid w:val="009A48D2"/>
    <w:rsid w:val="009A5106"/>
    <w:rsid w:val="009A5259"/>
    <w:rsid w:val="009A54B1"/>
    <w:rsid w:val="009A5647"/>
    <w:rsid w:val="009A5774"/>
    <w:rsid w:val="009A62AA"/>
    <w:rsid w:val="009A66E8"/>
    <w:rsid w:val="009A6F2F"/>
    <w:rsid w:val="009A6F31"/>
    <w:rsid w:val="009A75A1"/>
    <w:rsid w:val="009A7F62"/>
    <w:rsid w:val="009A7F75"/>
    <w:rsid w:val="009B05BF"/>
    <w:rsid w:val="009B062C"/>
    <w:rsid w:val="009B0CDA"/>
    <w:rsid w:val="009B0CEC"/>
    <w:rsid w:val="009B15EB"/>
    <w:rsid w:val="009B180D"/>
    <w:rsid w:val="009B1BC2"/>
    <w:rsid w:val="009B2568"/>
    <w:rsid w:val="009B2C13"/>
    <w:rsid w:val="009B2C70"/>
    <w:rsid w:val="009B34C4"/>
    <w:rsid w:val="009B3648"/>
    <w:rsid w:val="009B4794"/>
    <w:rsid w:val="009B4AAC"/>
    <w:rsid w:val="009B4B67"/>
    <w:rsid w:val="009B4D00"/>
    <w:rsid w:val="009B4DF6"/>
    <w:rsid w:val="009B4F41"/>
    <w:rsid w:val="009B505A"/>
    <w:rsid w:val="009B5208"/>
    <w:rsid w:val="009B6D01"/>
    <w:rsid w:val="009B77CE"/>
    <w:rsid w:val="009B792F"/>
    <w:rsid w:val="009B7AF5"/>
    <w:rsid w:val="009C008F"/>
    <w:rsid w:val="009C1869"/>
    <w:rsid w:val="009C1A0E"/>
    <w:rsid w:val="009C2512"/>
    <w:rsid w:val="009C2661"/>
    <w:rsid w:val="009C292F"/>
    <w:rsid w:val="009C2C68"/>
    <w:rsid w:val="009C2C98"/>
    <w:rsid w:val="009C2EB1"/>
    <w:rsid w:val="009C318F"/>
    <w:rsid w:val="009C3300"/>
    <w:rsid w:val="009C353C"/>
    <w:rsid w:val="009C3B8E"/>
    <w:rsid w:val="009C3CE2"/>
    <w:rsid w:val="009C4245"/>
    <w:rsid w:val="009C43FE"/>
    <w:rsid w:val="009C4EB4"/>
    <w:rsid w:val="009C5050"/>
    <w:rsid w:val="009C5181"/>
    <w:rsid w:val="009C5BC8"/>
    <w:rsid w:val="009C613D"/>
    <w:rsid w:val="009C6929"/>
    <w:rsid w:val="009C789D"/>
    <w:rsid w:val="009C7908"/>
    <w:rsid w:val="009D0519"/>
    <w:rsid w:val="009D1EDE"/>
    <w:rsid w:val="009D1F52"/>
    <w:rsid w:val="009D226B"/>
    <w:rsid w:val="009D238A"/>
    <w:rsid w:val="009D2826"/>
    <w:rsid w:val="009D28EE"/>
    <w:rsid w:val="009D2A1B"/>
    <w:rsid w:val="009D3011"/>
    <w:rsid w:val="009D3440"/>
    <w:rsid w:val="009D3CE8"/>
    <w:rsid w:val="009D4374"/>
    <w:rsid w:val="009D4919"/>
    <w:rsid w:val="009D496E"/>
    <w:rsid w:val="009D50BC"/>
    <w:rsid w:val="009D5138"/>
    <w:rsid w:val="009D632E"/>
    <w:rsid w:val="009D6F52"/>
    <w:rsid w:val="009D7963"/>
    <w:rsid w:val="009D7D9B"/>
    <w:rsid w:val="009E1B34"/>
    <w:rsid w:val="009E1B75"/>
    <w:rsid w:val="009E2001"/>
    <w:rsid w:val="009E28C3"/>
    <w:rsid w:val="009E2C45"/>
    <w:rsid w:val="009E3199"/>
    <w:rsid w:val="009E3239"/>
    <w:rsid w:val="009E40F4"/>
    <w:rsid w:val="009E4660"/>
    <w:rsid w:val="009E4DB1"/>
    <w:rsid w:val="009E4DBA"/>
    <w:rsid w:val="009E62CB"/>
    <w:rsid w:val="009E739E"/>
    <w:rsid w:val="009F00CD"/>
    <w:rsid w:val="009F03D7"/>
    <w:rsid w:val="009F045F"/>
    <w:rsid w:val="009F06EC"/>
    <w:rsid w:val="009F0E93"/>
    <w:rsid w:val="009F1B09"/>
    <w:rsid w:val="009F2806"/>
    <w:rsid w:val="009F288C"/>
    <w:rsid w:val="009F2EFE"/>
    <w:rsid w:val="009F31B0"/>
    <w:rsid w:val="009F389D"/>
    <w:rsid w:val="009F3CEB"/>
    <w:rsid w:val="009F41E0"/>
    <w:rsid w:val="009F43F0"/>
    <w:rsid w:val="009F4C2B"/>
    <w:rsid w:val="009F510C"/>
    <w:rsid w:val="009F5137"/>
    <w:rsid w:val="009F5251"/>
    <w:rsid w:val="009F556F"/>
    <w:rsid w:val="009F5BD6"/>
    <w:rsid w:val="009F5ED0"/>
    <w:rsid w:val="009F6655"/>
    <w:rsid w:val="009F66D0"/>
    <w:rsid w:val="009F6730"/>
    <w:rsid w:val="009F6D59"/>
    <w:rsid w:val="009F7199"/>
    <w:rsid w:val="009F7332"/>
    <w:rsid w:val="009F7F5C"/>
    <w:rsid w:val="00A00099"/>
    <w:rsid w:val="00A00ED3"/>
    <w:rsid w:val="00A00FEC"/>
    <w:rsid w:val="00A01203"/>
    <w:rsid w:val="00A015DD"/>
    <w:rsid w:val="00A01C5E"/>
    <w:rsid w:val="00A01CA0"/>
    <w:rsid w:val="00A02E6F"/>
    <w:rsid w:val="00A03388"/>
    <w:rsid w:val="00A03893"/>
    <w:rsid w:val="00A04240"/>
    <w:rsid w:val="00A04DCD"/>
    <w:rsid w:val="00A04F23"/>
    <w:rsid w:val="00A04FA6"/>
    <w:rsid w:val="00A05365"/>
    <w:rsid w:val="00A06AA0"/>
    <w:rsid w:val="00A07A45"/>
    <w:rsid w:val="00A10247"/>
    <w:rsid w:val="00A109F6"/>
    <w:rsid w:val="00A10C9A"/>
    <w:rsid w:val="00A10E4B"/>
    <w:rsid w:val="00A11622"/>
    <w:rsid w:val="00A118C3"/>
    <w:rsid w:val="00A11A97"/>
    <w:rsid w:val="00A11DD9"/>
    <w:rsid w:val="00A124F1"/>
    <w:rsid w:val="00A1271B"/>
    <w:rsid w:val="00A12DCD"/>
    <w:rsid w:val="00A13312"/>
    <w:rsid w:val="00A13B54"/>
    <w:rsid w:val="00A13CA6"/>
    <w:rsid w:val="00A1409E"/>
    <w:rsid w:val="00A14FFB"/>
    <w:rsid w:val="00A15A47"/>
    <w:rsid w:val="00A1692E"/>
    <w:rsid w:val="00A16A4A"/>
    <w:rsid w:val="00A16E5F"/>
    <w:rsid w:val="00A176FB"/>
    <w:rsid w:val="00A17943"/>
    <w:rsid w:val="00A200CB"/>
    <w:rsid w:val="00A20480"/>
    <w:rsid w:val="00A20980"/>
    <w:rsid w:val="00A20A8D"/>
    <w:rsid w:val="00A20F0E"/>
    <w:rsid w:val="00A21DC7"/>
    <w:rsid w:val="00A21E1F"/>
    <w:rsid w:val="00A24568"/>
    <w:rsid w:val="00A24B52"/>
    <w:rsid w:val="00A24D38"/>
    <w:rsid w:val="00A24FE2"/>
    <w:rsid w:val="00A2594C"/>
    <w:rsid w:val="00A25AC0"/>
    <w:rsid w:val="00A25AED"/>
    <w:rsid w:val="00A26A08"/>
    <w:rsid w:val="00A26AA1"/>
    <w:rsid w:val="00A27E7B"/>
    <w:rsid w:val="00A3022C"/>
    <w:rsid w:val="00A30479"/>
    <w:rsid w:val="00A30624"/>
    <w:rsid w:val="00A30993"/>
    <w:rsid w:val="00A31557"/>
    <w:rsid w:val="00A31B3F"/>
    <w:rsid w:val="00A325D2"/>
    <w:rsid w:val="00A33028"/>
    <w:rsid w:val="00A336F0"/>
    <w:rsid w:val="00A338A7"/>
    <w:rsid w:val="00A33E02"/>
    <w:rsid w:val="00A34211"/>
    <w:rsid w:val="00A3423B"/>
    <w:rsid w:val="00A34345"/>
    <w:rsid w:val="00A353C1"/>
    <w:rsid w:val="00A375B5"/>
    <w:rsid w:val="00A376C3"/>
    <w:rsid w:val="00A37BD2"/>
    <w:rsid w:val="00A40073"/>
    <w:rsid w:val="00A4017F"/>
    <w:rsid w:val="00A404B3"/>
    <w:rsid w:val="00A40A8C"/>
    <w:rsid w:val="00A41AE2"/>
    <w:rsid w:val="00A41F0A"/>
    <w:rsid w:val="00A420D8"/>
    <w:rsid w:val="00A421FB"/>
    <w:rsid w:val="00A4296C"/>
    <w:rsid w:val="00A42C5E"/>
    <w:rsid w:val="00A4375E"/>
    <w:rsid w:val="00A44732"/>
    <w:rsid w:val="00A4483F"/>
    <w:rsid w:val="00A44A02"/>
    <w:rsid w:val="00A44CF1"/>
    <w:rsid w:val="00A45133"/>
    <w:rsid w:val="00A461D7"/>
    <w:rsid w:val="00A46807"/>
    <w:rsid w:val="00A46888"/>
    <w:rsid w:val="00A46BE2"/>
    <w:rsid w:val="00A47425"/>
    <w:rsid w:val="00A476DC"/>
    <w:rsid w:val="00A4794D"/>
    <w:rsid w:val="00A47B73"/>
    <w:rsid w:val="00A50184"/>
    <w:rsid w:val="00A50331"/>
    <w:rsid w:val="00A50907"/>
    <w:rsid w:val="00A51010"/>
    <w:rsid w:val="00A51F54"/>
    <w:rsid w:val="00A52B67"/>
    <w:rsid w:val="00A536F3"/>
    <w:rsid w:val="00A543B5"/>
    <w:rsid w:val="00A55621"/>
    <w:rsid w:val="00A557D2"/>
    <w:rsid w:val="00A55D7E"/>
    <w:rsid w:val="00A55FE5"/>
    <w:rsid w:val="00A5631D"/>
    <w:rsid w:val="00A565E1"/>
    <w:rsid w:val="00A566C4"/>
    <w:rsid w:val="00A5771D"/>
    <w:rsid w:val="00A57A5B"/>
    <w:rsid w:val="00A57A92"/>
    <w:rsid w:val="00A60019"/>
    <w:rsid w:val="00A6049E"/>
    <w:rsid w:val="00A612CC"/>
    <w:rsid w:val="00A61EFA"/>
    <w:rsid w:val="00A61F0F"/>
    <w:rsid w:val="00A6286B"/>
    <w:rsid w:val="00A62956"/>
    <w:rsid w:val="00A62BF5"/>
    <w:rsid w:val="00A6309F"/>
    <w:rsid w:val="00A6343C"/>
    <w:rsid w:val="00A63559"/>
    <w:rsid w:val="00A635C7"/>
    <w:rsid w:val="00A64646"/>
    <w:rsid w:val="00A64F92"/>
    <w:rsid w:val="00A652C2"/>
    <w:rsid w:val="00A658C8"/>
    <w:rsid w:val="00A664A4"/>
    <w:rsid w:val="00A665F2"/>
    <w:rsid w:val="00A66C4E"/>
    <w:rsid w:val="00A66EFA"/>
    <w:rsid w:val="00A670A6"/>
    <w:rsid w:val="00A70010"/>
    <w:rsid w:val="00A7028E"/>
    <w:rsid w:val="00A71645"/>
    <w:rsid w:val="00A718C0"/>
    <w:rsid w:val="00A719E6"/>
    <w:rsid w:val="00A72AF9"/>
    <w:rsid w:val="00A73120"/>
    <w:rsid w:val="00A73198"/>
    <w:rsid w:val="00A73A9A"/>
    <w:rsid w:val="00A73C9F"/>
    <w:rsid w:val="00A73D70"/>
    <w:rsid w:val="00A7426F"/>
    <w:rsid w:val="00A742E0"/>
    <w:rsid w:val="00A74471"/>
    <w:rsid w:val="00A74551"/>
    <w:rsid w:val="00A74586"/>
    <w:rsid w:val="00A747F6"/>
    <w:rsid w:val="00A74C8B"/>
    <w:rsid w:val="00A74ED0"/>
    <w:rsid w:val="00A7545E"/>
    <w:rsid w:val="00A760B7"/>
    <w:rsid w:val="00A762EF"/>
    <w:rsid w:val="00A766F5"/>
    <w:rsid w:val="00A76DB7"/>
    <w:rsid w:val="00A77218"/>
    <w:rsid w:val="00A773AC"/>
    <w:rsid w:val="00A77509"/>
    <w:rsid w:val="00A77D13"/>
    <w:rsid w:val="00A80007"/>
    <w:rsid w:val="00A803EC"/>
    <w:rsid w:val="00A807B1"/>
    <w:rsid w:val="00A80E85"/>
    <w:rsid w:val="00A81370"/>
    <w:rsid w:val="00A821A0"/>
    <w:rsid w:val="00A822F8"/>
    <w:rsid w:val="00A823C2"/>
    <w:rsid w:val="00A828A0"/>
    <w:rsid w:val="00A82BBF"/>
    <w:rsid w:val="00A838E8"/>
    <w:rsid w:val="00A83C6A"/>
    <w:rsid w:val="00A83CE3"/>
    <w:rsid w:val="00A847D0"/>
    <w:rsid w:val="00A849CB"/>
    <w:rsid w:val="00A84D89"/>
    <w:rsid w:val="00A853DD"/>
    <w:rsid w:val="00A85ABE"/>
    <w:rsid w:val="00A868DB"/>
    <w:rsid w:val="00A879B2"/>
    <w:rsid w:val="00A87A69"/>
    <w:rsid w:val="00A87C56"/>
    <w:rsid w:val="00A91987"/>
    <w:rsid w:val="00A91E05"/>
    <w:rsid w:val="00A92686"/>
    <w:rsid w:val="00A92758"/>
    <w:rsid w:val="00A92877"/>
    <w:rsid w:val="00A92C02"/>
    <w:rsid w:val="00A92C48"/>
    <w:rsid w:val="00A931E9"/>
    <w:rsid w:val="00A93998"/>
    <w:rsid w:val="00A939E9"/>
    <w:rsid w:val="00A93EE0"/>
    <w:rsid w:val="00A9412E"/>
    <w:rsid w:val="00A944C4"/>
    <w:rsid w:val="00A94E04"/>
    <w:rsid w:val="00A957CD"/>
    <w:rsid w:val="00A958CB"/>
    <w:rsid w:val="00A959B5"/>
    <w:rsid w:val="00A95CA9"/>
    <w:rsid w:val="00A95E79"/>
    <w:rsid w:val="00A960FB"/>
    <w:rsid w:val="00A96106"/>
    <w:rsid w:val="00A9612F"/>
    <w:rsid w:val="00A962CA"/>
    <w:rsid w:val="00A96D15"/>
    <w:rsid w:val="00A972CE"/>
    <w:rsid w:val="00A97359"/>
    <w:rsid w:val="00A973AE"/>
    <w:rsid w:val="00A97441"/>
    <w:rsid w:val="00A97677"/>
    <w:rsid w:val="00A97B29"/>
    <w:rsid w:val="00AA079A"/>
    <w:rsid w:val="00AA0BE2"/>
    <w:rsid w:val="00AA0C51"/>
    <w:rsid w:val="00AA0F31"/>
    <w:rsid w:val="00AA1336"/>
    <w:rsid w:val="00AA17B0"/>
    <w:rsid w:val="00AA1C9F"/>
    <w:rsid w:val="00AA26FC"/>
    <w:rsid w:val="00AA2793"/>
    <w:rsid w:val="00AA2BA4"/>
    <w:rsid w:val="00AA3375"/>
    <w:rsid w:val="00AA3737"/>
    <w:rsid w:val="00AA5548"/>
    <w:rsid w:val="00AA56A6"/>
    <w:rsid w:val="00AA5962"/>
    <w:rsid w:val="00AA5D73"/>
    <w:rsid w:val="00AA5DC2"/>
    <w:rsid w:val="00AA6E6F"/>
    <w:rsid w:val="00AA6EFB"/>
    <w:rsid w:val="00AA722C"/>
    <w:rsid w:val="00AA7726"/>
    <w:rsid w:val="00AA7E5F"/>
    <w:rsid w:val="00AA7FDB"/>
    <w:rsid w:val="00AB015F"/>
    <w:rsid w:val="00AB0220"/>
    <w:rsid w:val="00AB134A"/>
    <w:rsid w:val="00AB156A"/>
    <w:rsid w:val="00AB18EE"/>
    <w:rsid w:val="00AB1B5E"/>
    <w:rsid w:val="00AB2137"/>
    <w:rsid w:val="00AB21A6"/>
    <w:rsid w:val="00AB245D"/>
    <w:rsid w:val="00AB28A8"/>
    <w:rsid w:val="00AB352E"/>
    <w:rsid w:val="00AB3674"/>
    <w:rsid w:val="00AB39D1"/>
    <w:rsid w:val="00AB409F"/>
    <w:rsid w:val="00AB4B30"/>
    <w:rsid w:val="00AB4E03"/>
    <w:rsid w:val="00AB53CD"/>
    <w:rsid w:val="00AB6668"/>
    <w:rsid w:val="00AB693C"/>
    <w:rsid w:val="00AB6F06"/>
    <w:rsid w:val="00AB7607"/>
    <w:rsid w:val="00AC0465"/>
    <w:rsid w:val="00AC058D"/>
    <w:rsid w:val="00AC0B29"/>
    <w:rsid w:val="00AC1611"/>
    <w:rsid w:val="00AC2854"/>
    <w:rsid w:val="00AC2F6C"/>
    <w:rsid w:val="00AC3182"/>
    <w:rsid w:val="00AC386C"/>
    <w:rsid w:val="00AC3918"/>
    <w:rsid w:val="00AC3BB2"/>
    <w:rsid w:val="00AC4CD6"/>
    <w:rsid w:val="00AC51BE"/>
    <w:rsid w:val="00AC5BF9"/>
    <w:rsid w:val="00AC5E2B"/>
    <w:rsid w:val="00AC6B3B"/>
    <w:rsid w:val="00AC70C5"/>
    <w:rsid w:val="00AC73FB"/>
    <w:rsid w:val="00AC7A00"/>
    <w:rsid w:val="00AC7E16"/>
    <w:rsid w:val="00AD047E"/>
    <w:rsid w:val="00AD0CAD"/>
    <w:rsid w:val="00AD0FA3"/>
    <w:rsid w:val="00AD0FB2"/>
    <w:rsid w:val="00AD1499"/>
    <w:rsid w:val="00AD153A"/>
    <w:rsid w:val="00AD171D"/>
    <w:rsid w:val="00AD1A85"/>
    <w:rsid w:val="00AD200C"/>
    <w:rsid w:val="00AD229F"/>
    <w:rsid w:val="00AD2567"/>
    <w:rsid w:val="00AD294F"/>
    <w:rsid w:val="00AD2BC8"/>
    <w:rsid w:val="00AD2C40"/>
    <w:rsid w:val="00AD315B"/>
    <w:rsid w:val="00AD360B"/>
    <w:rsid w:val="00AD3CB9"/>
    <w:rsid w:val="00AD47F1"/>
    <w:rsid w:val="00AD4862"/>
    <w:rsid w:val="00AD4A6B"/>
    <w:rsid w:val="00AD4B8E"/>
    <w:rsid w:val="00AD5596"/>
    <w:rsid w:val="00AD586C"/>
    <w:rsid w:val="00AD59C6"/>
    <w:rsid w:val="00AD6CC8"/>
    <w:rsid w:val="00AD7DA9"/>
    <w:rsid w:val="00AD7EB0"/>
    <w:rsid w:val="00AE0083"/>
    <w:rsid w:val="00AE0169"/>
    <w:rsid w:val="00AE0A04"/>
    <w:rsid w:val="00AE0D8F"/>
    <w:rsid w:val="00AE0DD5"/>
    <w:rsid w:val="00AE0FA5"/>
    <w:rsid w:val="00AE0FB3"/>
    <w:rsid w:val="00AE128E"/>
    <w:rsid w:val="00AE1717"/>
    <w:rsid w:val="00AE19EB"/>
    <w:rsid w:val="00AE1BC0"/>
    <w:rsid w:val="00AE21DD"/>
    <w:rsid w:val="00AE24BE"/>
    <w:rsid w:val="00AE31C0"/>
    <w:rsid w:val="00AE350A"/>
    <w:rsid w:val="00AE445E"/>
    <w:rsid w:val="00AE4472"/>
    <w:rsid w:val="00AE4DD4"/>
    <w:rsid w:val="00AE50D5"/>
    <w:rsid w:val="00AE50DD"/>
    <w:rsid w:val="00AE56D8"/>
    <w:rsid w:val="00AE61A1"/>
    <w:rsid w:val="00AE68BB"/>
    <w:rsid w:val="00AE6DE7"/>
    <w:rsid w:val="00AE735C"/>
    <w:rsid w:val="00AF0241"/>
    <w:rsid w:val="00AF09BE"/>
    <w:rsid w:val="00AF0E8B"/>
    <w:rsid w:val="00AF1F60"/>
    <w:rsid w:val="00AF2C20"/>
    <w:rsid w:val="00AF2EAE"/>
    <w:rsid w:val="00AF3197"/>
    <w:rsid w:val="00AF3730"/>
    <w:rsid w:val="00AF3AEC"/>
    <w:rsid w:val="00AF3B7B"/>
    <w:rsid w:val="00AF4210"/>
    <w:rsid w:val="00AF4F0E"/>
    <w:rsid w:val="00AF51BC"/>
    <w:rsid w:val="00AF5419"/>
    <w:rsid w:val="00AF5C99"/>
    <w:rsid w:val="00AF5EBD"/>
    <w:rsid w:val="00AF62DF"/>
    <w:rsid w:val="00AF6715"/>
    <w:rsid w:val="00AF6856"/>
    <w:rsid w:val="00AF6D4A"/>
    <w:rsid w:val="00AF6EE9"/>
    <w:rsid w:val="00AF6F63"/>
    <w:rsid w:val="00AF7385"/>
    <w:rsid w:val="00AF7635"/>
    <w:rsid w:val="00AF7740"/>
    <w:rsid w:val="00AF7C1A"/>
    <w:rsid w:val="00AF7DEB"/>
    <w:rsid w:val="00AF7E35"/>
    <w:rsid w:val="00B00410"/>
    <w:rsid w:val="00B017FF"/>
    <w:rsid w:val="00B018C3"/>
    <w:rsid w:val="00B01ACC"/>
    <w:rsid w:val="00B02189"/>
    <w:rsid w:val="00B02A61"/>
    <w:rsid w:val="00B03DDE"/>
    <w:rsid w:val="00B03F56"/>
    <w:rsid w:val="00B04533"/>
    <w:rsid w:val="00B045C9"/>
    <w:rsid w:val="00B04FC9"/>
    <w:rsid w:val="00B0551B"/>
    <w:rsid w:val="00B05AE0"/>
    <w:rsid w:val="00B06156"/>
    <w:rsid w:val="00B06AF2"/>
    <w:rsid w:val="00B07085"/>
    <w:rsid w:val="00B07B09"/>
    <w:rsid w:val="00B07B9B"/>
    <w:rsid w:val="00B100BC"/>
    <w:rsid w:val="00B10C98"/>
    <w:rsid w:val="00B1171C"/>
    <w:rsid w:val="00B119DC"/>
    <w:rsid w:val="00B12211"/>
    <w:rsid w:val="00B1256B"/>
    <w:rsid w:val="00B12588"/>
    <w:rsid w:val="00B127FD"/>
    <w:rsid w:val="00B1298F"/>
    <w:rsid w:val="00B133FD"/>
    <w:rsid w:val="00B13C9A"/>
    <w:rsid w:val="00B140B7"/>
    <w:rsid w:val="00B1492A"/>
    <w:rsid w:val="00B14A64"/>
    <w:rsid w:val="00B15105"/>
    <w:rsid w:val="00B151CD"/>
    <w:rsid w:val="00B15206"/>
    <w:rsid w:val="00B154DA"/>
    <w:rsid w:val="00B15F8B"/>
    <w:rsid w:val="00B1633D"/>
    <w:rsid w:val="00B165E5"/>
    <w:rsid w:val="00B16616"/>
    <w:rsid w:val="00B1711B"/>
    <w:rsid w:val="00B175AE"/>
    <w:rsid w:val="00B17791"/>
    <w:rsid w:val="00B20082"/>
    <w:rsid w:val="00B20E76"/>
    <w:rsid w:val="00B21954"/>
    <w:rsid w:val="00B22284"/>
    <w:rsid w:val="00B23657"/>
    <w:rsid w:val="00B236A3"/>
    <w:rsid w:val="00B24317"/>
    <w:rsid w:val="00B247BD"/>
    <w:rsid w:val="00B24935"/>
    <w:rsid w:val="00B25022"/>
    <w:rsid w:val="00B2503D"/>
    <w:rsid w:val="00B2508D"/>
    <w:rsid w:val="00B250B8"/>
    <w:rsid w:val="00B25115"/>
    <w:rsid w:val="00B2566E"/>
    <w:rsid w:val="00B2568C"/>
    <w:rsid w:val="00B25A9B"/>
    <w:rsid w:val="00B25BB5"/>
    <w:rsid w:val="00B25CEE"/>
    <w:rsid w:val="00B267F0"/>
    <w:rsid w:val="00B27345"/>
    <w:rsid w:val="00B2756A"/>
    <w:rsid w:val="00B27A79"/>
    <w:rsid w:val="00B27C5A"/>
    <w:rsid w:val="00B27E66"/>
    <w:rsid w:val="00B30489"/>
    <w:rsid w:val="00B30873"/>
    <w:rsid w:val="00B31472"/>
    <w:rsid w:val="00B314C7"/>
    <w:rsid w:val="00B31749"/>
    <w:rsid w:val="00B31774"/>
    <w:rsid w:val="00B317DE"/>
    <w:rsid w:val="00B32A16"/>
    <w:rsid w:val="00B32DE6"/>
    <w:rsid w:val="00B32E0E"/>
    <w:rsid w:val="00B3322C"/>
    <w:rsid w:val="00B3388B"/>
    <w:rsid w:val="00B338C5"/>
    <w:rsid w:val="00B342D0"/>
    <w:rsid w:val="00B34DC3"/>
    <w:rsid w:val="00B34DF6"/>
    <w:rsid w:val="00B34E60"/>
    <w:rsid w:val="00B359EB"/>
    <w:rsid w:val="00B35BA7"/>
    <w:rsid w:val="00B361E8"/>
    <w:rsid w:val="00B36377"/>
    <w:rsid w:val="00B36427"/>
    <w:rsid w:val="00B37027"/>
    <w:rsid w:val="00B373A0"/>
    <w:rsid w:val="00B409F0"/>
    <w:rsid w:val="00B40C53"/>
    <w:rsid w:val="00B40D8F"/>
    <w:rsid w:val="00B41D67"/>
    <w:rsid w:val="00B42104"/>
    <w:rsid w:val="00B42535"/>
    <w:rsid w:val="00B42A2A"/>
    <w:rsid w:val="00B42B27"/>
    <w:rsid w:val="00B42DC0"/>
    <w:rsid w:val="00B430D1"/>
    <w:rsid w:val="00B43D75"/>
    <w:rsid w:val="00B44345"/>
    <w:rsid w:val="00B448F3"/>
    <w:rsid w:val="00B45014"/>
    <w:rsid w:val="00B45DAE"/>
    <w:rsid w:val="00B45FC1"/>
    <w:rsid w:val="00B466FD"/>
    <w:rsid w:val="00B4719F"/>
    <w:rsid w:val="00B478D4"/>
    <w:rsid w:val="00B47FAB"/>
    <w:rsid w:val="00B50A52"/>
    <w:rsid w:val="00B50BCC"/>
    <w:rsid w:val="00B50EB5"/>
    <w:rsid w:val="00B518EC"/>
    <w:rsid w:val="00B525CD"/>
    <w:rsid w:val="00B533ED"/>
    <w:rsid w:val="00B53731"/>
    <w:rsid w:val="00B53C54"/>
    <w:rsid w:val="00B5442C"/>
    <w:rsid w:val="00B545BE"/>
    <w:rsid w:val="00B5522F"/>
    <w:rsid w:val="00B55253"/>
    <w:rsid w:val="00B55562"/>
    <w:rsid w:val="00B55588"/>
    <w:rsid w:val="00B55AB6"/>
    <w:rsid w:val="00B55E47"/>
    <w:rsid w:val="00B5643A"/>
    <w:rsid w:val="00B57211"/>
    <w:rsid w:val="00B5722E"/>
    <w:rsid w:val="00B57862"/>
    <w:rsid w:val="00B57E3D"/>
    <w:rsid w:val="00B57FA8"/>
    <w:rsid w:val="00B6016A"/>
    <w:rsid w:val="00B6087B"/>
    <w:rsid w:val="00B61A0A"/>
    <w:rsid w:val="00B61C65"/>
    <w:rsid w:val="00B61F4C"/>
    <w:rsid w:val="00B62055"/>
    <w:rsid w:val="00B62583"/>
    <w:rsid w:val="00B6309A"/>
    <w:rsid w:val="00B63259"/>
    <w:rsid w:val="00B6366D"/>
    <w:rsid w:val="00B6367F"/>
    <w:rsid w:val="00B63708"/>
    <w:rsid w:val="00B63A10"/>
    <w:rsid w:val="00B63BE1"/>
    <w:rsid w:val="00B63FB3"/>
    <w:rsid w:val="00B642E8"/>
    <w:rsid w:val="00B651B8"/>
    <w:rsid w:val="00B65558"/>
    <w:rsid w:val="00B65689"/>
    <w:rsid w:val="00B656E3"/>
    <w:rsid w:val="00B66A9B"/>
    <w:rsid w:val="00B67324"/>
    <w:rsid w:val="00B67EEF"/>
    <w:rsid w:val="00B70AA6"/>
    <w:rsid w:val="00B7103F"/>
    <w:rsid w:val="00B717AC"/>
    <w:rsid w:val="00B71CAC"/>
    <w:rsid w:val="00B71E3D"/>
    <w:rsid w:val="00B72314"/>
    <w:rsid w:val="00B72869"/>
    <w:rsid w:val="00B72EDC"/>
    <w:rsid w:val="00B74002"/>
    <w:rsid w:val="00B7440F"/>
    <w:rsid w:val="00B7457D"/>
    <w:rsid w:val="00B74FA2"/>
    <w:rsid w:val="00B756F8"/>
    <w:rsid w:val="00B75C3A"/>
    <w:rsid w:val="00B75C84"/>
    <w:rsid w:val="00B76356"/>
    <w:rsid w:val="00B769E6"/>
    <w:rsid w:val="00B77495"/>
    <w:rsid w:val="00B77586"/>
    <w:rsid w:val="00B77B3F"/>
    <w:rsid w:val="00B80026"/>
    <w:rsid w:val="00B806DD"/>
    <w:rsid w:val="00B8111B"/>
    <w:rsid w:val="00B819F8"/>
    <w:rsid w:val="00B81C70"/>
    <w:rsid w:val="00B81D60"/>
    <w:rsid w:val="00B81EFB"/>
    <w:rsid w:val="00B82B0E"/>
    <w:rsid w:val="00B82CDB"/>
    <w:rsid w:val="00B834B2"/>
    <w:rsid w:val="00B84394"/>
    <w:rsid w:val="00B843E7"/>
    <w:rsid w:val="00B858BF"/>
    <w:rsid w:val="00B8590E"/>
    <w:rsid w:val="00B8648A"/>
    <w:rsid w:val="00B8664B"/>
    <w:rsid w:val="00B866B1"/>
    <w:rsid w:val="00B87B1C"/>
    <w:rsid w:val="00B90252"/>
    <w:rsid w:val="00B90275"/>
    <w:rsid w:val="00B905DD"/>
    <w:rsid w:val="00B90E9F"/>
    <w:rsid w:val="00B90FCA"/>
    <w:rsid w:val="00B91147"/>
    <w:rsid w:val="00B924C0"/>
    <w:rsid w:val="00B9290D"/>
    <w:rsid w:val="00B92D20"/>
    <w:rsid w:val="00B93815"/>
    <w:rsid w:val="00B93AE0"/>
    <w:rsid w:val="00B958A9"/>
    <w:rsid w:val="00B959BA"/>
    <w:rsid w:val="00B95A9F"/>
    <w:rsid w:val="00B95E2A"/>
    <w:rsid w:val="00B9607F"/>
    <w:rsid w:val="00B9642B"/>
    <w:rsid w:val="00B96686"/>
    <w:rsid w:val="00B96A2E"/>
    <w:rsid w:val="00B96D24"/>
    <w:rsid w:val="00B96DBC"/>
    <w:rsid w:val="00BA0200"/>
    <w:rsid w:val="00BA067A"/>
    <w:rsid w:val="00BA093C"/>
    <w:rsid w:val="00BA0D30"/>
    <w:rsid w:val="00BA0DC6"/>
    <w:rsid w:val="00BA10A5"/>
    <w:rsid w:val="00BA12AD"/>
    <w:rsid w:val="00BA173B"/>
    <w:rsid w:val="00BA1D2F"/>
    <w:rsid w:val="00BA2509"/>
    <w:rsid w:val="00BA272F"/>
    <w:rsid w:val="00BA2968"/>
    <w:rsid w:val="00BA4120"/>
    <w:rsid w:val="00BA41F1"/>
    <w:rsid w:val="00BA4A37"/>
    <w:rsid w:val="00BA62C7"/>
    <w:rsid w:val="00BA64A1"/>
    <w:rsid w:val="00BA6AA9"/>
    <w:rsid w:val="00BA6AE2"/>
    <w:rsid w:val="00BA6B1E"/>
    <w:rsid w:val="00BA6BCB"/>
    <w:rsid w:val="00BA6F9A"/>
    <w:rsid w:val="00BA72A9"/>
    <w:rsid w:val="00BA77F0"/>
    <w:rsid w:val="00BB0036"/>
    <w:rsid w:val="00BB06F6"/>
    <w:rsid w:val="00BB122F"/>
    <w:rsid w:val="00BB14A2"/>
    <w:rsid w:val="00BB1C0F"/>
    <w:rsid w:val="00BB2623"/>
    <w:rsid w:val="00BB2704"/>
    <w:rsid w:val="00BB2AA2"/>
    <w:rsid w:val="00BB2BDE"/>
    <w:rsid w:val="00BB2C1C"/>
    <w:rsid w:val="00BB2C9A"/>
    <w:rsid w:val="00BB2F2E"/>
    <w:rsid w:val="00BB3009"/>
    <w:rsid w:val="00BB321B"/>
    <w:rsid w:val="00BB35D6"/>
    <w:rsid w:val="00BB3F60"/>
    <w:rsid w:val="00BB474B"/>
    <w:rsid w:val="00BB475D"/>
    <w:rsid w:val="00BB48BF"/>
    <w:rsid w:val="00BB4F7B"/>
    <w:rsid w:val="00BB5E0F"/>
    <w:rsid w:val="00BB6130"/>
    <w:rsid w:val="00BB683B"/>
    <w:rsid w:val="00BB698F"/>
    <w:rsid w:val="00BB6A25"/>
    <w:rsid w:val="00BB71ED"/>
    <w:rsid w:val="00BB75BD"/>
    <w:rsid w:val="00BB780D"/>
    <w:rsid w:val="00BB7D04"/>
    <w:rsid w:val="00BB7E3D"/>
    <w:rsid w:val="00BC01AC"/>
    <w:rsid w:val="00BC02CE"/>
    <w:rsid w:val="00BC1D2E"/>
    <w:rsid w:val="00BC1DB7"/>
    <w:rsid w:val="00BC36D5"/>
    <w:rsid w:val="00BC3C2A"/>
    <w:rsid w:val="00BC3FDE"/>
    <w:rsid w:val="00BC4219"/>
    <w:rsid w:val="00BC578D"/>
    <w:rsid w:val="00BC5A01"/>
    <w:rsid w:val="00BC6043"/>
    <w:rsid w:val="00BC79D4"/>
    <w:rsid w:val="00BC7AC5"/>
    <w:rsid w:val="00BD0DA1"/>
    <w:rsid w:val="00BD1306"/>
    <w:rsid w:val="00BD1D52"/>
    <w:rsid w:val="00BD21A2"/>
    <w:rsid w:val="00BD28FC"/>
    <w:rsid w:val="00BD29D1"/>
    <w:rsid w:val="00BD2A2C"/>
    <w:rsid w:val="00BD2E72"/>
    <w:rsid w:val="00BD3306"/>
    <w:rsid w:val="00BD3866"/>
    <w:rsid w:val="00BD390D"/>
    <w:rsid w:val="00BD4445"/>
    <w:rsid w:val="00BD48EC"/>
    <w:rsid w:val="00BD49BF"/>
    <w:rsid w:val="00BD5275"/>
    <w:rsid w:val="00BD52D2"/>
    <w:rsid w:val="00BD56C6"/>
    <w:rsid w:val="00BD5776"/>
    <w:rsid w:val="00BD591A"/>
    <w:rsid w:val="00BD5AE9"/>
    <w:rsid w:val="00BD605B"/>
    <w:rsid w:val="00BD6479"/>
    <w:rsid w:val="00BD6DCF"/>
    <w:rsid w:val="00BD73F3"/>
    <w:rsid w:val="00BD7783"/>
    <w:rsid w:val="00BD785F"/>
    <w:rsid w:val="00BE0587"/>
    <w:rsid w:val="00BE0CB9"/>
    <w:rsid w:val="00BE14A3"/>
    <w:rsid w:val="00BE22C0"/>
    <w:rsid w:val="00BE22E7"/>
    <w:rsid w:val="00BE255F"/>
    <w:rsid w:val="00BE25DB"/>
    <w:rsid w:val="00BE2662"/>
    <w:rsid w:val="00BE283D"/>
    <w:rsid w:val="00BE2B92"/>
    <w:rsid w:val="00BE2FDA"/>
    <w:rsid w:val="00BE31BD"/>
    <w:rsid w:val="00BE3901"/>
    <w:rsid w:val="00BE3AB8"/>
    <w:rsid w:val="00BE4AA8"/>
    <w:rsid w:val="00BE4F1D"/>
    <w:rsid w:val="00BE5A1F"/>
    <w:rsid w:val="00BE5E95"/>
    <w:rsid w:val="00BE5EDC"/>
    <w:rsid w:val="00BE5F82"/>
    <w:rsid w:val="00BE6319"/>
    <w:rsid w:val="00BE6494"/>
    <w:rsid w:val="00BE6AB1"/>
    <w:rsid w:val="00BE70A7"/>
    <w:rsid w:val="00BE7604"/>
    <w:rsid w:val="00BE7618"/>
    <w:rsid w:val="00BE7EB7"/>
    <w:rsid w:val="00BF027C"/>
    <w:rsid w:val="00BF0597"/>
    <w:rsid w:val="00BF060B"/>
    <w:rsid w:val="00BF0F02"/>
    <w:rsid w:val="00BF10D9"/>
    <w:rsid w:val="00BF1A1D"/>
    <w:rsid w:val="00BF1BF9"/>
    <w:rsid w:val="00BF1E25"/>
    <w:rsid w:val="00BF1E9C"/>
    <w:rsid w:val="00BF2D9B"/>
    <w:rsid w:val="00BF31EF"/>
    <w:rsid w:val="00BF3912"/>
    <w:rsid w:val="00BF453A"/>
    <w:rsid w:val="00BF481C"/>
    <w:rsid w:val="00BF5845"/>
    <w:rsid w:val="00BF5AB7"/>
    <w:rsid w:val="00BF5BFE"/>
    <w:rsid w:val="00BF5F7C"/>
    <w:rsid w:val="00BF606B"/>
    <w:rsid w:val="00BF68FF"/>
    <w:rsid w:val="00BF7080"/>
    <w:rsid w:val="00BF7419"/>
    <w:rsid w:val="00C0012B"/>
    <w:rsid w:val="00C00423"/>
    <w:rsid w:val="00C0043B"/>
    <w:rsid w:val="00C004E8"/>
    <w:rsid w:val="00C00702"/>
    <w:rsid w:val="00C00A70"/>
    <w:rsid w:val="00C012CE"/>
    <w:rsid w:val="00C0161B"/>
    <w:rsid w:val="00C0174B"/>
    <w:rsid w:val="00C020BF"/>
    <w:rsid w:val="00C021EB"/>
    <w:rsid w:val="00C02278"/>
    <w:rsid w:val="00C0237E"/>
    <w:rsid w:val="00C0259F"/>
    <w:rsid w:val="00C03383"/>
    <w:rsid w:val="00C033B4"/>
    <w:rsid w:val="00C03516"/>
    <w:rsid w:val="00C03EB0"/>
    <w:rsid w:val="00C04552"/>
    <w:rsid w:val="00C04854"/>
    <w:rsid w:val="00C054E5"/>
    <w:rsid w:val="00C06294"/>
    <w:rsid w:val="00C07264"/>
    <w:rsid w:val="00C07502"/>
    <w:rsid w:val="00C07534"/>
    <w:rsid w:val="00C07B37"/>
    <w:rsid w:val="00C07FC5"/>
    <w:rsid w:val="00C10F98"/>
    <w:rsid w:val="00C11120"/>
    <w:rsid w:val="00C11391"/>
    <w:rsid w:val="00C119EF"/>
    <w:rsid w:val="00C11D5B"/>
    <w:rsid w:val="00C13039"/>
    <w:rsid w:val="00C1354A"/>
    <w:rsid w:val="00C13667"/>
    <w:rsid w:val="00C1429E"/>
    <w:rsid w:val="00C146F4"/>
    <w:rsid w:val="00C1483D"/>
    <w:rsid w:val="00C1529A"/>
    <w:rsid w:val="00C154FF"/>
    <w:rsid w:val="00C1557E"/>
    <w:rsid w:val="00C1604D"/>
    <w:rsid w:val="00C160BC"/>
    <w:rsid w:val="00C16618"/>
    <w:rsid w:val="00C173F1"/>
    <w:rsid w:val="00C177D5"/>
    <w:rsid w:val="00C17DCB"/>
    <w:rsid w:val="00C20354"/>
    <w:rsid w:val="00C2047A"/>
    <w:rsid w:val="00C206E1"/>
    <w:rsid w:val="00C20C2E"/>
    <w:rsid w:val="00C20F92"/>
    <w:rsid w:val="00C20FC3"/>
    <w:rsid w:val="00C212D8"/>
    <w:rsid w:val="00C215B6"/>
    <w:rsid w:val="00C21672"/>
    <w:rsid w:val="00C21842"/>
    <w:rsid w:val="00C225F1"/>
    <w:rsid w:val="00C23023"/>
    <w:rsid w:val="00C23674"/>
    <w:rsid w:val="00C237E0"/>
    <w:rsid w:val="00C2399A"/>
    <w:rsid w:val="00C2496D"/>
    <w:rsid w:val="00C249B3"/>
    <w:rsid w:val="00C24E01"/>
    <w:rsid w:val="00C25198"/>
    <w:rsid w:val="00C255B5"/>
    <w:rsid w:val="00C260C0"/>
    <w:rsid w:val="00C26413"/>
    <w:rsid w:val="00C2652B"/>
    <w:rsid w:val="00C26BAB"/>
    <w:rsid w:val="00C27071"/>
    <w:rsid w:val="00C301BB"/>
    <w:rsid w:val="00C30326"/>
    <w:rsid w:val="00C30459"/>
    <w:rsid w:val="00C30BFF"/>
    <w:rsid w:val="00C30C16"/>
    <w:rsid w:val="00C31515"/>
    <w:rsid w:val="00C318C4"/>
    <w:rsid w:val="00C335A9"/>
    <w:rsid w:val="00C33937"/>
    <w:rsid w:val="00C33A88"/>
    <w:rsid w:val="00C341E5"/>
    <w:rsid w:val="00C3476A"/>
    <w:rsid w:val="00C34B6A"/>
    <w:rsid w:val="00C35A34"/>
    <w:rsid w:val="00C35BF6"/>
    <w:rsid w:val="00C35C77"/>
    <w:rsid w:val="00C35CA6"/>
    <w:rsid w:val="00C35D17"/>
    <w:rsid w:val="00C361E6"/>
    <w:rsid w:val="00C36CE8"/>
    <w:rsid w:val="00C40B65"/>
    <w:rsid w:val="00C41338"/>
    <w:rsid w:val="00C42001"/>
    <w:rsid w:val="00C421B5"/>
    <w:rsid w:val="00C425C8"/>
    <w:rsid w:val="00C42719"/>
    <w:rsid w:val="00C427A2"/>
    <w:rsid w:val="00C42988"/>
    <w:rsid w:val="00C42AF2"/>
    <w:rsid w:val="00C42C34"/>
    <w:rsid w:val="00C43635"/>
    <w:rsid w:val="00C44C91"/>
    <w:rsid w:val="00C44E15"/>
    <w:rsid w:val="00C456C2"/>
    <w:rsid w:val="00C45905"/>
    <w:rsid w:val="00C460F9"/>
    <w:rsid w:val="00C461CB"/>
    <w:rsid w:val="00C4645E"/>
    <w:rsid w:val="00C47711"/>
    <w:rsid w:val="00C5018E"/>
    <w:rsid w:val="00C502DD"/>
    <w:rsid w:val="00C507AF"/>
    <w:rsid w:val="00C51487"/>
    <w:rsid w:val="00C51A80"/>
    <w:rsid w:val="00C52506"/>
    <w:rsid w:val="00C53139"/>
    <w:rsid w:val="00C53CC0"/>
    <w:rsid w:val="00C53CF9"/>
    <w:rsid w:val="00C54013"/>
    <w:rsid w:val="00C5511E"/>
    <w:rsid w:val="00C55567"/>
    <w:rsid w:val="00C55771"/>
    <w:rsid w:val="00C55CD6"/>
    <w:rsid w:val="00C5686E"/>
    <w:rsid w:val="00C56944"/>
    <w:rsid w:val="00C579C3"/>
    <w:rsid w:val="00C57CA1"/>
    <w:rsid w:val="00C60057"/>
    <w:rsid w:val="00C6092B"/>
    <w:rsid w:val="00C60A2C"/>
    <w:rsid w:val="00C60C0E"/>
    <w:rsid w:val="00C60CD0"/>
    <w:rsid w:val="00C610C1"/>
    <w:rsid w:val="00C61401"/>
    <w:rsid w:val="00C619E1"/>
    <w:rsid w:val="00C61B85"/>
    <w:rsid w:val="00C61DB7"/>
    <w:rsid w:val="00C62853"/>
    <w:rsid w:val="00C62F4B"/>
    <w:rsid w:val="00C6453E"/>
    <w:rsid w:val="00C650DE"/>
    <w:rsid w:val="00C65204"/>
    <w:rsid w:val="00C6545D"/>
    <w:rsid w:val="00C6566C"/>
    <w:rsid w:val="00C65BBF"/>
    <w:rsid w:val="00C6723F"/>
    <w:rsid w:val="00C67514"/>
    <w:rsid w:val="00C67A06"/>
    <w:rsid w:val="00C67CC5"/>
    <w:rsid w:val="00C67F50"/>
    <w:rsid w:val="00C67FBB"/>
    <w:rsid w:val="00C70234"/>
    <w:rsid w:val="00C70D06"/>
    <w:rsid w:val="00C70E9D"/>
    <w:rsid w:val="00C715B8"/>
    <w:rsid w:val="00C71E1C"/>
    <w:rsid w:val="00C726CC"/>
    <w:rsid w:val="00C72938"/>
    <w:rsid w:val="00C72F23"/>
    <w:rsid w:val="00C73E43"/>
    <w:rsid w:val="00C7427F"/>
    <w:rsid w:val="00C742BF"/>
    <w:rsid w:val="00C743DE"/>
    <w:rsid w:val="00C7480E"/>
    <w:rsid w:val="00C74CB4"/>
    <w:rsid w:val="00C74EA8"/>
    <w:rsid w:val="00C757F8"/>
    <w:rsid w:val="00C7591D"/>
    <w:rsid w:val="00C75C30"/>
    <w:rsid w:val="00C75CAA"/>
    <w:rsid w:val="00C75DDF"/>
    <w:rsid w:val="00C7619D"/>
    <w:rsid w:val="00C768FB"/>
    <w:rsid w:val="00C76F0A"/>
    <w:rsid w:val="00C773F2"/>
    <w:rsid w:val="00C77D1D"/>
    <w:rsid w:val="00C801DA"/>
    <w:rsid w:val="00C80642"/>
    <w:rsid w:val="00C8085E"/>
    <w:rsid w:val="00C816FD"/>
    <w:rsid w:val="00C81A2B"/>
    <w:rsid w:val="00C82738"/>
    <w:rsid w:val="00C82B59"/>
    <w:rsid w:val="00C82FA2"/>
    <w:rsid w:val="00C8323C"/>
    <w:rsid w:val="00C8339F"/>
    <w:rsid w:val="00C83484"/>
    <w:rsid w:val="00C83AE4"/>
    <w:rsid w:val="00C8435C"/>
    <w:rsid w:val="00C848FA"/>
    <w:rsid w:val="00C86F1A"/>
    <w:rsid w:val="00C8778B"/>
    <w:rsid w:val="00C90100"/>
    <w:rsid w:val="00C91ABD"/>
    <w:rsid w:val="00C91B8C"/>
    <w:rsid w:val="00C924FC"/>
    <w:rsid w:val="00C92784"/>
    <w:rsid w:val="00C927B3"/>
    <w:rsid w:val="00C9295B"/>
    <w:rsid w:val="00C92D58"/>
    <w:rsid w:val="00C93AFF"/>
    <w:rsid w:val="00C93E8E"/>
    <w:rsid w:val="00C94324"/>
    <w:rsid w:val="00C947EA"/>
    <w:rsid w:val="00C948C1"/>
    <w:rsid w:val="00C94AD7"/>
    <w:rsid w:val="00C94E4A"/>
    <w:rsid w:val="00C9584D"/>
    <w:rsid w:val="00C95A05"/>
    <w:rsid w:val="00C96753"/>
    <w:rsid w:val="00C96C5F"/>
    <w:rsid w:val="00CA06CE"/>
    <w:rsid w:val="00CA09F0"/>
    <w:rsid w:val="00CA0EE1"/>
    <w:rsid w:val="00CA14FB"/>
    <w:rsid w:val="00CA1756"/>
    <w:rsid w:val="00CA1FD0"/>
    <w:rsid w:val="00CA2080"/>
    <w:rsid w:val="00CA2816"/>
    <w:rsid w:val="00CA2887"/>
    <w:rsid w:val="00CA298A"/>
    <w:rsid w:val="00CA2FFB"/>
    <w:rsid w:val="00CA30D7"/>
    <w:rsid w:val="00CA4688"/>
    <w:rsid w:val="00CA4A26"/>
    <w:rsid w:val="00CA4A86"/>
    <w:rsid w:val="00CA4D56"/>
    <w:rsid w:val="00CA4E6B"/>
    <w:rsid w:val="00CA5F09"/>
    <w:rsid w:val="00CA63CD"/>
    <w:rsid w:val="00CA6C99"/>
    <w:rsid w:val="00CA6DAD"/>
    <w:rsid w:val="00CA7104"/>
    <w:rsid w:val="00CA719A"/>
    <w:rsid w:val="00CA7550"/>
    <w:rsid w:val="00CA78CF"/>
    <w:rsid w:val="00CA7C73"/>
    <w:rsid w:val="00CB0635"/>
    <w:rsid w:val="00CB0894"/>
    <w:rsid w:val="00CB0BD0"/>
    <w:rsid w:val="00CB0E54"/>
    <w:rsid w:val="00CB0F09"/>
    <w:rsid w:val="00CB12D1"/>
    <w:rsid w:val="00CB158E"/>
    <w:rsid w:val="00CB29C5"/>
    <w:rsid w:val="00CB2FCE"/>
    <w:rsid w:val="00CB385C"/>
    <w:rsid w:val="00CB3C9B"/>
    <w:rsid w:val="00CB3E96"/>
    <w:rsid w:val="00CB4110"/>
    <w:rsid w:val="00CB43DA"/>
    <w:rsid w:val="00CB4A41"/>
    <w:rsid w:val="00CB52F3"/>
    <w:rsid w:val="00CB56C4"/>
    <w:rsid w:val="00CB5B85"/>
    <w:rsid w:val="00CB5FD9"/>
    <w:rsid w:val="00CB61DE"/>
    <w:rsid w:val="00CB67A3"/>
    <w:rsid w:val="00CB6872"/>
    <w:rsid w:val="00CB6A48"/>
    <w:rsid w:val="00CB7888"/>
    <w:rsid w:val="00CB78FD"/>
    <w:rsid w:val="00CB7F64"/>
    <w:rsid w:val="00CBC02D"/>
    <w:rsid w:val="00CC0C48"/>
    <w:rsid w:val="00CC0F8D"/>
    <w:rsid w:val="00CC1078"/>
    <w:rsid w:val="00CC123B"/>
    <w:rsid w:val="00CC15A8"/>
    <w:rsid w:val="00CC1C68"/>
    <w:rsid w:val="00CC1D1B"/>
    <w:rsid w:val="00CC3B91"/>
    <w:rsid w:val="00CC4777"/>
    <w:rsid w:val="00CC4944"/>
    <w:rsid w:val="00CC51EF"/>
    <w:rsid w:val="00CC5AEF"/>
    <w:rsid w:val="00CC6BFD"/>
    <w:rsid w:val="00CC748C"/>
    <w:rsid w:val="00CD10E3"/>
    <w:rsid w:val="00CD126B"/>
    <w:rsid w:val="00CD12D0"/>
    <w:rsid w:val="00CD186A"/>
    <w:rsid w:val="00CD1E53"/>
    <w:rsid w:val="00CD298D"/>
    <w:rsid w:val="00CD336E"/>
    <w:rsid w:val="00CD3445"/>
    <w:rsid w:val="00CD397C"/>
    <w:rsid w:val="00CD3AB1"/>
    <w:rsid w:val="00CD3CD3"/>
    <w:rsid w:val="00CD3D93"/>
    <w:rsid w:val="00CD41DF"/>
    <w:rsid w:val="00CD4229"/>
    <w:rsid w:val="00CD4967"/>
    <w:rsid w:val="00CD4FCA"/>
    <w:rsid w:val="00CD523A"/>
    <w:rsid w:val="00CD6742"/>
    <w:rsid w:val="00CD7463"/>
    <w:rsid w:val="00CD7520"/>
    <w:rsid w:val="00CD7DCB"/>
    <w:rsid w:val="00CE02D3"/>
    <w:rsid w:val="00CE03D5"/>
    <w:rsid w:val="00CE0BA3"/>
    <w:rsid w:val="00CE0C50"/>
    <w:rsid w:val="00CE0FB5"/>
    <w:rsid w:val="00CE15D6"/>
    <w:rsid w:val="00CE1834"/>
    <w:rsid w:val="00CE2704"/>
    <w:rsid w:val="00CE295F"/>
    <w:rsid w:val="00CE2FB1"/>
    <w:rsid w:val="00CE3252"/>
    <w:rsid w:val="00CE35E4"/>
    <w:rsid w:val="00CE3C90"/>
    <w:rsid w:val="00CE3E7E"/>
    <w:rsid w:val="00CE44D6"/>
    <w:rsid w:val="00CE4891"/>
    <w:rsid w:val="00CE4B2C"/>
    <w:rsid w:val="00CE5163"/>
    <w:rsid w:val="00CE64CB"/>
    <w:rsid w:val="00CE6CB2"/>
    <w:rsid w:val="00CF05EF"/>
    <w:rsid w:val="00CF07AB"/>
    <w:rsid w:val="00CF0E66"/>
    <w:rsid w:val="00CF1211"/>
    <w:rsid w:val="00CF130A"/>
    <w:rsid w:val="00CF20E5"/>
    <w:rsid w:val="00CF2C81"/>
    <w:rsid w:val="00CF2F7E"/>
    <w:rsid w:val="00CF3483"/>
    <w:rsid w:val="00CF4455"/>
    <w:rsid w:val="00CF4920"/>
    <w:rsid w:val="00CF58FB"/>
    <w:rsid w:val="00CF5912"/>
    <w:rsid w:val="00CF6B5D"/>
    <w:rsid w:val="00CF7046"/>
    <w:rsid w:val="00CF74B6"/>
    <w:rsid w:val="00CF751D"/>
    <w:rsid w:val="00CF7C4F"/>
    <w:rsid w:val="00CF7CF2"/>
    <w:rsid w:val="00D007B1"/>
    <w:rsid w:val="00D00A70"/>
    <w:rsid w:val="00D00EBE"/>
    <w:rsid w:val="00D014B2"/>
    <w:rsid w:val="00D025CD"/>
    <w:rsid w:val="00D025E1"/>
    <w:rsid w:val="00D02738"/>
    <w:rsid w:val="00D0422B"/>
    <w:rsid w:val="00D048B3"/>
    <w:rsid w:val="00D0507C"/>
    <w:rsid w:val="00D053A9"/>
    <w:rsid w:val="00D05A94"/>
    <w:rsid w:val="00D05B68"/>
    <w:rsid w:val="00D0626F"/>
    <w:rsid w:val="00D06BDC"/>
    <w:rsid w:val="00D06D8D"/>
    <w:rsid w:val="00D06E8B"/>
    <w:rsid w:val="00D06EE9"/>
    <w:rsid w:val="00D07F94"/>
    <w:rsid w:val="00D105EC"/>
    <w:rsid w:val="00D11413"/>
    <w:rsid w:val="00D11443"/>
    <w:rsid w:val="00D11A60"/>
    <w:rsid w:val="00D11B88"/>
    <w:rsid w:val="00D12304"/>
    <w:rsid w:val="00D124EA"/>
    <w:rsid w:val="00D12648"/>
    <w:rsid w:val="00D12803"/>
    <w:rsid w:val="00D128E5"/>
    <w:rsid w:val="00D12980"/>
    <w:rsid w:val="00D12DE5"/>
    <w:rsid w:val="00D15BFF"/>
    <w:rsid w:val="00D15D6A"/>
    <w:rsid w:val="00D160A1"/>
    <w:rsid w:val="00D167C2"/>
    <w:rsid w:val="00D204E9"/>
    <w:rsid w:val="00D20DB4"/>
    <w:rsid w:val="00D21171"/>
    <w:rsid w:val="00D2171F"/>
    <w:rsid w:val="00D2173B"/>
    <w:rsid w:val="00D21890"/>
    <w:rsid w:val="00D22230"/>
    <w:rsid w:val="00D22282"/>
    <w:rsid w:val="00D2268F"/>
    <w:rsid w:val="00D22DAC"/>
    <w:rsid w:val="00D23648"/>
    <w:rsid w:val="00D239F9"/>
    <w:rsid w:val="00D23B14"/>
    <w:rsid w:val="00D23B3D"/>
    <w:rsid w:val="00D23CB2"/>
    <w:rsid w:val="00D2455F"/>
    <w:rsid w:val="00D245DD"/>
    <w:rsid w:val="00D245F4"/>
    <w:rsid w:val="00D24BDC"/>
    <w:rsid w:val="00D25125"/>
    <w:rsid w:val="00D2520D"/>
    <w:rsid w:val="00D259F5"/>
    <w:rsid w:val="00D25ACD"/>
    <w:rsid w:val="00D2669A"/>
    <w:rsid w:val="00D272A0"/>
    <w:rsid w:val="00D2754C"/>
    <w:rsid w:val="00D3073F"/>
    <w:rsid w:val="00D30757"/>
    <w:rsid w:val="00D313DF"/>
    <w:rsid w:val="00D31B71"/>
    <w:rsid w:val="00D32DC7"/>
    <w:rsid w:val="00D32DD7"/>
    <w:rsid w:val="00D339C8"/>
    <w:rsid w:val="00D33F21"/>
    <w:rsid w:val="00D34C07"/>
    <w:rsid w:val="00D34C49"/>
    <w:rsid w:val="00D34E64"/>
    <w:rsid w:val="00D3544C"/>
    <w:rsid w:val="00D3578D"/>
    <w:rsid w:val="00D3628D"/>
    <w:rsid w:val="00D369DE"/>
    <w:rsid w:val="00D36EBD"/>
    <w:rsid w:val="00D36EDE"/>
    <w:rsid w:val="00D373D9"/>
    <w:rsid w:val="00D373DB"/>
    <w:rsid w:val="00D37DD7"/>
    <w:rsid w:val="00D40BA3"/>
    <w:rsid w:val="00D41E24"/>
    <w:rsid w:val="00D427F0"/>
    <w:rsid w:val="00D42897"/>
    <w:rsid w:val="00D4362B"/>
    <w:rsid w:val="00D43BED"/>
    <w:rsid w:val="00D43FA1"/>
    <w:rsid w:val="00D43FAC"/>
    <w:rsid w:val="00D44251"/>
    <w:rsid w:val="00D44341"/>
    <w:rsid w:val="00D443C6"/>
    <w:rsid w:val="00D444FB"/>
    <w:rsid w:val="00D44BA0"/>
    <w:rsid w:val="00D45A02"/>
    <w:rsid w:val="00D46A97"/>
    <w:rsid w:val="00D46D08"/>
    <w:rsid w:val="00D47999"/>
    <w:rsid w:val="00D47B90"/>
    <w:rsid w:val="00D50088"/>
    <w:rsid w:val="00D5032C"/>
    <w:rsid w:val="00D51390"/>
    <w:rsid w:val="00D5172C"/>
    <w:rsid w:val="00D51749"/>
    <w:rsid w:val="00D51CC1"/>
    <w:rsid w:val="00D536A3"/>
    <w:rsid w:val="00D542CF"/>
    <w:rsid w:val="00D546AF"/>
    <w:rsid w:val="00D546F0"/>
    <w:rsid w:val="00D549C7"/>
    <w:rsid w:val="00D54F79"/>
    <w:rsid w:val="00D552F2"/>
    <w:rsid w:val="00D55F98"/>
    <w:rsid w:val="00D5624B"/>
    <w:rsid w:val="00D56CD3"/>
    <w:rsid w:val="00D56D7C"/>
    <w:rsid w:val="00D56F0D"/>
    <w:rsid w:val="00D5723C"/>
    <w:rsid w:val="00D57490"/>
    <w:rsid w:val="00D575E6"/>
    <w:rsid w:val="00D57683"/>
    <w:rsid w:val="00D5793D"/>
    <w:rsid w:val="00D57B31"/>
    <w:rsid w:val="00D57F63"/>
    <w:rsid w:val="00D610EC"/>
    <w:rsid w:val="00D61135"/>
    <w:rsid w:val="00D613D8"/>
    <w:rsid w:val="00D61F47"/>
    <w:rsid w:val="00D62625"/>
    <w:rsid w:val="00D63171"/>
    <w:rsid w:val="00D63833"/>
    <w:rsid w:val="00D6388A"/>
    <w:rsid w:val="00D63B5A"/>
    <w:rsid w:val="00D640F5"/>
    <w:rsid w:val="00D642DC"/>
    <w:rsid w:val="00D64502"/>
    <w:rsid w:val="00D6548E"/>
    <w:rsid w:val="00D65E4C"/>
    <w:rsid w:val="00D672D9"/>
    <w:rsid w:val="00D676C9"/>
    <w:rsid w:val="00D67893"/>
    <w:rsid w:val="00D70434"/>
    <w:rsid w:val="00D707A5"/>
    <w:rsid w:val="00D7129C"/>
    <w:rsid w:val="00D71A81"/>
    <w:rsid w:val="00D71AAD"/>
    <w:rsid w:val="00D71D59"/>
    <w:rsid w:val="00D72214"/>
    <w:rsid w:val="00D7304A"/>
    <w:rsid w:val="00D73F59"/>
    <w:rsid w:val="00D748C4"/>
    <w:rsid w:val="00D74B52"/>
    <w:rsid w:val="00D74D44"/>
    <w:rsid w:val="00D76798"/>
    <w:rsid w:val="00D77086"/>
    <w:rsid w:val="00D778AA"/>
    <w:rsid w:val="00D80450"/>
    <w:rsid w:val="00D804B7"/>
    <w:rsid w:val="00D8067B"/>
    <w:rsid w:val="00D80902"/>
    <w:rsid w:val="00D816CB"/>
    <w:rsid w:val="00D81BDF"/>
    <w:rsid w:val="00D81DFC"/>
    <w:rsid w:val="00D82203"/>
    <w:rsid w:val="00D8397E"/>
    <w:rsid w:val="00D84101"/>
    <w:rsid w:val="00D84D00"/>
    <w:rsid w:val="00D84EA5"/>
    <w:rsid w:val="00D86614"/>
    <w:rsid w:val="00D8689A"/>
    <w:rsid w:val="00D86AC4"/>
    <w:rsid w:val="00D870AC"/>
    <w:rsid w:val="00D87223"/>
    <w:rsid w:val="00D87422"/>
    <w:rsid w:val="00D902B1"/>
    <w:rsid w:val="00D90573"/>
    <w:rsid w:val="00D90EEC"/>
    <w:rsid w:val="00D90F66"/>
    <w:rsid w:val="00D9183D"/>
    <w:rsid w:val="00D91944"/>
    <w:rsid w:val="00D91D7D"/>
    <w:rsid w:val="00D926E2"/>
    <w:rsid w:val="00D92802"/>
    <w:rsid w:val="00D92AB4"/>
    <w:rsid w:val="00D92C6C"/>
    <w:rsid w:val="00D9301C"/>
    <w:rsid w:val="00D93D19"/>
    <w:rsid w:val="00D94394"/>
    <w:rsid w:val="00D944C2"/>
    <w:rsid w:val="00D945BB"/>
    <w:rsid w:val="00D947FA"/>
    <w:rsid w:val="00D94DA4"/>
    <w:rsid w:val="00D955A1"/>
    <w:rsid w:val="00D956E6"/>
    <w:rsid w:val="00D9595D"/>
    <w:rsid w:val="00D974F8"/>
    <w:rsid w:val="00D97BCC"/>
    <w:rsid w:val="00D97FEC"/>
    <w:rsid w:val="00DA078D"/>
    <w:rsid w:val="00DA0985"/>
    <w:rsid w:val="00DA12CF"/>
    <w:rsid w:val="00DA1328"/>
    <w:rsid w:val="00DA1477"/>
    <w:rsid w:val="00DA18ED"/>
    <w:rsid w:val="00DA1AE7"/>
    <w:rsid w:val="00DA1E6A"/>
    <w:rsid w:val="00DA20E7"/>
    <w:rsid w:val="00DA26BC"/>
    <w:rsid w:val="00DA2DE3"/>
    <w:rsid w:val="00DA2FC9"/>
    <w:rsid w:val="00DA35AB"/>
    <w:rsid w:val="00DA37A1"/>
    <w:rsid w:val="00DA3858"/>
    <w:rsid w:val="00DA3C7C"/>
    <w:rsid w:val="00DA3FFA"/>
    <w:rsid w:val="00DA4156"/>
    <w:rsid w:val="00DA465E"/>
    <w:rsid w:val="00DA5463"/>
    <w:rsid w:val="00DA554B"/>
    <w:rsid w:val="00DA57CB"/>
    <w:rsid w:val="00DA6190"/>
    <w:rsid w:val="00DA6B98"/>
    <w:rsid w:val="00DA712E"/>
    <w:rsid w:val="00DA760D"/>
    <w:rsid w:val="00DA779B"/>
    <w:rsid w:val="00DA7ABB"/>
    <w:rsid w:val="00DB0928"/>
    <w:rsid w:val="00DB0993"/>
    <w:rsid w:val="00DB15FB"/>
    <w:rsid w:val="00DB168B"/>
    <w:rsid w:val="00DB1EE8"/>
    <w:rsid w:val="00DB214A"/>
    <w:rsid w:val="00DB27E3"/>
    <w:rsid w:val="00DB2D40"/>
    <w:rsid w:val="00DB357E"/>
    <w:rsid w:val="00DB3AD1"/>
    <w:rsid w:val="00DB3CA9"/>
    <w:rsid w:val="00DB3F98"/>
    <w:rsid w:val="00DB3FDE"/>
    <w:rsid w:val="00DB4005"/>
    <w:rsid w:val="00DB4A7D"/>
    <w:rsid w:val="00DB5872"/>
    <w:rsid w:val="00DB58F4"/>
    <w:rsid w:val="00DB5C55"/>
    <w:rsid w:val="00DB6038"/>
    <w:rsid w:val="00DB62A4"/>
    <w:rsid w:val="00DB7DCC"/>
    <w:rsid w:val="00DC04FE"/>
    <w:rsid w:val="00DC05D0"/>
    <w:rsid w:val="00DC0832"/>
    <w:rsid w:val="00DC102B"/>
    <w:rsid w:val="00DC14B6"/>
    <w:rsid w:val="00DC1D8C"/>
    <w:rsid w:val="00DC1D9A"/>
    <w:rsid w:val="00DC28F0"/>
    <w:rsid w:val="00DC2F47"/>
    <w:rsid w:val="00DC32B9"/>
    <w:rsid w:val="00DC36E9"/>
    <w:rsid w:val="00DC43BB"/>
    <w:rsid w:val="00DC4EDD"/>
    <w:rsid w:val="00DC528D"/>
    <w:rsid w:val="00DC56CE"/>
    <w:rsid w:val="00DC5752"/>
    <w:rsid w:val="00DC5B3A"/>
    <w:rsid w:val="00DC5FDC"/>
    <w:rsid w:val="00DC6C8F"/>
    <w:rsid w:val="00DC7D06"/>
    <w:rsid w:val="00DD0560"/>
    <w:rsid w:val="00DD098B"/>
    <w:rsid w:val="00DD1409"/>
    <w:rsid w:val="00DD154A"/>
    <w:rsid w:val="00DD1788"/>
    <w:rsid w:val="00DD1A60"/>
    <w:rsid w:val="00DD2252"/>
    <w:rsid w:val="00DD2352"/>
    <w:rsid w:val="00DD2598"/>
    <w:rsid w:val="00DD274E"/>
    <w:rsid w:val="00DD290E"/>
    <w:rsid w:val="00DD2C8B"/>
    <w:rsid w:val="00DD2D74"/>
    <w:rsid w:val="00DD311E"/>
    <w:rsid w:val="00DD32E4"/>
    <w:rsid w:val="00DD38AE"/>
    <w:rsid w:val="00DD3A8A"/>
    <w:rsid w:val="00DD3B68"/>
    <w:rsid w:val="00DD3E86"/>
    <w:rsid w:val="00DD4195"/>
    <w:rsid w:val="00DD41CE"/>
    <w:rsid w:val="00DD4252"/>
    <w:rsid w:val="00DD42BE"/>
    <w:rsid w:val="00DD5C7A"/>
    <w:rsid w:val="00DD6E0D"/>
    <w:rsid w:val="00DD6F08"/>
    <w:rsid w:val="00DD6FC4"/>
    <w:rsid w:val="00DD7257"/>
    <w:rsid w:val="00DE007B"/>
    <w:rsid w:val="00DE02B7"/>
    <w:rsid w:val="00DE0C9C"/>
    <w:rsid w:val="00DE1507"/>
    <w:rsid w:val="00DE27E8"/>
    <w:rsid w:val="00DE32A5"/>
    <w:rsid w:val="00DE3353"/>
    <w:rsid w:val="00DE3B8F"/>
    <w:rsid w:val="00DE3F88"/>
    <w:rsid w:val="00DE4018"/>
    <w:rsid w:val="00DE4370"/>
    <w:rsid w:val="00DE4E06"/>
    <w:rsid w:val="00DE57DB"/>
    <w:rsid w:val="00DE5C90"/>
    <w:rsid w:val="00DE5EEC"/>
    <w:rsid w:val="00DE6526"/>
    <w:rsid w:val="00DE7201"/>
    <w:rsid w:val="00DE77B5"/>
    <w:rsid w:val="00DF01C2"/>
    <w:rsid w:val="00DF08AB"/>
    <w:rsid w:val="00DF0EEB"/>
    <w:rsid w:val="00DF12A5"/>
    <w:rsid w:val="00DF16E6"/>
    <w:rsid w:val="00DF1762"/>
    <w:rsid w:val="00DF18CF"/>
    <w:rsid w:val="00DF198C"/>
    <w:rsid w:val="00DF1B69"/>
    <w:rsid w:val="00DF2322"/>
    <w:rsid w:val="00DF24A0"/>
    <w:rsid w:val="00DF3042"/>
    <w:rsid w:val="00DF389F"/>
    <w:rsid w:val="00DF44EF"/>
    <w:rsid w:val="00DF4F30"/>
    <w:rsid w:val="00DF562A"/>
    <w:rsid w:val="00DF5D30"/>
    <w:rsid w:val="00DF5D54"/>
    <w:rsid w:val="00DF62D9"/>
    <w:rsid w:val="00DF6A47"/>
    <w:rsid w:val="00DF6D69"/>
    <w:rsid w:val="00DF6DB6"/>
    <w:rsid w:val="00DF760B"/>
    <w:rsid w:val="00DF77FA"/>
    <w:rsid w:val="00DF783C"/>
    <w:rsid w:val="00DF7993"/>
    <w:rsid w:val="00E004B0"/>
    <w:rsid w:val="00E017B6"/>
    <w:rsid w:val="00E01E19"/>
    <w:rsid w:val="00E02329"/>
    <w:rsid w:val="00E023E8"/>
    <w:rsid w:val="00E024A5"/>
    <w:rsid w:val="00E03995"/>
    <w:rsid w:val="00E049A9"/>
    <w:rsid w:val="00E04B78"/>
    <w:rsid w:val="00E0510A"/>
    <w:rsid w:val="00E05428"/>
    <w:rsid w:val="00E05D2E"/>
    <w:rsid w:val="00E06E50"/>
    <w:rsid w:val="00E07DE7"/>
    <w:rsid w:val="00E11380"/>
    <w:rsid w:val="00E11384"/>
    <w:rsid w:val="00E113D1"/>
    <w:rsid w:val="00E116C8"/>
    <w:rsid w:val="00E118F4"/>
    <w:rsid w:val="00E11951"/>
    <w:rsid w:val="00E119CE"/>
    <w:rsid w:val="00E11CFA"/>
    <w:rsid w:val="00E12188"/>
    <w:rsid w:val="00E12289"/>
    <w:rsid w:val="00E125CA"/>
    <w:rsid w:val="00E12BAA"/>
    <w:rsid w:val="00E12E35"/>
    <w:rsid w:val="00E12EFF"/>
    <w:rsid w:val="00E13603"/>
    <w:rsid w:val="00E13BDE"/>
    <w:rsid w:val="00E13D0F"/>
    <w:rsid w:val="00E14C56"/>
    <w:rsid w:val="00E155A2"/>
    <w:rsid w:val="00E1569D"/>
    <w:rsid w:val="00E156DC"/>
    <w:rsid w:val="00E1579A"/>
    <w:rsid w:val="00E157DC"/>
    <w:rsid w:val="00E15E7D"/>
    <w:rsid w:val="00E16018"/>
    <w:rsid w:val="00E16641"/>
    <w:rsid w:val="00E1685F"/>
    <w:rsid w:val="00E16C18"/>
    <w:rsid w:val="00E203EC"/>
    <w:rsid w:val="00E209A7"/>
    <w:rsid w:val="00E209AA"/>
    <w:rsid w:val="00E20A42"/>
    <w:rsid w:val="00E20A4F"/>
    <w:rsid w:val="00E21078"/>
    <w:rsid w:val="00E21616"/>
    <w:rsid w:val="00E216CE"/>
    <w:rsid w:val="00E22995"/>
    <w:rsid w:val="00E22B93"/>
    <w:rsid w:val="00E23A95"/>
    <w:rsid w:val="00E23D00"/>
    <w:rsid w:val="00E23D0A"/>
    <w:rsid w:val="00E246D9"/>
    <w:rsid w:val="00E2567F"/>
    <w:rsid w:val="00E25920"/>
    <w:rsid w:val="00E25945"/>
    <w:rsid w:val="00E26052"/>
    <w:rsid w:val="00E269B0"/>
    <w:rsid w:val="00E27249"/>
    <w:rsid w:val="00E2773D"/>
    <w:rsid w:val="00E2792E"/>
    <w:rsid w:val="00E27A57"/>
    <w:rsid w:val="00E27CC1"/>
    <w:rsid w:val="00E304A7"/>
    <w:rsid w:val="00E309D7"/>
    <w:rsid w:val="00E30CAA"/>
    <w:rsid w:val="00E31A88"/>
    <w:rsid w:val="00E31BAC"/>
    <w:rsid w:val="00E32A0C"/>
    <w:rsid w:val="00E340A9"/>
    <w:rsid w:val="00E345CC"/>
    <w:rsid w:val="00E349B8"/>
    <w:rsid w:val="00E35435"/>
    <w:rsid w:val="00E35CF0"/>
    <w:rsid w:val="00E36481"/>
    <w:rsid w:val="00E3669B"/>
    <w:rsid w:val="00E36A40"/>
    <w:rsid w:val="00E37C0E"/>
    <w:rsid w:val="00E402AD"/>
    <w:rsid w:val="00E40599"/>
    <w:rsid w:val="00E4080E"/>
    <w:rsid w:val="00E40B1C"/>
    <w:rsid w:val="00E40C4F"/>
    <w:rsid w:val="00E40E2E"/>
    <w:rsid w:val="00E41FFE"/>
    <w:rsid w:val="00E4225A"/>
    <w:rsid w:val="00E4232F"/>
    <w:rsid w:val="00E42F2B"/>
    <w:rsid w:val="00E43FFC"/>
    <w:rsid w:val="00E448B9"/>
    <w:rsid w:val="00E454B0"/>
    <w:rsid w:val="00E455FB"/>
    <w:rsid w:val="00E45979"/>
    <w:rsid w:val="00E4617A"/>
    <w:rsid w:val="00E4617D"/>
    <w:rsid w:val="00E4626F"/>
    <w:rsid w:val="00E46AF3"/>
    <w:rsid w:val="00E46CD4"/>
    <w:rsid w:val="00E4703E"/>
    <w:rsid w:val="00E47937"/>
    <w:rsid w:val="00E50264"/>
    <w:rsid w:val="00E5045A"/>
    <w:rsid w:val="00E506EA"/>
    <w:rsid w:val="00E51244"/>
    <w:rsid w:val="00E519F0"/>
    <w:rsid w:val="00E520B8"/>
    <w:rsid w:val="00E529D1"/>
    <w:rsid w:val="00E53389"/>
    <w:rsid w:val="00E53C79"/>
    <w:rsid w:val="00E54037"/>
    <w:rsid w:val="00E54892"/>
    <w:rsid w:val="00E54CC2"/>
    <w:rsid w:val="00E5580C"/>
    <w:rsid w:val="00E558DC"/>
    <w:rsid w:val="00E55A2A"/>
    <w:rsid w:val="00E5610F"/>
    <w:rsid w:val="00E56591"/>
    <w:rsid w:val="00E5671F"/>
    <w:rsid w:val="00E567E6"/>
    <w:rsid w:val="00E56F2A"/>
    <w:rsid w:val="00E57487"/>
    <w:rsid w:val="00E57757"/>
    <w:rsid w:val="00E57D21"/>
    <w:rsid w:val="00E6011E"/>
    <w:rsid w:val="00E60993"/>
    <w:rsid w:val="00E609C1"/>
    <w:rsid w:val="00E60E5C"/>
    <w:rsid w:val="00E6169A"/>
    <w:rsid w:val="00E61D9D"/>
    <w:rsid w:val="00E622D5"/>
    <w:rsid w:val="00E6248D"/>
    <w:rsid w:val="00E626C9"/>
    <w:rsid w:val="00E62C98"/>
    <w:rsid w:val="00E62DD4"/>
    <w:rsid w:val="00E630DE"/>
    <w:rsid w:val="00E63389"/>
    <w:rsid w:val="00E63473"/>
    <w:rsid w:val="00E63E6F"/>
    <w:rsid w:val="00E6401C"/>
    <w:rsid w:val="00E64682"/>
    <w:rsid w:val="00E64876"/>
    <w:rsid w:val="00E65F5B"/>
    <w:rsid w:val="00E66A92"/>
    <w:rsid w:val="00E66AF8"/>
    <w:rsid w:val="00E66C32"/>
    <w:rsid w:val="00E66CE5"/>
    <w:rsid w:val="00E66F21"/>
    <w:rsid w:val="00E67763"/>
    <w:rsid w:val="00E67A9E"/>
    <w:rsid w:val="00E67B11"/>
    <w:rsid w:val="00E70D3C"/>
    <w:rsid w:val="00E70D9E"/>
    <w:rsid w:val="00E70E78"/>
    <w:rsid w:val="00E7179E"/>
    <w:rsid w:val="00E7199F"/>
    <w:rsid w:val="00E72067"/>
    <w:rsid w:val="00E720E2"/>
    <w:rsid w:val="00E7238F"/>
    <w:rsid w:val="00E723B2"/>
    <w:rsid w:val="00E7253C"/>
    <w:rsid w:val="00E72C1C"/>
    <w:rsid w:val="00E72E78"/>
    <w:rsid w:val="00E730FE"/>
    <w:rsid w:val="00E731A7"/>
    <w:rsid w:val="00E73ABF"/>
    <w:rsid w:val="00E74086"/>
    <w:rsid w:val="00E74781"/>
    <w:rsid w:val="00E747CC"/>
    <w:rsid w:val="00E74A05"/>
    <w:rsid w:val="00E74D90"/>
    <w:rsid w:val="00E74E26"/>
    <w:rsid w:val="00E75852"/>
    <w:rsid w:val="00E75B65"/>
    <w:rsid w:val="00E75E7C"/>
    <w:rsid w:val="00E76B70"/>
    <w:rsid w:val="00E7771B"/>
    <w:rsid w:val="00E77988"/>
    <w:rsid w:val="00E77B24"/>
    <w:rsid w:val="00E80310"/>
    <w:rsid w:val="00E8075A"/>
    <w:rsid w:val="00E808A4"/>
    <w:rsid w:val="00E808E5"/>
    <w:rsid w:val="00E81021"/>
    <w:rsid w:val="00E815A1"/>
    <w:rsid w:val="00E81673"/>
    <w:rsid w:val="00E81888"/>
    <w:rsid w:val="00E818CF"/>
    <w:rsid w:val="00E825DC"/>
    <w:rsid w:val="00E825FC"/>
    <w:rsid w:val="00E82E3E"/>
    <w:rsid w:val="00E82F43"/>
    <w:rsid w:val="00E8309A"/>
    <w:rsid w:val="00E833CB"/>
    <w:rsid w:val="00E849B5"/>
    <w:rsid w:val="00E84B95"/>
    <w:rsid w:val="00E84C96"/>
    <w:rsid w:val="00E85416"/>
    <w:rsid w:val="00E857D4"/>
    <w:rsid w:val="00E85E58"/>
    <w:rsid w:val="00E86164"/>
    <w:rsid w:val="00E86711"/>
    <w:rsid w:val="00E86B72"/>
    <w:rsid w:val="00E875BB"/>
    <w:rsid w:val="00E876B7"/>
    <w:rsid w:val="00E87C7B"/>
    <w:rsid w:val="00E87CF0"/>
    <w:rsid w:val="00E906DB"/>
    <w:rsid w:val="00E90A6B"/>
    <w:rsid w:val="00E90DAB"/>
    <w:rsid w:val="00E91056"/>
    <w:rsid w:val="00E915D9"/>
    <w:rsid w:val="00E9195C"/>
    <w:rsid w:val="00E92817"/>
    <w:rsid w:val="00E92904"/>
    <w:rsid w:val="00E92C1B"/>
    <w:rsid w:val="00E92C48"/>
    <w:rsid w:val="00E93799"/>
    <w:rsid w:val="00E93C53"/>
    <w:rsid w:val="00E940D9"/>
    <w:rsid w:val="00E941D1"/>
    <w:rsid w:val="00E949AA"/>
    <w:rsid w:val="00E95264"/>
    <w:rsid w:val="00E954A8"/>
    <w:rsid w:val="00E95558"/>
    <w:rsid w:val="00E95BCD"/>
    <w:rsid w:val="00E95DD0"/>
    <w:rsid w:val="00E9610A"/>
    <w:rsid w:val="00E96300"/>
    <w:rsid w:val="00E966CE"/>
    <w:rsid w:val="00E96A36"/>
    <w:rsid w:val="00E97343"/>
    <w:rsid w:val="00EA084D"/>
    <w:rsid w:val="00EA08C9"/>
    <w:rsid w:val="00EA0AD5"/>
    <w:rsid w:val="00EA14BD"/>
    <w:rsid w:val="00EA174E"/>
    <w:rsid w:val="00EA1880"/>
    <w:rsid w:val="00EA1BA9"/>
    <w:rsid w:val="00EA1D26"/>
    <w:rsid w:val="00EA2113"/>
    <w:rsid w:val="00EA27FF"/>
    <w:rsid w:val="00EA290A"/>
    <w:rsid w:val="00EA2999"/>
    <w:rsid w:val="00EA2C60"/>
    <w:rsid w:val="00EA2C9D"/>
    <w:rsid w:val="00EA31FC"/>
    <w:rsid w:val="00EA3493"/>
    <w:rsid w:val="00EA3603"/>
    <w:rsid w:val="00EA3703"/>
    <w:rsid w:val="00EA3923"/>
    <w:rsid w:val="00EA3A8F"/>
    <w:rsid w:val="00EA3B04"/>
    <w:rsid w:val="00EA3B8C"/>
    <w:rsid w:val="00EA4027"/>
    <w:rsid w:val="00EA4124"/>
    <w:rsid w:val="00EA4FC9"/>
    <w:rsid w:val="00EA54AB"/>
    <w:rsid w:val="00EA56C4"/>
    <w:rsid w:val="00EA586F"/>
    <w:rsid w:val="00EA6831"/>
    <w:rsid w:val="00EA6DE8"/>
    <w:rsid w:val="00EA7247"/>
    <w:rsid w:val="00EA7B34"/>
    <w:rsid w:val="00EA7C3E"/>
    <w:rsid w:val="00EB0DBC"/>
    <w:rsid w:val="00EB138B"/>
    <w:rsid w:val="00EB155C"/>
    <w:rsid w:val="00EB19AE"/>
    <w:rsid w:val="00EB1CA6"/>
    <w:rsid w:val="00EB27DB"/>
    <w:rsid w:val="00EB2CC5"/>
    <w:rsid w:val="00EB2F23"/>
    <w:rsid w:val="00EB32A2"/>
    <w:rsid w:val="00EB32B5"/>
    <w:rsid w:val="00EB4557"/>
    <w:rsid w:val="00EB5013"/>
    <w:rsid w:val="00EB512D"/>
    <w:rsid w:val="00EB52BD"/>
    <w:rsid w:val="00EB632F"/>
    <w:rsid w:val="00EB677F"/>
    <w:rsid w:val="00EB6949"/>
    <w:rsid w:val="00EB6C88"/>
    <w:rsid w:val="00EB7567"/>
    <w:rsid w:val="00EB76F0"/>
    <w:rsid w:val="00EB7D8E"/>
    <w:rsid w:val="00EC01CA"/>
    <w:rsid w:val="00EC045E"/>
    <w:rsid w:val="00EC05B0"/>
    <w:rsid w:val="00EC0683"/>
    <w:rsid w:val="00EC1238"/>
    <w:rsid w:val="00EC1CEC"/>
    <w:rsid w:val="00EC34B5"/>
    <w:rsid w:val="00EC38A1"/>
    <w:rsid w:val="00EC3EF1"/>
    <w:rsid w:val="00EC434F"/>
    <w:rsid w:val="00EC48D0"/>
    <w:rsid w:val="00EC4A93"/>
    <w:rsid w:val="00EC50AC"/>
    <w:rsid w:val="00EC5A8B"/>
    <w:rsid w:val="00EC64F5"/>
    <w:rsid w:val="00EC695F"/>
    <w:rsid w:val="00EC7B0C"/>
    <w:rsid w:val="00EC7B7A"/>
    <w:rsid w:val="00EC7E7C"/>
    <w:rsid w:val="00ED0215"/>
    <w:rsid w:val="00ED0238"/>
    <w:rsid w:val="00ED02BD"/>
    <w:rsid w:val="00ED02DE"/>
    <w:rsid w:val="00ED0658"/>
    <w:rsid w:val="00ED0F5D"/>
    <w:rsid w:val="00ED12D0"/>
    <w:rsid w:val="00ED1809"/>
    <w:rsid w:val="00ED1C31"/>
    <w:rsid w:val="00ED217D"/>
    <w:rsid w:val="00ED2732"/>
    <w:rsid w:val="00ED37B4"/>
    <w:rsid w:val="00ED3BD9"/>
    <w:rsid w:val="00ED4A00"/>
    <w:rsid w:val="00ED4C1C"/>
    <w:rsid w:val="00ED552D"/>
    <w:rsid w:val="00ED5868"/>
    <w:rsid w:val="00ED591C"/>
    <w:rsid w:val="00ED5BA0"/>
    <w:rsid w:val="00ED5D71"/>
    <w:rsid w:val="00ED6498"/>
    <w:rsid w:val="00ED7CD8"/>
    <w:rsid w:val="00EE006A"/>
    <w:rsid w:val="00EE0338"/>
    <w:rsid w:val="00EE0401"/>
    <w:rsid w:val="00EE068A"/>
    <w:rsid w:val="00EE0771"/>
    <w:rsid w:val="00EE10E5"/>
    <w:rsid w:val="00EE13BF"/>
    <w:rsid w:val="00EE153D"/>
    <w:rsid w:val="00EE17BF"/>
    <w:rsid w:val="00EE202B"/>
    <w:rsid w:val="00EE20DC"/>
    <w:rsid w:val="00EE21C1"/>
    <w:rsid w:val="00EE2609"/>
    <w:rsid w:val="00EE3636"/>
    <w:rsid w:val="00EE3A76"/>
    <w:rsid w:val="00EE4181"/>
    <w:rsid w:val="00EE427A"/>
    <w:rsid w:val="00EE451F"/>
    <w:rsid w:val="00EE4D02"/>
    <w:rsid w:val="00EE4E53"/>
    <w:rsid w:val="00EE4FA1"/>
    <w:rsid w:val="00EE4FC7"/>
    <w:rsid w:val="00EE5DF8"/>
    <w:rsid w:val="00EE5F61"/>
    <w:rsid w:val="00EE69D7"/>
    <w:rsid w:val="00EE6F44"/>
    <w:rsid w:val="00EE7487"/>
    <w:rsid w:val="00EE7C55"/>
    <w:rsid w:val="00EE7E90"/>
    <w:rsid w:val="00EF004E"/>
    <w:rsid w:val="00EF0201"/>
    <w:rsid w:val="00EF096C"/>
    <w:rsid w:val="00EF0AAA"/>
    <w:rsid w:val="00EF0B48"/>
    <w:rsid w:val="00EF16F5"/>
    <w:rsid w:val="00EF1AC0"/>
    <w:rsid w:val="00EF1DC9"/>
    <w:rsid w:val="00EF1FD7"/>
    <w:rsid w:val="00EF2AD3"/>
    <w:rsid w:val="00EF3009"/>
    <w:rsid w:val="00EF32D7"/>
    <w:rsid w:val="00EF3D19"/>
    <w:rsid w:val="00EF43FA"/>
    <w:rsid w:val="00EF47C8"/>
    <w:rsid w:val="00EF486A"/>
    <w:rsid w:val="00EF5634"/>
    <w:rsid w:val="00EF5A3E"/>
    <w:rsid w:val="00EF5BE8"/>
    <w:rsid w:val="00EF5DF6"/>
    <w:rsid w:val="00EF5E1E"/>
    <w:rsid w:val="00EF5E7B"/>
    <w:rsid w:val="00EF68E6"/>
    <w:rsid w:val="00EF7635"/>
    <w:rsid w:val="00EF7D15"/>
    <w:rsid w:val="00F002CA"/>
    <w:rsid w:val="00F00545"/>
    <w:rsid w:val="00F00D93"/>
    <w:rsid w:val="00F00F57"/>
    <w:rsid w:val="00F01294"/>
    <w:rsid w:val="00F0137F"/>
    <w:rsid w:val="00F01679"/>
    <w:rsid w:val="00F02496"/>
    <w:rsid w:val="00F040B1"/>
    <w:rsid w:val="00F04140"/>
    <w:rsid w:val="00F04AD5"/>
    <w:rsid w:val="00F04D41"/>
    <w:rsid w:val="00F055D9"/>
    <w:rsid w:val="00F05A92"/>
    <w:rsid w:val="00F06065"/>
    <w:rsid w:val="00F06222"/>
    <w:rsid w:val="00F06581"/>
    <w:rsid w:val="00F06AB6"/>
    <w:rsid w:val="00F06D94"/>
    <w:rsid w:val="00F07024"/>
    <w:rsid w:val="00F0717A"/>
    <w:rsid w:val="00F078CC"/>
    <w:rsid w:val="00F07B19"/>
    <w:rsid w:val="00F10084"/>
    <w:rsid w:val="00F10558"/>
    <w:rsid w:val="00F1057E"/>
    <w:rsid w:val="00F10915"/>
    <w:rsid w:val="00F10FA5"/>
    <w:rsid w:val="00F11771"/>
    <w:rsid w:val="00F11CFD"/>
    <w:rsid w:val="00F11D9A"/>
    <w:rsid w:val="00F12698"/>
    <w:rsid w:val="00F127B2"/>
    <w:rsid w:val="00F12E73"/>
    <w:rsid w:val="00F1310B"/>
    <w:rsid w:val="00F147F0"/>
    <w:rsid w:val="00F14B09"/>
    <w:rsid w:val="00F14CB6"/>
    <w:rsid w:val="00F151F4"/>
    <w:rsid w:val="00F15D4B"/>
    <w:rsid w:val="00F16025"/>
    <w:rsid w:val="00F166E0"/>
    <w:rsid w:val="00F176D1"/>
    <w:rsid w:val="00F17C3A"/>
    <w:rsid w:val="00F2032C"/>
    <w:rsid w:val="00F204AF"/>
    <w:rsid w:val="00F20BC4"/>
    <w:rsid w:val="00F20D94"/>
    <w:rsid w:val="00F228FA"/>
    <w:rsid w:val="00F232FF"/>
    <w:rsid w:val="00F233FE"/>
    <w:rsid w:val="00F242BF"/>
    <w:rsid w:val="00F246A7"/>
    <w:rsid w:val="00F24A14"/>
    <w:rsid w:val="00F24B17"/>
    <w:rsid w:val="00F24BA0"/>
    <w:rsid w:val="00F24E42"/>
    <w:rsid w:val="00F24F66"/>
    <w:rsid w:val="00F2504A"/>
    <w:rsid w:val="00F26624"/>
    <w:rsid w:val="00F2691A"/>
    <w:rsid w:val="00F269D7"/>
    <w:rsid w:val="00F2733D"/>
    <w:rsid w:val="00F27624"/>
    <w:rsid w:val="00F27880"/>
    <w:rsid w:val="00F27A7E"/>
    <w:rsid w:val="00F30113"/>
    <w:rsid w:val="00F30A66"/>
    <w:rsid w:val="00F30C2F"/>
    <w:rsid w:val="00F31391"/>
    <w:rsid w:val="00F3193B"/>
    <w:rsid w:val="00F31B4C"/>
    <w:rsid w:val="00F31D38"/>
    <w:rsid w:val="00F32257"/>
    <w:rsid w:val="00F32740"/>
    <w:rsid w:val="00F33166"/>
    <w:rsid w:val="00F334B8"/>
    <w:rsid w:val="00F33538"/>
    <w:rsid w:val="00F3434C"/>
    <w:rsid w:val="00F3529D"/>
    <w:rsid w:val="00F3577E"/>
    <w:rsid w:val="00F3582F"/>
    <w:rsid w:val="00F35B88"/>
    <w:rsid w:val="00F35BCA"/>
    <w:rsid w:val="00F35F95"/>
    <w:rsid w:val="00F363E7"/>
    <w:rsid w:val="00F3649A"/>
    <w:rsid w:val="00F36B42"/>
    <w:rsid w:val="00F37ECF"/>
    <w:rsid w:val="00F37F5C"/>
    <w:rsid w:val="00F40656"/>
    <w:rsid w:val="00F40F9C"/>
    <w:rsid w:val="00F41484"/>
    <w:rsid w:val="00F425D5"/>
    <w:rsid w:val="00F42771"/>
    <w:rsid w:val="00F42C29"/>
    <w:rsid w:val="00F42CAF"/>
    <w:rsid w:val="00F433EB"/>
    <w:rsid w:val="00F43EE5"/>
    <w:rsid w:val="00F446C9"/>
    <w:rsid w:val="00F44E3F"/>
    <w:rsid w:val="00F452CA"/>
    <w:rsid w:val="00F45354"/>
    <w:rsid w:val="00F463EB"/>
    <w:rsid w:val="00F46A7C"/>
    <w:rsid w:val="00F46EF3"/>
    <w:rsid w:val="00F4746D"/>
    <w:rsid w:val="00F4784F"/>
    <w:rsid w:val="00F479B1"/>
    <w:rsid w:val="00F47B68"/>
    <w:rsid w:val="00F47D2E"/>
    <w:rsid w:val="00F502F8"/>
    <w:rsid w:val="00F50777"/>
    <w:rsid w:val="00F50EE0"/>
    <w:rsid w:val="00F519EA"/>
    <w:rsid w:val="00F52758"/>
    <w:rsid w:val="00F53AA1"/>
    <w:rsid w:val="00F53BCB"/>
    <w:rsid w:val="00F53BE6"/>
    <w:rsid w:val="00F5575F"/>
    <w:rsid w:val="00F55947"/>
    <w:rsid w:val="00F559AD"/>
    <w:rsid w:val="00F55EC6"/>
    <w:rsid w:val="00F567B3"/>
    <w:rsid w:val="00F56910"/>
    <w:rsid w:val="00F56AFD"/>
    <w:rsid w:val="00F570BC"/>
    <w:rsid w:val="00F572DD"/>
    <w:rsid w:val="00F57840"/>
    <w:rsid w:val="00F57E67"/>
    <w:rsid w:val="00F60071"/>
    <w:rsid w:val="00F60612"/>
    <w:rsid w:val="00F60C5A"/>
    <w:rsid w:val="00F611C1"/>
    <w:rsid w:val="00F612B6"/>
    <w:rsid w:val="00F612CA"/>
    <w:rsid w:val="00F6190C"/>
    <w:rsid w:val="00F61E19"/>
    <w:rsid w:val="00F6249D"/>
    <w:rsid w:val="00F624D1"/>
    <w:rsid w:val="00F629B9"/>
    <w:rsid w:val="00F62A39"/>
    <w:rsid w:val="00F62CBA"/>
    <w:rsid w:val="00F62E37"/>
    <w:rsid w:val="00F63386"/>
    <w:rsid w:val="00F63E54"/>
    <w:rsid w:val="00F63ED3"/>
    <w:rsid w:val="00F643EC"/>
    <w:rsid w:val="00F64769"/>
    <w:rsid w:val="00F64890"/>
    <w:rsid w:val="00F64D4B"/>
    <w:rsid w:val="00F65073"/>
    <w:rsid w:val="00F651E0"/>
    <w:rsid w:val="00F65914"/>
    <w:rsid w:val="00F660F4"/>
    <w:rsid w:val="00F6636D"/>
    <w:rsid w:val="00F66484"/>
    <w:rsid w:val="00F679B9"/>
    <w:rsid w:val="00F718ED"/>
    <w:rsid w:val="00F71C4A"/>
    <w:rsid w:val="00F72317"/>
    <w:rsid w:val="00F728F3"/>
    <w:rsid w:val="00F73404"/>
    <w:rsid w:val="00F7375D"/>
    <w:rsid w:val="00F73BB4"/>
    <w:rsid w:val="00F753F5"/>
    <w:rsid w:val="00F75A70"/>
    <w:rsid w:val="00F7667D"/>
    <w:rsid w:val="00F766DA"/>
    <w:rsid w:val="00F7757A"/>
    <w:rsid w:val="00F7769F"/>
    <w:rsid w:val="00F7786C"/>
    <w:rsid w:val="00F77985"/>
    <w:rsid w:val="00F779DD"/>
    <w:rsid w:val="00F77AE0"/>
    <w:rsid w:val="00F8015E"/>
    <w:rsid w:val="00F801FB"/>
    <w:rsid w:val="00F80A5D"/>
    <w:rsid w:val="00F80B10"/>
    <w:rsid w:val="00F80DD1"/>
    <w:rsid w:val="00F81299"/>
    <w:rsid w:val="00F8134D"/>
    <w:rsid w:val="00F81650"/>
    <w:rsid w:val="00F8173F"/>
    <w:rsid w:val="00F8177F"/>
    <w:rsid w:val="00F8195C"/>
    <w:rsid w:val="00F82B2B"/>
    <w:rsid w:val="00F82BCF"/>
    <w:rsid w:val="00F82FC3"/>
    <w:rsid w:val="00F8340A"/>
    <w:rsid w:val="00F8360A"/>
    <w:rsid w:val="00F83A8F"/>
    <w:rsid w:val="00F85BF4"/>
    <w:rsid w:val="00F86335"/>
    <w:rsid w:val="00F863DD"/>
    <w:rsid w:val="00F86EBF"/>
    <w:rsid w:val="00F878F2"/>
    <w:rsid w:val="00F92369"/>
    <w:rsid w:val="00F927FB"/>
    <w:rsid w:val="00F933CB"/>
    <w:rsid w:val="00F93B71"/>
    <w:rsid w:val="00F93FD3"/>
    <w:rsid w:val="00F9479D"/>
    <w:rsid w:val="00F96D88"/>
    <w:rsid w:val="00F970E1"/>
    <w:rsid w:val="00F974EA"/>
    <w:rsid w:val="00F97547"/>
    <w:rsid w:val="00F979F0"/>
    <w:rsid w:val="00F97D5E"/>
    <w:rsid w:val="00FA088B"/>
    <w:rsid w:val="00FA0D29"/>
    <w:rsid w:val="00FA0E02"/>
    <w:rsid w:val="00FA1025"/>
    <w:rsid w:val="00FA13BF"/>
    <w:rsid w:val="00FA1AEC"/>
    <w:rsid w:val="00FA2382"/>
    <w:rsid w:val="00FA2E92"/>
    <w:rsid w:val="00FA2F9E"/>
    <w:rsid w:val="00FA3235"/>
    <w:rsid w:val="00FA34FA"/>
    <w:rsid w:val="00FA3777"/>
    <w:rsid w:val="00FA3A9F"/>
    <w:rsid w:val="00FA416B"/>
    <w:rsid w:val="00FA4867"/>
    <w:rsid w:val="00FA4AF6"/>
    <w:rsid w:val="00FA51E9"/>
    <w:rsid w:val="00FA5A4F"/>
    <w:rsid w:val="00FA5F44"/>
    <w:rsid w:val="00FA6F8D"/>
    <w:rsid w:val="00FA7684"/>
    <w:rsid w:val="00FA7ECF"/>
    <w:rsid w:val="00FB01FC"/>
    <w:rsid w:val="00FB0368"/>
    <w:rsid w:val="00FB0D0B"/>
    <w:rsid w:val="00FB1471"/>
    <w:rsid w:val="00FB19F9"/>
    <w:rsid w:val="00FB211D"/>
    <w:rsid w:val="00FB2AEB"/>
    <w:rsid w:val="00FB2DD6"/>
    <w:rsid w:val="00FB2E21"/>
    <w:rsid w:val="00FB3183"/>
    <w:rsid w:val="00FB34DE"/>
    <w:rsid w:val="00FB3821"/>
    <w:rsid w:val="00FB3895"/>
    <w:rsid w:val="00FB3D19"/>
    <w:rsid w:val="00FB4AEB"/>
    <w:rsid w:val="00FB4E81"/>
    <w:rsid w:val="00FB4FDB"/>
    <w:rsid w:val="00FB52C4"/>
    <w:rsid w:val="00FB54C8"/>
    <w:rsid w:val="00FB5D4F"/>
    <w:rsid w:val="00FB604F"/>
    <w:rsid w:val="00FB669B"/>
    <w:rsid w:val="00FB69BC"/>
    <w:rsid w:val="00FB6BE7"/>
    <w:rsid w:val="00FB6C82"/>
    <w:rsid w:val="00FB6DE1"/>
    <w:rsid w:val="00FB754C"/>
    <w:rsid w:val="00FB7A4F"/>
    <w:rsid w:val="00FB7BBF"/>
    <w:rsid w:val="00FB7C16"/>
    <w:rsid w:val="00FB7F8E"/>
    <w:rsid w:val="00FC047F"/>
    <w:rsid w:val="00FC0A06"/>
    <w:rsid w:val="00FC163C"/>
    <w:rsid w:val="00FC176C"/>
    <w:rsid w:val="00FC1B91"/>
    <w:rsid w:val="00FC1EBC"/>
    <w:rsid w:val="00FC2180"/>
    <w:rsid w:val="00FC21FE"/>
    <w:rsid w:val="00FC22E6"/>
    <w:rsid w:val="00FC2BD6"/>
    <w:rsid w:val="00FC2C32"/>
    <w:rsid w:val="00FC39DF"/>
    <w:rsid w:val="00FC3F82"/>
    <w:rsid w:val="00FC4A5F"/>
    <w:rsid w:val="00FC4A87"/>
    <w:rsid w:val="00FC4D66"/>
    <w:rsid w:val="00FC4DC6"/>
    <w:rsid w:val="00FC502F"/>
    <w:rsid w:val="00FC5720"/>
    <w:rsid w:val="00FC5C0D"/>
    <w:rsid w:val="00FC6C3B"/>
    <w:rsid w:val="00FC6EA0"/>
    <w:rsid w:val="00FC7194"/>
    <w:rsid w:val="00FC7359"/>
    <w:rsid w:val="00FC7A61"/>
    <w:rsid w:val="00FC7DAE"/>
    <w:rsid w:val="00FD02FC"/>
    <w:rsid w:val="00FD0C85"/>
    <w:rsid w:val="00FD12D5"/>
    <w:rsid w:val="00FD2540"/>
    <w:rsid w:val="00FD3405"/>
    <w:rsid w:val="00FD3500"/>
    <w:rsid w:val="00FD3759"/>
    <w:rsid w:val="00FD3CA2"/>
    <w:rsid w:val="00FD3CE1"/>
    <w:rsid w:val="00FD4015"/>
    <w:rsid w:val="00FD4733"/>
    <w:rsid w:val="00FD4B57"/>
    <w:rsid w:val="00FD4E73"/>
    <w:rsid w:val="00FD53C8"/>
    <w:rsid w:val="00FD585F"/>
    <w:rsid w:val="00FD58AA"/>
    <w:rsid w:val="00FD6163"/>
    <w:rsid w:val="00FD66D5"/>
    <w:rsid w:val="00FD6B6D"/>
    <w:rsid w:val="00FD7101"/>
    <w:rsid w:val="00FD72E5"/>
    <w:rsid w:val="00FD78A1"/>
    <w:rsid w:val="00FD7A85"/>
    <w:rsid w:val="00FE00F9"/>
    <w:rsid w:val="00FE055A"/>
    <w:rsid w:val="00FE0717"/>
    <w:rsid w:val="00FE079A"/>
    <w:rsid w:val="00FE09C4"/>
    <w:rsid w:val="00FE0C91"/>
    <w:rsid w:val="00FE0D2E"/>
    <w:rsid w:val="00FE177A"/>
    <w:rsid w:val="00FE1907"/>
    <w:rsid w:val="00FE1B67"/>
    <w:rsid w:val="00FE1ED7"/>
    <w:rsid w:val="00FE1FD6"/>
    <w:rsid w:val="00FE26D2"/>
    <w:rsid w:val="00FE27DE"/>
    <w:rsid w:val="00FE2FB7"/>
    <w:rsid w:val="00FE3003"/>
    <w:rsid w:val="00FE32CE"/>
    <w:rsid w:val="00FE3EF6"/>
    <w:rsid w:val="00FE45A9"/>
    <w:rsid w:val="00FE4CA0"/>
    <w:rsid w:val="00FE4F0C"/>
    <w:rsid w:val="00FE5139"/>
    <w:rsid w:val="00FE51F0"/>
    <w:rsid w:val="00FE5B14"/>
    <w:rsid w:val="00FE663D"/>
    <w:rsid w:val="00FE72E8"/>
    <w:rsid w:val="00FE79F1"/>
    <w:rsid w:val="00FF0205"/>
    <w:rsid w:val="00FF06CE"/>
    <w:rsid w:val="00FF16BA"/>
    <w:rsid w:val="00FF1DE8"/>
    <w:rsid w:val="00FF2C99"/>
    <w:rsid w:val="00FF2D27"/>
    <w:rsid w:val="00FF33B1"/>
    <w:rsid w:val="00FF3AB9"/>
    <w:rsid w:val="00FF3B11"/>
    <w:rsid w:val="00FF5734"/>
    <w:rsid w:val="00FF5758"/>
    <w:rsid w:val="00FF5FD4"/>
    <w:rsid w:val="00FF61DB"/>
    <w:rsid w:val="00FF6927"/>
    <w:rsid w:val="00FF6B5D"/>
    <w:rsid w:val="00FF6C49"/>
    <w:rsid w:val="00FF6D3E"/>
    <w:rsid w:val="00FF6EB1"/>
    <w:rsid w:val="00FF6FA6"/>
    <w:rsid w:val="00FF7E57"/>
    <w:rsid w:val="01459271"/>
    <w:rsid w:val="017F1403"/>
    <w:rsid w:val="01885BD5"/>
    <w:rsid w:val="0195D465"/>
    <w:rsid w:val="01FE37B9"/>
    <w:rsid w:val="026FCED4"/>
    <w:rsid w:val="028AE9EB"/>
    <w:rsid w:val="03259E18"/>
    <w:rsid w:val="038AA403"/>
    <w:rsid w:val="03988C84"/>
    <w:rsid w:val="041F1306"/>
    <w:rsid w:val="04870FC2"/>
    <w:rsid w:val="050F5CB9"/>
    <w:rsid w:val="0591EBFC"/>
    <w:rsid w:val="0592BA9B"/>
    <w:rsid w:val="05AA44CA"/>
    <w:rsid w:val="05E3445F"/>
    <w:rsid w:val="063DF0DA"/>
    <w:rsid w:val="06FBA497"/>
    <w:rsid w:val="07027CAE"/>
    <w:rsid w:val="07254C97"/>
    <w:rsid w:val="07EBE203"/>
    <w:rsid w:val="080DC57C"/>
    <w:rsid w:val="0859CA7A"/>
    <w:rsid w:val="088BBC99"/>
    <w:rsid w:val="099C3B40"/>
    <w:rsid w:val="09EF9013"/>
    <w:rsid w:val="09FF4152"/>
    <w:rsid w:val="0A08DFA8"/>
    <w:rsid w:val="0AB7AC61"/>
    <w:rsid w:val="0B037DEC"/>
    <w:rsid w:val="0B145018"/>
    <w:rsid w:val="0BA3E10A"/>
    <w:rsid w:val="0BC3586E"/>
    <w:rsid w:val="0BC8CA21"/>
    <w:rsid w:val="0BCAB67E"/>
    <w:rsid w:val="0C609F9A"/>
    <w:rsid w:val="0C770DFF"/>
    <w:rsid w:val="0CA1A75C"/>
    <w:rsid w:val="0CE70A60"/>
    <w:rsid w:val="0D6C598E"/>
    <w:rsid w:val="0DE2F83D"/>
    <w:rsid w:val="0DFA83A6"/>
    <w:rsid w:val="0E1AD157"/>
    <w:rsid w:val="0EA242AF"/>
    <w:rsid w:val="0EB9C744"/>
    <w:rsid w:val="0EFAD62E"/>
    <w:rsid w:val="0F315528"/>
    <w:rsid w:val="0FCD76BF"/>
    <w:rsid w:val="0FEAFBC8"/>
    <w:rsid w:val="102319CC"/>
    <w:rsid w:val="104595C6"/>
    <w:rsid w:val="10EB90D1"/>
    <w:rsid w:val="10EEFEF6"/>
    <w:rsid w:val="111175A3"/>
    <w:rsid w:val="1173C250"/>
    <w:rsid w:val="1177D38F"/>
    <w:rsid w:val="11BA1424"/>
    <w:rsid w:val="11DFE353"/>
    <w:rsid w:val="1210D74F"/>
    <w:rsid w:val="125A0AF9"/>
    <w:rsid w:val="125A343F"/>
    <w:rsid w:val="127215B8"/>
    <w:rsid w:val="1280FB98"/>
    <w:rsid w:val="12884109"/>
    <w:rsid w:val="129E72E8"/>
    <w:rsid w:val="12B08C31"/>
    <w:rsid w:val="130D5D8D"/>
    <w:rsid w:val="131FD0EA"/>
    <w:rsid w:val="13C92F9E"/>
    <w:rsid w:val="13F4DFCE"/>
    <w:rsid w:val="14846242"/>
    <w:rsid w:val="14BB3C8D"/>
    <w:rsid w:val="14BE6614"/>
    <w:rsid w:val="14DA6FE3"/>
    <w:rsid w:val="152C22A3"/>
    <w:rsid w:val="15458907"/>
    <w:rsid w:val="1548D072"/>
    <w:rsid w:val="161EF0D5"/>
    <w:rsid w:val="165447A1"/>
    <w:rsid w:val="16C97A31"/>
    <w:rsid w:val="16EB77D1"/>
    <w:rsid w:val="1700BD27"/>
    <w:rsid w:val="187D197B"/>
    <w:rsid w:val="18BEAD79"/>
    <w:rsid w:val="18F190BA"/>
    <w:rsid w:val="1936C24B"/>
    <w:rsid w:val="1938DC84"/>
    <w:rsid w:val="19448BC4"/>
    <w:rsid w:val="19840397"/>
    <w:rsid w:val="19AF3BFE"/>
    <w:rsid w:val="19D2D7D6"/>
    <w:rsid w:val="1A032306"/>
    <w:rsid w:val="1A30969E"/>
    <w:rsid w:val="1A3E027F"/>
    <w:rsid w:val="1A944848"/>
    <w:rsid w:val="1ABB8CFF"/>
    <w:rsid w:val="1B9EFE45"/>
    <w:rsid w:val="1BA7B4AB"/>
    <w:rsid w:val="1BBD379B"/>
    <w:rsid w:val="1CAA3125"/>
    <w:rsid w:val="1CF8FBBB"/>
    <w:rsid w:val="1D51F68F"/>
    <w:rsid w:val="1DEDF9C7"/>
    <w:rsid w:val="1E024B79"/>
    <w:rsid w:val="1E1DD009"/>
    <w:rsid w:val="1E44DCDB"/>
    <w:rsid w:val="1E622132"/>
    <w:rsid w:val="1E706CD5"/>
    <w:rsid w:val="1EE08302"/>
    <w:rsid w:val="1EF63347"/>
    <w:rsid w:val="1F2E3ED7"/>
    <w:rsid w:val="1F4D1C97"/>
    <w:rsid w:val="1FC5578A"/>
    <w:rsid w:val="205371E7"/>
    <w:rsid w:val="215982E3"/>
    <w:rsid w:val="21604986"/>
    <w:rsid w:val="2217681A"/>
    <w:rsid w:val="221D73AF"/>
    <w:rsid w:val="2224CAE9"/>
    <w:rsid w:val="22DA4206"/>
    <w:rsid w:val="24007C73"/>
    <w:rsid w:val="24051C69"/>
    <w:rsid w:val="241DFBA9"/>
    <w:rsid w:val="24E1CFEC"/>
    <w:rsid w:val="250BA78D"/>
    <w:rsid w:val="256837A2"/>
    <w:rsid w:val="26887276"/>
    <w:rsid w:val="268BA51C"/>
    <w:rsid w:val="26B61147"/>
    <w:rsid w:val="26D3D8A5"/>
    <w:rsid w:val="26D77E13"/>
    <w:rsid w:val="26F791C1"/>
    <w:rsid w:val="26F8EC49"/>
    <w:rsid w:val="27973E0F"/>
    <w:rsid w:val="27A7F001"/>
    <w:rsid w:val="27C41275"/>
    <w:rsid w:val="292DDDF8"/>
    <w:rsid w:val="296BE55C"/>
    <w:rsid w:val="29880838"/>
    <w:rsid w:val="2A31A372"/>
    <w:rsid w:val="2AE340D8"/>
    <w:rsid w:val="2B66A4A8"/>
    <w:rsid w:val="2BE86EEC"/>
    <w:rsid w:val="2C5A106D"/>
    <w:rsid w:val="2C6D1F9F"/>
    <w:rsid w:val="2C9CAD79"/>
    <w:rsid w:val="2CED6D8F"/>
    <w:rsid w:val="2E1F9234"/>
    <w:rsid w:val="2F07C2E2"/>
    <w:rsid w:val="2F34116D"/>
    <w:rsid w:val="2F49F1D3"/>
    <w:rsid w:val="2F97ADC7"/>
    <w:rsid w:val="2F9BDA41"/>
    <w:rsid w:val="2FB5E8BD"/>
    <w:rsid w:val="2FE15877"/>
    <w:rsid w:val="30880AC0"/>
    <w:rsid w:val="308D81A2"/>
    <w:rsid w:val="3091B6F5"/>
    <w:rsid w:val="31EC26C7"/>
    <w:rsid w:val="32CDF3AB"/>
    <w:rsid w:val="32DFD24B"/>
    <w:rsid w:val="3339F9A3"/>
    <w:rsid w:val="337C694C"/>
    <w:rsid w:val="33A3429E"/>
    <w:rsid w:val="348F1709"/>
    <w:rsid w:val="3491763F"/>
    <w:rsid w:val="351E129D"/>
    <w:rsid w:val="3525CC03"/>
    <w:rsid w:val="3532897C"/>
    <w:rsid w:val="353C43F5"/>
    <w:rsid w:val="35538CF6"/>
    <w:rsid w:val="3569A15D"/>
    <w:rsid w:val="35807293"/>
    <w:rsid w:val="35B85353"/>
    <w:rsid w:val="36B48242"/>
    <w:rsid w:val="36C230AC"/>
    <w:rsid w:val="3725BF5C"/>
    <w:rsid w:val="372624A0"/>
    <w:rsid w:val="3798583E"/>
    <w:rsid w:val="37E1D529"/>
    <w:rsid w:val="381F2D0F"/>
    <w:rsid w:val="38A89C09"/>
    <w:rsid w:val="38EFE63D"/>
    <w:rsid w:val="391289A4"/>
    <w:rsid w:val="3947AE72"/>
    <w:rsid w:val="39735119"/>
    <w:rsid w:val="39866DE3"/>
    <w:rsid w:val="3AB7AA79"/>
    <w:rsid w:val="3C2D966D"/>
    <w:rsid w:val="3C672286"/>
    <w:rsid w:val="3D08F1B4"/>
    <w:rsid w:val="3D3AE8D0"/>
    <w:rsid w:val="3DCA57BE"/>
    <w:rsid w:val="3DD20803"/>
    <w:rsid w:val="3DE7DDFF"/>
    <w:rsid w:val="3E08DB34"/>
    <w:rsid w:val="3E33C828"/>
    <w:rsid w:val="3EACDF56"/>
    <w:rsid w:val="3F4C6405"/>
    <w:rsid w:val="3FD7EB71"/>
    <w:rsid w:val="402921C0"/>
    <w:rsid w:val="40849306"/>
    <w:rsid w:val="40BED898"/>
    <w:rsid w:val="40E6C770"/>
    <w:rsid w:val="40F69640"/>
    <w:rsid w:val="40FD8860"/>
    <w:rsid w:val="416424AE"/>
    <w:rsid w:val="41D3B107"/>
    <w:rsid w:val="41E8B0C2"/>
    <w:rsid w:val="42416FE8"/>
    <w:rsid w:val="426731CD"/>
    <w:rsid w:val="426EC8E2"/>
    <w:rsid w:val="42776E17"/>
    <w:rsid w:val="42B87247"/>
    <w:rsid w:val="42C360D0"/>
    <w:rsid w:val="434123F4"/>
    <w:rsid w:val="43862CC2"/>
    <w:rsid w:val="43A03037"/>
    <w:rsid w:val="43AA7EC2"/>
    <w:rsid w:val="445BD1DE"/>
    <w:rsid w:val="448689C8"/>
    <w:rsid w:val="448B673F"/>
    <w:rsid w:val="4494129D"/>
    <w:rsid w:val="453D48B0"/>
    <w:rsid w:val="4584C5BE"/>
    <w:rsid w:val="45C73EC9"/>
    <w:rsid w:val="45EEE824"/>
    <w:rsid w:val="45F49BA4"/>
    <w:rsid w:val="46C5B59D"/>
    <w:rsid w:val="46DAA1A8"/>
    <w:rsid w:val="47474C90"/>
    <w:rsid w:val="47B661EA"/>
    <w:rsid w:val="48019CF7"/>
    <w:rsid w:val="48466D34"/>
    <w:rsid w:val="487E5B91"/>
    <w:rsid w:val="48848EE6"/>
    <w:rsid w:val="49310F24"/>
    <w:rsid w:val="498C7362"/>
    <w:rsid w:val="49A2A22F"/>
    <w:rsid w:val="49B7F9CE"/>
    <w:rsid w:val="4A727488"/>
    <w:rsid w:val="4A8CA188"/>
    <w:rsid w:val="4AEF3AD7"/>
    <w:rsid w:val="4AF59D40"/>
    <w:rsid w:val="4BD56428"/>
    <w:rsid w:val="4BE090F1"/>
    <w:rsid w:val="4C81AFE0"/>
    <w:rsid w:val="4CF04C97"/>
    <w:rsid w:val="4E09FF3F"/>
    <w:rsid w:val="4E324E01"/>
    <w:rsid w:val="4E68FB7F"/>
    <w:rsid w:val="4EA35F66"/>
    <w:rsid w:val="4EA387B6"/>
    <w:rsid w:val="4EC50DE3"/>
    <w:rsid w:val="4ED7B0E0"/>
    <w:rsid w:val="4F25544F"/>
    <w:rsid w:val="4FF2C76C"/>
    <w:rsid w:val="50104546"/>
    <w:rsid w:val="515AEFB2"/>
    <w:rsid w:val="515F3C70"/>
    <w:rsid w:val="51856D3C"/>
    <w:rsid w:val="51C9EA09"/>
    <w:rsid w:val="51ED15A2"/>
    <w:rsid w:val="5208B436"/>
    <w:rsid w:val="524E6696"/>
    <w:rsid w:val="526A32C1"/>
    <w:rsid w:val="529965FF"/>
    <w:rsid w:val="53205980"/>
    <w:rsid w:val="5385E60A"/>
    <w:rsid w:val="538D89D0"/>
    <w:rsid w:val="53E14FE8"/>
    <w:rsid w:val="542CD512"/>
    <w:rsid w:val="5480D543"/>
    <w:rsid w:val="5493016C"/>
    <w:rsid w:val="54DAFC1A"/>
    <w:rsid w:val="54E08973"/>
    <w:rsid w:val="55385D8C"/>
    <w:rsid w:val="5630F5F9"/>
    <w:rsid w:val="568BC50F"/>
    <w:rsid w:val="5744ADCC"/>
    <w:rsid w:val="5776A63D"/>
    <w:rsid w:val="579BA2CB"/>
    <w:rsid w:val="588C9A91"/>
    <w:rsid w:val="58F8AD8F"/>
    <w:rsid w:val="59200A46"/>
    <w:rsid w:val="597F85FF"/>
    <w:rsid w:val="598DF4A9"/>
    <w:rsid w:val="59AF9E2F"/>
    <w:rsid w:val="59C71565"/>
    <w:rsid w:val="59C7FAF6"/>
    <w:rsid w:val="5A0064BA"/>
    <w:rsid w:val="5A0F6C35"/>
    <w:rsid w:val="5AAE7E30"/>
    <w:rsid w:val="5AE235F9"/>
    <w:rsid w:val="5AE3A0C7"/>
    <w:rsid w:val="5B765946"/>
    <w:rsid w:val="5B8D9C66"/>
    <w:rsid w:val="5C082248"/>
    <w:rsid w:val="5C501088"/>
    <w:rsid w:val="5C6D2EB6"/>
    <w:rsid w:val="5DA0F29F"/>
    <w:rsid w:val="5F3BF8E1"/>
    <w:rsid w:val="5FD9A158"/>
    <w:rsid w:val="615D527C"/>
    <w:rsid w:val="61BDFB92"/>
    <w:rsid w:val="6218473B"/>
    <w:rsid w:val="625A00E3"/>
    <w:rsid w:val="628BDF5B"/>
    <w:rsid w:val="63429207"/>
    <w:rsid w:val="64100A3B"/>
    <w:rsid w:val="641A2815"/>
    <w:rsid w:val="642754A3"/>
    <w:rsid w:val="652E73AD"/>
    <w:rsid w:val="65594FE9"/>
    <w:rsid w:val="6604D02F"/>
    <w:rsid w:val="66D5B431"/>
    <w:rsid w:val="66EC8E34"/>
    <w:rsid w:val="678EAEDF"/>
    <w:rsid w:val="67CF61CC"/>
    <w:rsid w:val="684DF412"/>
    <w:rsid w:val="686C21CD"/>
    <w:rsid w:val="68D97610"/>
    <w:rsid w:val="6934BB13"/>
    <w:rsid w:val="69789FD1"/>
    <w:rsid w:val="69855BD6"/>
    <w:rsid w:val="69A2074A"/>
    <w:rsid w:val="69D65E04"/>
    <w:rsid w:val="6A08350F"/>
    <w:rsid w:val="6A0A93DB"/>
    <w:rsid w:val="6A52796F"/>
    <w:rsid w:val="6AD6C50D"/>
    <w:rsid w:val="6ADF4219"/>
    <w:rsid w:val="6B0976EE"/>
    <w:rsid w:val="6B806D83"/>
    <w:rsid w:val="6BC782DC"/>
    <w:rsid w:val="6BF7D03B"/>
    <w:rsid w:val="6C546907"/>
    <w:rsid w:val="6CA4CDEA"/>
    <w:rsid w:val="6E0A8E9B"/>
    <w:rsid w:val="6E1CBA89"/>
    <w:rsid w:val="6E24E107"/>
    <w:rsid w:val="6F8B4B6C"/>
    <w:rsid w:val="6FE49F75"/>
    <w:rsid w:val="7022322F"/>
    <w:rsid w:val="70408EE8"/>
    <w:rsid w:val="704BF70D"/>
    <w:rsid w:val="7072EA4E"/>
    <w:rsid w:val="7098CE61"/>
    <w:rsid w:val="710AF6BF"/>
    <w:rsid w:val="712A8ABC"/>
    <w:rsid w:val="71524956"/>
    <w:rsid w:val="718B30CC"/>
    <w:rsid w:val="71AF3DE8"/>
    <w:rsid w:val="71DE4FFA"/>
    <w:rsid w:val="72195495"/>
    <w:rsid w:val="7329C6C2"/>
    <w:rsid w:val="734A4F26"/>
    <w:rsid w:val="7360D61D"/>
    <w:rsid w:val="73925B9F"/>
    <w:rsid w:val="739C8657"/>
    <w:rsid w:val="7495F66F"/>
    <w:rsid w:val="758E25CE"/>
    <w:rsid w:val="759DFD60"/>
    <w:rsid w:val="761A6B14"/>
    <w:rsid w:val="76818B63"/>
    <w:rsid w:val="768EE472"/>
    <w:rsid w:val="76995EDE"/>
    <w:rsid w:val="76ABDBC2"/>
    <w:rsid w:val="78A29B25"/>
    <w:rsid w:val="7952D4A8"/>
    <w:rsid w:val="79E0F3AC"/>
    <w:rsid w:val="7A2B479D"/>
    <w:rsid w:val="7A55E4DE"/>
    <w:rsid w:val="7A5F055A"/>
    <w:rsid w:val="7A71639D"/>
    <w:rsid w:val="7A78A98D"/>
    <w:rsid w:val="7AC93947"/>
    <w:rsid w:val="7AD58C1F"/>
    <w:rsid w:val="7B0B3000"/>
    <w:rsid w:val="7B11AA58"/>
    <w:rsid w:val="7BBAB211"/>
    <w:rsid w:val="7BFE9FB1"/>
    <w:rsid w:val="7C14D3C7"/>
    <w:rsid w:val="7C465C60"/>
    <w:rsid w:val="7C9BCB42"/>
    <w:rsid w:val="7CECD31B"/>
    <w:rsid w:val="7DBD6354"/>
    <w:rsid w:val="7DD92E59"/>
    <w:rsid w:val="7E2BAB45"/>
    <w:rsid w:val="7EB5BD76"/>
    <w:rsid w:val="7F0B33E5"/>
    <w:rsid w:val="7F602C53"/>
    <w:rsid w:val="7F65BC46"/>
    <w:rsid w:val="7F9508D8"/>
    <w:rsid w:val="7FD1EF87"/>
    <w:rsid w:val="7FE2F765"/>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5F40EB"/>
  <w15:docId w15:val="{4AFAEA3B-1C5E-4C77-946C-B22D9976F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lang w:val="nl-NL"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A3EE2"/>
    <w:rPr>
      <w:sz w:val="22"/>
    </w:rPr>
  </w:style>
  <w:style w:type="paragraph" w:styleId="Kop1">
    <w:name w:val="heading 1"/>
    <w:basedOn w:val="Standaard"/>
    <w:next w:val="Standaard"/>
    <w:link w:val="Kop1Char"/>
    <w:uiPriority w:val="9"/>
    <w:qFormat/>
    <w:rsid w:val="00DB62A4"/>
    <w:pPr>
      <w:keepNext/>
      <w:keepLines/>
      <w:numPr>
        <w:numId w:val="2"/>
      </w:numPr>
      <w:ind w:left="709" w:hanging="709"/>
      <w:outlineLvl w:val="0"/>
    </w:pPr>
    <w:rPr>
      <w:rFonts w:eastAsiaTheme="majorEastAsia" w:cstheme="majorBidi"/>
      <w:b/>
      <w:color w:val="3C4491"/>
      <w:sz w:val="32"/>
      <w:szCs w:val="32"/>
    </w:rPr>
  </w:style>
  <w:style w:type="paragraph" w:styleId="Kop2">
    <w:name w:val="heading 2"/>
    <w:basedOn w:val="Kop1"/>
    <w:next w:val="Standaard"/>
    <w:link w:val="Kop2Char"/>
    <w:uiPriority w:val="9"/>
    <w:unhideWhenUsed/>
    <w:qFormat/>
    <w:rsid w:val="00DB62A4"/>
    <w:pPr>
      <w:numPr>
        <w:ilvl w:val="1"/>
      </w:numPr>
      <w:ind w:left="709" w:hanging="709"/>
      <w:outlineLvl w:val="1"/>
    </w:pPr>
    <w:rPr>
      <w:sz w:val="22"/>
      <w:szCs w:val="26"/>
    </w:rPr>
  </w:style>
  <w:style w:type="paragraph" w:styleId="Kop3">
    <w:name w:val="heading 3"/>
    <w:basedOn w:val="Lijstalinea"/>
    <w:next w:val="Standaard"/>
    <w:link w:val="Kop3Char"/>
    <w:uiPriority w:val="9"/>
    <w:unhideWhenUsed/>
    <w:qFormat/>
    <w:rsid w:val="00FB4FDB"/>
    <w:pPr>
      <w:keepNext/>
      <w:numPr>
        <w:ilvl w:val="2"/>
        <w:numId w:val="2"/>
      </w:numPr>
      <w:outlineLvl w:val="2"/>
    </w:pPr>
    <w:rPr>
      <w:i/>
      <w:iCs/>
      <w:color w:val="3C4491"/>
    </w:rPr>
  </w:style>
  <w:style w:type="paragraph" w:styleId="Kop4">
    <w:name w:val="heading 4"/>
    <w:basedOn w:val="Standaard"/>
    <w:next w:val="Standaard"/>
    <w:link w:val="Kop4Char"/>
    <w:uiPriority w:val="9"/>
    <w:unhideWhenUsed/>
    <w:qFormat/>
    <w:rsid w:val="00CF2F7E"/>
    <w:pPr>
      <w:keepNext/>
      <w:keepLines/>
      <w:outlineLvl w:val="3"/>
    </w:pPr>
    <w:rPr>
      <w:rFonts w:eastAsiaTheme="majorEastAsia" w:cstheme="majorBidi"/>
      <w:b/>
      <w:iCs/>
      <w:color w:val="3C4491"/>
      <w:sz w:val="28"/>
    </w:rPr>
  </w:style>
  <w:style w:type="paragraph" w:styleId="Kop5">
    <w:name w:val="heading 5"/>
    <w:basedOn w:val="Standaard"/>
    <w:next w:val="Standaard"/>
    <w:link w:val="Kop5Char"/>
    <w:uiPriority w:val="9"/>
    <w:unhideWhenUsed/>
    <w:qFormat/>
    <w:rsid w:val="00A64646"/>
    <w:pPr>
      <w:keepNext/>
      <w:keepLines/>
      <w:outlineLvl w:val="4"/>
    </w:pPr>
    <w:rPr>
      <w:rFonts w:eastAsiaTheme="majorEastAsia" w:cstheme="majorBidi"/>
      <w:b/>
      <w:color w:val="000000" w:themeColor="text1"/>
    </w:rPr>
  </w:style>
  <w:style w:type="paragraph" w:styleId="Kop6">
    <w:name w:val="heading 6"/>
    <w:basedOn w:val="Standaard"/>
    <w:next w:val="Standaard"/>
    <w:link w:val="Kop6Char"/>
    <w:uiPriority w:val="9"/>
    <w:semiHidden/>
    <w:unhideWhenUsed/>
    <w:qFormat/>
    <w:rsid w:val="00911083"/>
    <w:pPr>
      <w:keepNext/>
      <w:keepLines/>
      <w:outlineLvl w:val="5"/>
    </w:pPr>
    <w:rPr>
      <w:rFonts w:asciiTheme="majorHAnsi" w:eastAsiaTheme="majorEastAsia" w:hAnsiTheme="majorHAnsi" w:cstheme="majorBidi"/>
      <w:color w:val="000000" w:themeColor="tex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B62A4"/>
    <w:rPr>
      <w:rFonts w:eastAsiaTheme="majorEastAsia" w:cstheme="majorBidi"/>
      <w:b/>
      <w:color w:val="3C4491"/>
      <w:sz w:val="32"/>
      <w:szCs w:val="32"/>
    </w:rPr>
  </w:style>
  <w:style w:type="character" w:customStyle="1" w:styleId="Kop3Char">
    <w:name w:val="Kop 3 Char"/>
    <w:basedOn w:val="Standaardalinea-lettertype"/>
    <w:link w:val="Kop3"/>
    <w:uiPriority w:val="9"/>
    <w:rsid w:val="00FB4FDB"/>
    <w:rPr>
      <w:i/>
      <w:iCs/>
      <w:color w:val="3C4491"/>
      <w:sz w:val="22"/>
    </w:rPr>
  </w:style>
  <w:style w:type="character" w:customStyle="1" w:styleId="Kop2Char">
    <w:name w:val="Kop 2 Char"/>
    <w:basedOn w:val="Standaardalinea-lettertype"/>
    <w:link w:val="Kop2"/>
    <w:uiPriority w:val="9"/>
    <w:rsid w:val="00DB62A4"/>
    <w:rPr>
      <w:rFonts w:eastAsiaTheme="majorEastAsia" w:cstheme="majorBidi"/>
      <w:b/>
      <w:color w:val="3C4491"/>
      <w:sz w:val="22"/>
      <w:szCs w:val="26"/>
    </w:rPr>
  </w:style>
  <w:style w:type="character" w:customStyle="1" w:styleId="Kop4Char">
    <w:name w:val="Kop 4 Char"/>
    <w:basedOn w:val="Standaardalinea-lettertype"/>
    <w:link w:val="Kop4"/>
    <w:uiPriority w:val="9"/>
    <w:rsid w:val="00CF2F7E"/>
    <w:rPr>
      <w:rFonts w:eastAsiaTheme="majorEastAsia" w:cstheme="majorBidi"/>
      <w:b/>
      <w:iCs/>
      <w:color w:val="3C4491"/>
      <w:sz w:val="28"/>
    </w:rPr>
  </w:style>
  <w:style w:type="character" w:customStyle="1" w:styleId="Kop5Char">
    <w:name w:val="Kop 5 Char"/>
    <w:basedOn w:val="Standaardalinea-lettertype"/>
    <w:link w:val="Kop5"/>
    <w:uiPriority w:val="9"/>
    <w:rsid w:val="00A64646"/>
    <w:rPr>
      <w:rFonts w:eastAsiaTheme="majorEastAsia" w:cstheme="majorBidi"/>
      <w:b/>
      <w:color w:val="000000" w:themeColor="text1"/>
    </w:rPr>
  </w:style>
  <w:style w:type="character" w:customStyle="1" w:styleId="Kop6Char">
    <w:name w:val="Kop 6 Char"/>
    <w:basedOn w:val="Standaardalinea-lettertype"/>
    <w:link w:val="Kop6"/>
    <w:uiPriority w:val="9"/>
    <w:semiHidden/>
    <w:rsid w:val="00911083"/>
    <w:rPr>
      <w:rFonts w:asciiTheme="majorHAnsi" w:eastAsiaTheme="majorEastAsia" w:hAnsiTheme="majorHAnsi" w:cstheme="majorBidi"/>
      <w:color w:val="000000" w:themeColor="text1"/>
    </w:rPr>
  </w:style>
  <w:style w:type="paragraph" w:styleId="Titel">
    <w:name w:val="Title"/>
    <w:basedOn w:val="Standaard"/>
    <w:next w:val="Standaard"/>
    <w:link w:val="TitelChar"/>
    <w:uiPriority w:val="10"/>
    <w:qFormat/>
    <w:rsid w:val="00A31557"/>
    <w:pPr>
      <w:spacing w:line="240" w:lineRule="auto"/>
      <w:contextualSpacing/>
    </w:pPr>
    <w:rPr>
      <w:rFonts w:asciiTheme="majorHAnsi" w:eastAsiaTheme="majorEastAsia" w:hAnsiTheme="majorHAnsi" w:cstheme="majorBidi"/>
      <w:b/>
      <w:color w:val="FFFFFF" w:themeColor="background1"/>
      <w:spacing w:val="-10"/>
      <w:kern w:val="28"/>
      <w:sz w:val="48"/>
      <w:szCs w:val="56"/>
    </w:rPr>
  </w:style>
  <w:style w:type="character" w:customStyle="1" w:styleId="TitelChar">
    <w:name w:val="Titel Char"/>
    <w:basedOn w:val="Standaardalinea-lettertype"/>
    <w:link w:val="Titel"/>
    <w:uiPriority w:val="10"/>
    <w:rsid w:val="00A31557"/>
    <w:rPr>
      <w:rFonts w:asciiTheme="majorHAnsi" w:eastAsiaTheme="majorEastAsia" w:hAnsiTheme="majorHAnsi" w:cstheme="majorBidi"/>
      <w:b/>
      <w:color w:val="FFFFFF" w:themeColor="background1"/>
      <w:spacing w:val="-10"/>
      <w:kern w:val="28"/>
      <w:sz w:val="48"/>
      <w:szCs w:val="56"/>
    </w:rPr>
  </w:style>
  <w:style w:type="paragraph" w:styleId="Ondertitel">
    <w:name w:val="Subtitle"/>
    <w:basedOn w:val="Standaard"/>
    <w:next w:val="Standaard"/>
    <w:link w:val="OndertitelChar"/>
    <w:autoRedefine/>
    <w:uiPriority w:val="11"/>
    <w:qFormat/>
    <w:rsid w:val="00A31557"/>
    <w:pPr>
      <w:numPr>
        <w:ilvl w:val="1"/>
      </w:numPr>
      <w:spacing w:after="160"/>
    </w:pPr>
    <w:rPr>
      <w:rFonts w:asciiTheme="minorHAnsi" w:eastAsiaTheme="minorEastAsia" w:hAnsiTheme="minorHAnsi"/>
      <w:b/>
      <w:color w:val="FFFFFF" w:themeColor="background1"/>
      <w:spacing w:val="15"/>
      <w:sz w:val="32"/>
    </w:rPr>
  </w:style>
  <w:style w:type="character" w:customStyle="1" w:styleId="OndertitelChar">
    <w:name w:val="Ondertitel Char"/>
    <w:basedOn w:val="Standaardalinea-lettertype"/>
    <w:link w:val="Ondertitel"/>
    <w:uiPriority w:val="11"/>
    <w:rsid w:val="00A31557"/>
    <w:rPr>
      <w:rFonts w:asciiTheme="minorHAnsi" w:eastAsiaTheme="minorEastAsia" w:hAnsiTheme="minorHAnsi"/>
      <w:b/>
      <w:color w:val="FFFFFF" w:themeColor="background1"/>
      <w:spacing w:val="15"/>
      <w:sz w:val="32"/>
    </w:rPr>
  </w:style>
  <w:style w:type="character" w:styleId="Subtielebenadrukking">
    <w:name w:val="Subtle Emphasis"/>
    <w:basedOn w:val="Standaardalinea-lettertype"/>
    <w:uiPriority w:val="19"/>
    <w:qFormat/>
    <w:rsid w:val="00A31557"/>
    <w:rPr>
      <w:i/>
      <w:iCs/>
      <w:color w:val="404040" w:themeColor="text1" w:themeTint="BF"/>
    </w:rPr>
  </w:style>
  <w:style w:type="character" w:styleId="Nadruk">
    <w:name w:val="Emphasis"/>
    <w:basedOn w:val="Standaardalinea-lettertype"/>
    <w:uiPriority w:val="20"/>
    <w:qFormat/>
    <w:rsid w:val="00A31557"/>
    <w:rPr>
      <w:i/>
      <w:iCs/>
    </w:rPr>
  </w:style>
  <w:style w:type="character" w:styleId="Intensievebenadrukking">
    <w:name w:val="Intense Emphasis"/>
    <w:basedOn w:val="Standaardalinea-lettertype"/>
    <w:uiPriority w:val="21"/>
    <w:qFormat/>
    <w:rsid w:val="00A31557"/>
    <w:rPr>
      <w:i/>
      <w:iCs/>
      <w:color w:val="F3C86C" w:themeColor="accent1"/>
    </w:rPr>
  </w:style>
  <w:style w:type="character" w:styleId="Zwaar">
    <w:name w:val="Strong"/>
    <w:basedOn w:val="Standaardalinea-lettertype"/>
    <w:uiPriority w:val="22"/>
    <w:qFormat/>
    <w:rsid w:val="00A31557"/>
    <w:rPr>
      <w:b/>
      <w:bCs/>
    </w:rPr>
  </w:style>
  <w:style w:type="paragraph" w:styleId="Citaat">
    <w:name w:val="Quote"/>
    <w:basedOn w:val="Standaard"/>
    <w:next w:val="Standaard"/>
    <w:link w:val="CitaatChar"/>
    <w:uiPriority w:val="29"/>
    <w:qFormat/>
    <w:rsid w:val="00A31557"/>
    <w:pPr>
      <w:spacing w:before="200" w:after="160"/>
      <w:ind w:left="864" w:right="864"/>
      <w:jc w:val="center"/>
    </w:pPr>
    <w:rPr>
      <w:i/>
      <w:iCs/>
      <w:color w:val="404040" w:themeColor="text1" w:themeTint="BF"/>
    </w:rPr>
  </w:style>
  <w:style w:type="character" w:customStyle="1" w:styleId="CitaatChar">
    <w:name w:val="Citaat Char"/>
    <w:basedOn w:val="Standaardalinea-lettertype"/>
    <w:link w:val="Citaat"/>
    <w:uiPriority w:val="29"/>
    <w:rsid w:val="00A31557"/>
    <w:rPr>
      <w:i/>
      <w:iCs/>
      <w:color w:val="404040" w:themeColor="text1" w:themeTint="BF"/>
    </w:rPr>
  </w:style>
  <w:style w:type="paragraph" w:styleId="Duidelijkcitaat">
    <w:name w:val="Intense Quote"/>
    <w:basedOn w:val="Standaard"/>
    <w:next w:val="Standaard"/>
    <w:link w:val="DuidelijkcitaatChar"/>
    <w:uiPriority w:val="30"/>
    <w:qFormat/>
    <w:rsid w:val="00A31557"/>
    <w:pPr>
      <w:pBdr>
        <w:top w:val="single" w:sz="4" w:space="10" w:color="F3C86C" w:themeColor="accent1"/>
        <w:bottom w:val="single" w:sz="4" w:space="10" w:color="F3C86C" w:themeColor="accent1"/>
      </w:pBdr>
      <w:spacing w:before="360" w:after="360"/>
      <w:ind w:left="864" w:right="864"/>
      <w:jc w:val="center"/>
    </w:pPr>
    <w:rPr>
      <w:i/>
      <w:iCs/>
      <w:color w:val="F3C86C" w:themeColor="accent1"/>
    </w:rPr>
  </w:style>
  <w:style w:type="character" w:customStyle="1" w:styleId="DuidelijkcitaatChar">
    <w:name w:val="Duidelijk citaat Char"/>
    <w:basedOn w:val="Standaardalinea-lettertype"/>
    <w:link w:val="Duidelijkcitaat"/>
    <w:uiPriority w:val="30"/>
    <w:rsid w:val="00A31557"/>
    <w:rPr>
      <w:i/>
      <w:iCs/>
      <w:color w:val="F3C86C" w:themeColor="accent1"/>
    </w:rPr>
  </w:style>
  <w:style w:type="character" w:styleId="Subtieleverwijzing">
    <w:name w:val="Subtle Reference"/>
    <w:basedOn w:val="Standaardalinea-lettertype"/>
    <w:uiPriority w:val="31"/>
    <w:qFormat/>
    <w:rsid w:val="00A31557"/>
    <w:rPr>
      <w:smallCaps/>
      <w:color w:val="5A5A5A" w:themeColor="text1" w:themeTint="A5"/>
    </w:rPr>
  </w:style>
  <w:style w:type="character" w:styleId="Titelvanboek">
    <w:name w:val="Book Title"/>
    <w:basedOn w:val="Standaardalinea-lettertype"/>
    <w:uiPriority w:val="33"/>
    <w:qFormat/>
    <w:rsid w:val="00A31557"/>
    <w:rPr>
      <w:b/>
      <w:bCs/>
      <w:i/>
      <w:iCs/>
      <w:spacing w:val="5"/>
    </w:rPr>
  </w:style>
  <w:style w:type="paragraph" w:styleId="Lijstalinea">
    <w:name w:val="List Paragraph"/>
    <w:basedOn w:val="Standaard"/>
    <w:uiPriority w:val="34"/>
    <w:qFormat/>
    <w:rsid w:val="00A31557"/>
    <w:pPr>
      <w:ind w:left="720"/>
      <w:contextualSpacing/>
    </w:pPr>
  </w:style>
  <w:style w:type="paragraph" w:styleId="Geenafstand">
    <w:name w:val="No Spacing"/>
    <w:uiPriority w:val="1"/>
    <w:rsid w:val="00A31557"/>
    <w:pPr>
      <w:spacing w:line="240" w:lineRule="auto"/>
    </w:pPr>
  </w:style>
  <w:style w:type="paragraph" w:styleId="Koptekst">
    <w:name w:val="header"/>
    <w:basedOn w:val="Standaard"/>
    <w:link w:val="KoptekstChar"/>
    <w:uiPriority w:val="99"/>
    <w:unhideWhenUsed/>
    <w:rsid w:val="00A31557"/>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A31557"/>
  </w:style>
  <w:style w:type="paragraph" w:styleId="Voettekst">
    <w:name w:val="footer"/>
    <w:basedOn w:val="Standaard"/>
    <w:link w:val="VoettekstChar"/>
    <w:uiPriority w:val="99"/>
    <w:unhideWhenUsed/>
    <w:rsid w:val="000C4389"/>
    <w:pPr>
      <w:tabs>
        <w:tab w:val="center" w:pos="4536"/>
        <w:tab w:val="right" w:pos="9072"/>
      </w:tabs>
      <w:spacing w:line="240" w:lineRule="auto"/>
    </w:pPr>
    <w:rPr>
      <w:color w:val="3C4491"/>
      <w:sz w:val="16"/>
      <w:szCs w:val="18"/>
    </w:rPr>
  </w:style>
  <w:style w:type="character" w:customStyle="1" w:styleId="VoettekstChar">
    <w:name w:val="Voettekst Char"/>
    <w:basedOn w:val="Standaardalinea-lettertype"/>
    <w:link w:val="Voettekst"/>
    <w:uiPriority w:val="99"/>
    <w:rsid w:val="000C4389"/>
    <w:rPr>
      <w:color w:val="3C4491"/>
      <w:sz w:val="16"/>
      <w:szCs w:val="18"/>
    </w:rPr>
  </w:style>
  <w:style w:type="table" w:styleId="Tabelraster">
    <w:name w:val="Table Grid"/>
    <w:basedOn w:val="Standaardtabel"/>
    <w:uiPriority w:val="39"/>
    <w:rsid w:val="0000761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rasterlicht">
    <w:name w:val="Grid Table Light"/>
    <w:basedOn w:val="Standaardtabel"/>
    <w:uiPriority w:val="40"/>
    <w:rsid w:val="00817307"/>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Rastertabel4-Accent2">
    <w:name w:val="Grid Table 4 Accent 2"/>
    <w:basedOn w:val="Standaardtabel"/>
    <w:uiPriority w:val="49"/>
    <w:rsid w:val="00817307"/>
    <w:pPr>
      <w:spacing w:line="240" w:lineRule="auto"/>
    </w:pPr>
    <w:tblPr>
      <w:tblStyleRowBandSize w:val="1"/>
      <w:tblStyleColBandSize w:val="1"/>
      <w:tblBorders>
        <w:top w:val="single" w:sz="4" w:space="0" w:color="B8DCF3" w:themeColor="accent2" w:themeTint="99"/>
        <w:left w:val="single" w:sz="4" w:space="0" w:color="B8DCF3" w:themeColor="accent2" w:themeTint="99"/>
        <w:bottom w:val="single" w:sz="4" w:space="0" w:color="B8DCF3" w:themeColor="accent2" w:themeTint="99"/>
        <w:right w:val="single" w:sz="4" w:space="0" w:color="B8DCF3" w:themeColor="accent2" w:themeTint="99"/>
        <w:insideH w:val="single" w:sz="4" w:space="0" w:color="B8DCF3" w:themeColor="accent2" w:themeTint="99"/>
        <w:insideV w:val="single" w:sz="4" w:space="0" w:color="B8DCF3" w:themeColor="accent2" w:themeTint="99"/>
      </w:tblBorders>
    </w:tblPr>
    <w:tblStylePr w:type="firstRow">
      <w:rPr>
        <w:b/>
        <w:bCs/>
        <w:color w:val="FFFFFF" w:themeColor="background1"/>
      </w:rPr>
      <w:tblPr/>
      <w:tcPr>
        <w:tcBorders>
          <w:top w:val="single" w:sz="4" w:space="0" w:color="89C6EC" w:themeColor="accent2"/>
          <w:left w:val="single" w:sz="4" w:space="0" w:color="89C6EC" w:themeColor="accent2"/>
          <w:bottom w:val="single" w:sz="4" w:space="0" w:color="89C6EC" w:themeColor="accent2"/>
          <w:right w:val="single" w:sz="4" w:space="0" w:color="89C6EC" w:themeColor="accent2"/>
          <w:insideH w:val="nil"/>
          <w:insideV w:val="nil"/>
        </w:tcBorders>
        <w:shd w:val="clear" w:color="auto" w:fill="89C6EC" w:themeFill="accent2"/>
      </w:tcPr>
    </w:tblStylePr>
    <w:tblStylePr w:type="lastRow">
      <w:rPr>
        <w:b/>
        <w:bCs/>
      </w:rPr>
      <w:tblPr/>
      <w:tcPr>
        <w:tcBorders>
          <w:top w:val="double" w:sz="4" w:space="0" w:color="89C6EC" w:themeColor="accent2"/>
        </w:tcBorders>
      </w:tcPr>
    </w:tblStylePr>
    <w:tblStylePr w:type="firstCol">
      <w:rPr>
        <w:b/>
        <w:bCs/>
      </w:rPr>
    </w:tblStylePr>
    <w:tblStylePr w:type="lastCol">
      <w:rPr>
        <w:b/>
        <w:bCs/>
      </w:rPr>
    </w:tblStylePr>
    <w:tblStylePr w:type="band1Vert">
      <w:tblPr/>
      <w:tcPr>
        <w:shd w:val="clear" w:color="auto" w:fill="E7F3FB" w:themeFill="accent2" w:themeFillTint="33"/>
      </w:tcPr>
    </w:tblStylePr>
    <w:tblStylePr w:type="band1Horz">
      <w:tblPr/>
      <w:tcPr>
        <w:shd w:val="clear" w:color="auto" w:fill="E7F3FB" w:themeFill="accent2" w:themeFillTint="33"/>
      </w:tcPr>
    </w:tblStylePr>
  </w:style>
  <w:style w:type="table" w:customStyle="1" w:styleId="Huisstijltabel">
    <w:name w:val="Huisstijl tabel"/>
    <w:basedOn w:val="Tabelraster"/>
    <w:uiPriority w:val="99"/>
    <w:rsid w:val="00D77086"/>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rPr>
        <w:b/>
        <w:color w:val="FFFFFF" w:themeColor="background1"/>
      </w:rPr>
      <w:tblPr/>
      <w:tcPr>
        <w:tcBorders>
          <w:top w:val="single" w:sz="4" w:space="0" w:color="3C4491"/>
          <w:left w:val="single" w:sz="4" w:space="0" w:color="3C4491"/>
          <w:bottom w:val="single" w:sz="4" w:space="0" w:color="3C4491"/>
          <w:right w:val="single" w:sz="4" w:space="0" w:color="3C4491"/>
          <w:insideH w:val="single" w:sz="4" w:space="0" w:color="3C4491"/>
          <w:insideV w:val="single" w:sz="4" w:space="0" w:color="3C4491"/>
        </w:tcBorders>
        <w:shd w:val="clear" w:color="auto" w:fill="3C4491"/>
      </w:tcPr>
    </w:tblStylePr>
  </w:style>
  <w:style w:type="paragraph" w:customStyle="1" w:styleId="Tabellenengrafieken">
    <w:name w:val="Tabellen en grafieken"/>
    <w:basedOn w:val="Standaard"/>
    <w:rsid w:val="00987FCB"/>
    <w:rPr>
      <w:b/>
      <w:i/>
      <w:color w:val="3C4491"/>
    </w:rPr>
  </w:style>
  <w:style w:type="paragraph" w:styleId="Inhopg1">
    <w:name w:val="toc 1"/>
    <w:basedOn w:val="Standaard"/>
    <w:next w:val="Standaard"/>
    <w:autoRedefine/>
    <w:uiPriority w:val="39"/>
    <w:unhideWhenUsed/>
    <w:rsid w:val="00DD41CE"/>
    <w:pPr>
      <w:spacing w:after="100"/>
    </w:pPr>
  </w:style>
  <w:style w:type="paragraph" w:styleId="Inhopg2">
    <w:name w:val="toc 2"/>
    <w:basedOn w:val="Standaard"/>
    <w:next w:val="Standaard"/>
    <w:autoRedefine/>
    <w:uiPriority w:val="39"/>
    <w:unhideWhenUsed/>
    <w:rsid w:val="00DD41CE"/>
    <w:pPr>
      <w:spacing w:after="100"/>
      <w:ind w:left="200"/>
    </w:pPr>
  </w:style>
  <w:style w:type="paragraph" w:styleId="Inhopg3">
    <w:name w:val="toc 3"/>
    <w:basedOn w:val="Standaard"/>
    <w:next w:val="Standaard"/>
    <w:autoRedefine/>
    <w:uiPriority w:val="39"/>
    <w:unhideWhenUsed/>
    <w:rsid w:val="00DD41CE"/>
    <w:pPr>
      <w:spacing w:after="100"/>
      <w:ind w:left="400"/>
    </w:pPr>
  </w:style>
  <w:style w:type="paragraph" w:customStyle="1" w:styleId="Kopinhoudsopgave">
    <w:name w:val="Kop inhoudsopgave"/>
    <w:basedOn w:val="Standaard"/>
    <w:autoRedefine/>
    <w:rsid w:val="0043142E"/>
    <w:rPr>
      <w:b/>
      <w:color w:val="3C4491"/>
      <w:sz w:val="32"/>
    </w:rPr>
  </w:style>
  <w:style w:type="paragraph" w:styleId="Kopvaninhoudsopgave">
    <w:name w:val="TOC Heading"/>
    <w:basedOn w:val="Kop1"/>
    <w:next w:val="Standaard"/>
    <w:uiPriority w:val="39"/>
    <w:unhideWhenUsed/>
    <w:qFormat/>
    <w:rsid w:val="0054708F"/>
    <w:pPr>
      <w:spacing w:before="240"/>
      <w:outlineLvl w:val="9"/>
    </w:pPr>
    <w:rPr>
      <w:rFonts w:asciiTheme="majorHAnsi" w:hAnsiTheme="majorHAnsi"/>
      <w:kern w:val="0"/>
      <w:lang w:eastAsia="nl-NL"/>
      <w14:ligatures w14:val="none"/>
    </w:rPr>
  </w:style>
  <w:style w:type="character" w:styleId="Hyperlink">
    <w:name w:val="Hyperlink"/>
    <w:basedOn w:val="Standaardalinea-lettertype"/>
    <w:uiPriority w:val="99"/>
    <w:unhideWhenUsed/>
    <w:rsid w:val="0030645B"/>
    <w:rPr>
      <w:color w:val="3C4491" w:themeColor="hyperlink"/>
      <w:u w:val="single"/>
    </w:rPr>
  </w:style>
  <w:style w:type="character" w:styleId="Onopgelostemelding">
    <w:name w:val="Unresolved Mention"/>
    <w:basedOn w:val="Standaardalinea-lettertype"/>
    <w:uiPriority w:val="99"/>
    <w:semiHidden/>
    <w:unhideWhenUsed/>
    <w:rsid w:val="002E7B7E"/>
    <w:rPr>
      <w:color w:val="605E5C"/>
      <w:shd w:val="clear" w:color="auto" w:fill="E1DFDD"/>
    </w:rPr>
  </w:style>
  <w:style w:type="paragraph" w:customStyle="1" w:styleId="FirstParagraph">
    <w:name w:val="First Paragraph"/>
    <w:basedOn w:val="Standaard"/>
    <w:uiPriority w:val="1"/>
    <w:qFormat/>
    <w:rsid w:val="59C7FAF6"/>
    <w:pPr>
      <w:spacing w:before="180" w:after="180"/>
    </w:pPr>
    <w:rPr>
      <w:rFonts w:asciiTheme="minorHAnsi" w:eastAsiaTheme="minorEastAsia" w:hAnsiTheme="minorHAnsi"/>
      <w:sz w:val="24"/>
      <w:szCs w:val="24"/>
    </w:rPr>
  </w:style>
  <w:style w:type="paragraph" w:styleId="Bijschrift">
    <w:name w:val="caption"/>
    <w:basedOn w:val="Standaard"/>
    <w:next w:val="Standaard"/>
    <w:uiPriority w:val="35"/>
    <w:unhideWhenUsed/>
    <w:qFormat/>
    <w:rsid w:val="00D21171"/>
    <w:pPr>
      <w:spacing w:after="200" w:line="240" w:lineRule="auto"/>
    </w:pPr>
    <w:rPr>
      <w:i/>
      <w:iCs/>
      <w:color w:val="A7A7A7" w:themeColor="text2"/>
      <w:sz w:val="18"/>
      <w:szCs w:val="18"/>
    </w:rPr>
  </w:style>
  <w:style w:type="character" w:styleId="Verwijzingopmerking">
    <w:name w:val="annotation reference"/>
    <w:basedOn w:val="Standaardalinea-lettertype"/>
    <w:uiPriority w:val="99"/>
    <w:semiHidden/>
    <w:unhideWhenUsed/>
    <w:rsid w:val="00FD585F"/>
    <w:rPr>
      <w:sz w:val="16"/>
      <w:szCs w:val="16"/>
    </w:rPr>
  </w:style>
  <w:style w:type="paragraph" w:styleId="Tekstopmerking">
    <w:name w:val="annotation text"/>
    <w:basedOn w:val="Standaard"/>
    <w:link w:val="TekstopmerkingChar"/>
    <w:uiPriority w:val="99"/>
    <w:unhideWhenUsed/>
    <w:rsid w:val="00FD585F"/>
    <w:pPr>
      <w:spacing w:line="240" w:lineRule="auto"/>
    </w:pPr>
    <w:rPr>
      <w:sz w:val="20"/>
    </w:rPr>
  </w:style>
  <w:style w:type="character" w:customStyle="1" w:styleId="TekstopmerkingChar">
    <w:name w:val="Tekst opmerking Char"/>
    <w:basedOn w:val="Standaardalinea-lettertype"/>
    <w:link w:val="Tekstopmerking"/>
    <w:uiPriority w:val="99"/>
    <w:rsid w:val="00FD585F"/>
  </w:style>
  <w:style w:type="paragraph" w:styleId="Onderwerpvanopmerking">
    <w:name w:val="annotation subject"/>
    <w:basedOn w:val="Tekstopmerking"/>
    <w:next w:val="Tekstopmerking"/>
    <w:link w:val="OnderwerpvanopmerkingChar"/>
    <w:uiPriority w:val="99"/>
    <w:semiHidden/>
    <w:unhideWhenUsed/>
    <w:rsid w:val="00FD585F"/>
    <w:rPr>
      <w:b/>
      <w:bCs/>
    </w:rPr>
  </w:style>
  <w:style w:type="character" w:customStyle="1" w:styleId="OnderwerpvanopmerkingChar">
    <w:name w:val="Onderwerp van opmerking Char"/>
    <w:basedOn w:val="TekstopmerkingChar"/>
    <w:link w:val="Onderwerpvanopmerking"/>
    <w:uiPriority w:val="99"/>
    <w:semiHidden/>
    <w:rsid w:val="00FD585F"/>
    <w:rPr>
      <w:b/>
      <w:bCs/>
    </w:rPr>
  </w:style>
  <w:style w:type="paragraph" w:styleId="Normaalweb">
    <w:name w:val="Normal (Web)"/>
    <w:basedOn w:val="Standaard"/>
    <w:uiPriority w:val="99"/>
    <w:unhideWhenUsed/>
    <w:rsid w:val="00C6566C"/>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 w:type="paragraph" w:styleId="Voetnoottekst">
    <w:name w:val="footnote text"/>
    <w:basedOn w:val="Standaard"/>
    <w:link w:val="VoetnoottekstChar"/>
    <w:uiPriority w:val="99"/>
    <w:semiHidden/>
    <w:unhideWhenUsed/>
    <w:rsid w:val="00901D75"/>
    <w:pPr>
      <w:spacing w:line="240" w:lineRule="auto"/>
    </w:pPr>
    <w:rPr>
      <w:sz w:val="20"/>
    </w:rPr>
  </w:style>
  <w:style w:type="character" w:customStyle="1" w:styleId="VoetnoottekstChar">
    <w:name w:val="Voetnoottekst Char"/>
    <w:basedOn w:val="Standaardalinea-lettertype"/>
    <w:link w:val="Voetnoottekst"/>
    <w:uiPriority w:val="99"/>
    <w:semiHidden/>
    <w:rsid w:val="00901D75"/>
  </w:style>
  <w:style w:type="character" w:styleId="Voetnootmarkering">
    <w:name w:val="footnote reference"/>
    <w:basedOn w:val="Standaardalinea-lettertype"/>
    <w:uiPriority w:val="99"/>
    <w:semiHidden/>
    <w:unhideWhenUsed/>
    <w:rsid w:val="00901D75"/>
    <w:rPr>
      <w:vertAlign w:val="superscript"/>
    </w:rPr>
  </w:style>
  <w:style w:type="character" w:styleId="Vermelding">
    <w:name w:val="Mention"/>
    <w:basedOn w:val="Standaardalinea-lettertype"/>
    <w:uiPriority w:val="99"/>
    <w:unhideWhenUsed/>
    <w:rsid w:val="00801FEA"/>
    <w:rPr>
      <w:color w:val="2B579A"/>
      <w:shd w:val="clear" w:color="auto" w:fill="E1DFDD"/>
    </w:rPr>
  </w:style>
  <w:style w:type="paragraph" w:styleId="Revisie">
    <w:name w:val="Revision"/>
    <w:hidden/>
    <w:uiPriority w:val="99"/>
    <w:semiHidden/>
    <w:rsid w:val="00D9183D"/>
    <w:pPr>
      <w:spacing w:line="240" w:lineRule="auto"/>
    </w:pPr>
    <w:rPr>
      <w:sz w:val="22"/>
    </w:rPr>
  </w:style>
  <w:style w:type="character" w:styleId="GevolgdeHyperlink">
    <w:name w:val="FollowedHyperlink"/>
    <w:basedOn w:val="Standaardalinea-lettertype"/>
    <w:uiPriority w:val="99"/>
    <w:semiHidden/>
    <w:unhideWhenUsed/>
    <w:rsid w:val="00D9183D"/>
    <w:rPr>
      <w:color w:val="FF00FF" w:themeColor="followedHyperlink"/>
      <w:u w:val="single"/>
    </w:rPr>
  </w:style>
  <w:style w:type="character" w:customStyle="1" w:styleId="msoins0">
    <w:name w:val="msoins"/>
    <w:basedOn w:val="Standaardalinea-lettertype"/>
    <w:rsid w:val="001166FF"/>
  </w:style>
  <w:style w:type="paragraph" w:styleId="Inhopg4">
    <w:name w:val="toc 4"/>
    <w:basedOn w:val="Standaard"/>
    <w:next w:val="Standaard"/>
    <w:autoRedefine/>
    <w:uiPriority w:val="39"/>
    <w:unhideWhenUsed/>
    <w:rsid w:val="008765D9"/>
    <w:pPr>
      <w:spacing w:after="100" w:line="278" w:lineRule="auto"/>
      <w:ind w:left="720"/>
    </w:pPr>
    <w:rPr>
      <w:rFonts w:asciiTheme="minorHAnsi" w:eastAsiaTheme="minorEastAsia" w:hAnsiTheme="minorHAnsi"/>
      <w:sz w:val="24"/>
      <w:szCs w:val="24"/>
      <w:lang w:eastAsia="nl-NL"/>
    </w:rPr>
  </w:style>
  <w:style w:type="paragraph" w:styleId="Inhopg5">
    <w:name w:val="toc 5"/>
    <w:basedOn w:val="Standaard"/>
    <w:next w:val="Standaard"/>
    <w:autoRedefine/>
    <w:uiPriority w:val="39"/>
    <w:unhideWhenUsed/>
    <w:rsid w:val="008765D9"/>
    <w:pPr>
      <w:spacing w:after="100" w:line="278" w:lineRule="auto"/>
      <w:ind w:left="960"/>
    </w:pPr>
    <w:rPr>
      <w:rFonts w:asciiTheme="minorHAnsi" w:eastAsiaTheme="minorEastAsia" w:hAnsiTheme="minorHAnsi"/>
      <w:sz w:val="24"/>
      <w:szCs w:val="24"/>
      <w:lang w:eastAsia="nl-NL"/>
    </w:rPr>
  </w:style>
  <w:style w:type="paragraph" w:styleId="Inhopg6">
    <w:name w:val="toc 6"/>
    <w:basedOn w:val="Standaard"/>
    <w:next w:val="Standaard"/>
    <w:autoRedefine/>
    <w:uiPriority w:val="39"/>
    <w:unhideWhenUsed/>
    <w:rsid w:val="008765D9"/>
    <w:pPr>
      <w:spacing w:after="100" w:line="278" w:lineRule="auto"/>
      <w:ind w:left="1200"/>
    </w:pPr>
    <w:rPr>
      <w:rFonts w:asciiTheme="minorHAnsi" w:eastAsiaTheme="minorEastAsia" w:hAnsiTheme="minorHAnsi"/>
      <w:sz w:val="24"/>
      <w:szCs w:val="24"/>
      <w:lang w:eastAsia="nl-NL"/>
    </w:rPr>
  </w:style>
  <w:style w:type="paragraph" w:styleId="Inhopg7">
    <w:name w:val="toc 7"/>
    <w:basedOn w:val="Standaard"/>
    <w:next w:val="Standaard"/>
    <w:autoRedefine/>
    <w:uiPriority w:val="39"/>
    <w:unhideWhenUsed/>
    <w:rsid w:val="008765D9"/>
    <w:pPr>
      <w:spacing w:after="100" w:line="278" w:lineRule="auto"/>
      <w:ind w:left="1440"/>
    </w:pPr>
    <w:rPr>
      <w:rFonts w:asciiTheme="minorHAnsi" w:eastAsiaTheme="minorEastAsia" w:hAnsiTheme="minorHAnsi"/>
      <w:sz w:val="24"/>
      <w:szCs w:val="24"/>
      <w:lang w:eastAsia="nl-NL"/>
    </w:rPr>
  </w:style>
  <w:style w:type="paragraph" w:styleId="Inhopg8">
    <w:name w:val="toc 8"/>
    <w:basedOn w:val="Standaard"/>
    <w:next w:val="Standaard"/>
    <w:autoRedefine/>
    <w:uiPriority w:val="39"/>
    <w:unhideWhenUsed/>
    <w:rsid w:val="008765D9"/>
    <w:pPr>
      <w:spacing w:after="100" w:line="278" w:lineRule="auto"/>
      <w:ind w:left="1680"/>
    </w:pPr>
    <w:rPr>
      <w:rFonts w:asciiTheme="minorHAnsi" w:eastAsiaTheme="minorEastAsia" w:hAnsiTheme="minorHAnsi"/>
      <w:sz w:val="24"/>
      <w:szCs w:val="24"/>
      <w:lang w:eastAsia="nl-NL"/>
    </w:rPr>
  </w:style>
  <w:style w:type="paragraph" w:styleId="Inhopg9">
    <w:name w:val="toc 9"/>
    <w:basedOn w:val="Standaard"/>
    <w:next w:val="Standaard"/>
    <w:autoRedefine/>
    <w:uiPriority w:val="39"/>
    <w:unhideWhenUsed/>
    <w:rsid w:val="008765D9"/>
    <w:pPr>
      <w:spacing w:after="100" w:line="278" w:lineRule="auto"/>
      <w:ind w:left="1920"/>
    </w:pPr>
    <w:rPr>
      <w:rFonts w:asciiTheme="minorHAnsi" w:eastAsiaTheme="minorEastAsia" w:hAnsiTheme="minorHAnsi"/>
      <w:sz w:val="24"/>
      <w:szCs w:val="24"/>
      <w:lang w:eastAsia="nl-NL"/>
    </w:rPr>
  </w:style>
  <w:style w:type="table" w:customStyle="1" w:styleId="Huisstijltabel1">
    <w:name w:val="Huisstijl tabel1"/>
    <w:basedOn w:val="Tabelraster"/>
    <w:uiPriority w:val="99"/>
    <w:rsid w:val="008A6568"/>
    <w:tblPr>
      <w:tblStyleRowBandSize w:val="1"/>
      <w:tblBorders>
        <w:top w:val="single" w:sz="4" w:space="0" w:color="B8DCF3" w:themeColor="accent2" w:themeTint="99"/>
        <w:left w:val="single" w:sz="4" w:space="0" w:color="B8DCF3" w:themeColor="accent2" w:themeTint="99"/>
        <w:bottom w:val="single" w:sz="4" w:space="0" w:color="B8DCF3" w:themeColor="accent2" w:themeTint="99"/>
        <w:right w:val="single" w:sz="4" w:space="0" w:color="B8DCF3" w:themeColor="accent2" w:themeTint="99"/>
        <w:insideH w:val="single" w:sz="4" w:space="0" w:color="B8DCF3" w:themeColor="accent2" w:themeTint="99"/>
        <w:insideV w:val="single" w:sz="4" w:space="0" w:color="B8DCF3" w:themeColor="accent2" w:themeTint="99"/>
      </w:tblBorders>
    </w:tblPr>
    <w:tblStylePr w:type="firstRow">
      <w:rPr>
        <w:b/>
        <w:color w:val="FFFFFF" w:themeColor="background1"/>
      </w:rPr>
      <w:tblPr/>
      <w:tcPr>
        <w:tcBorders>
          <w:top w:val="single" w:sz="4" w:space="0" w:color="0974BB"/>
          <w:left w:val="single" w:sz="4" w:space="0" w:color="0974BB"/>
          <w:bottom w:val="single" w:sz="4" w:space="0" w:color="0974BB"/>
          <w:right w:val="single" w:sz="4" w:space="0" w:color="0974BB"/>
          <w:insideH w:val="nil"/>
          <w:insideV w:val="nil"/>
          <w:tl2br w:val="nil"/>
          <w:tr2bl w:val="nil"/>
        </w:tcBorders>
        <w:shd w:val="clear" w:color="auto" w:fill="0974BB"/>
      </w:tcPr>
    </w:tblStylePr>
    <w:tblStylePr w:type="band1Horz">
      <w:tblPr/>
      <w:tcPr>
        <w:shd w:val="clear" w:color="auto" w:fill="F1F8FB"/>
      </w:tcPr>
    </w:tblStylePr>
  </w:style>
  <w:style w:type="character" w:customStyle="1" w:styleId="CommentReference1">
    <w:name w:val="Comment Reference1"/>
    <w:basedOn w:val="Standaardalinea-lettertype"/>
    <w:uiPriority w:val="99"/>
    <w:semiHidden/>
    <w:unhideWhenUsed/>
    <w:rsid w:val="00D57683"/>
    <w:rPr>
      <w:sz w:val="16"/>
      <w:szCs w:val="16"/>
    </w:rPr>
  </w:style>
  <w:style w:type="paragraph" w:customStyle="1" w:styleId="CommentText1">
    <w:name w:val="Comment Text1"/>
    <w:basedOn w:val="Standaard"/>
    <w:uiPriority w:val="99"/>
    <w:unhideWhenUsed/>
    <w:rsid w:val="00D57683"/>
    <w:pPr>
      <w:spacing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653940">
      <w:bodyDiv w:val="1"/>
      <w:marLeft w:val="0"/>
      <w:marRight w:val="0"/>
      <w:marTop w:val="0"/>
      <w:marBottom w:val="0"/>
      <w:divBdr>
        <w:top w:val="none" w:sz="0" w:space="0" w:color="auto"/>
        <w:left w:val="none" w:sz="0" w:space="0" w:color="auto"/>
        <w:bottom w:val="none" w:sz="0" w:space="0" w:color="auto"/>
        <w:right w:val="none" w:sz="0" w:space="0" w:color="auto"/>
      </w:divBdr>
      <w:divsChild>
        <w:div w:id="943196069">
          <w:marLeft w:val="0"/>
          <w:marRight w:val="0"/>
          <w:marTop w:val="0"/>
          <w:marBottom w:val="0"/>
          <w:divBdr>
            <w:top w:val="none" w:sz="0" w:space="0" w:color="auto"/>
            <w:left w:val="none" w:sz="0" w:space="0" w:color="auto"/>
            <w:bottom w:val="none" w:sz="0" w:space="0" w:color="auto"/>
            <w:right w:val="none" w:sz="0" w:space="0" w:color="auto"/>
          </w:divBdr>
        </w:div>
        <w:div w:id="1396582929">
          <w:marLeft w:val="0"/>
          <w:marRight w:val="0"/>
          <w:marTop w:val="0"/>
          <w:marBottom w:val="0"/>
          <w:divBdr>
            <w:top w:val="none" w:sz="0" w:space="0" w:color="auto"/>
            <w:left w:val="none" w:sz="0" w:space="0" w:color="auto"/>
            <w:bottom w:val="none" w:sz="0" w:space="0" w:color="auto"/>
            <w:right w:val="none" w:sz="0" w:space="0" w:color="auto"/>
          </w:divBdr>
        </w:div>
      </w:divsChild>
    </w:div>
    <w:div w:id="411781970">
      <w:bodyDiv w:val="1"/>
      <w:marLeft w:val="0"/>
      <w:marRight w:val="0"/>
      <w:marTop w:val="0"/>
      <w:marBottom w:val="0"/>
      <w:divBdr>
        <w:top w:val="none" w:sz="0" w:space="0" w:color="auto"/>
        <w:left w:val="none" w:sz="0" w:space="0" w:color="auto"/>
        <w:bottom w:val="none" w:sz="0" w:space="0" w:color="auto"/>
        <w:right w:val="none" w:sz="0" w:space="0" w:color="auto"/>
      </w:divBdr>
      <w:divsChild>
        <w:div w:id="435368661">
          <w:marLeft w:val="0"/>
          <w:marRight w:val="0"/>
          <w:marTop w:val="0"/>
          <w:marBottom w:val="0"/>
          <w:divBdr>
            <w:top w:val="none" w:sz="0" w:space="0" w:color="auto"/>
            <w:left w:val="none" w:sz="0" w:space="0" w:color="auto"/>
            <w:bottom w:val="none" w:sz="0" w:space="0" w:color="auto"/>
            <w:right w:val="none" w:sz="0" w:space="0" w:color="auto"/>
          </w:divBdr>
        </w:div>
      </w:divsChild>
    </w:div>
    <w:div w:id="561870908">
      <w:bodyDiv w:val="1"/>
      <w:marLeft w:val="0"/>
      <w:marRight w:val="0"/>
      <w:marTop w:val="0"/>
      <w:marBottom w:val="0"/>
      <w:divBdr>
        <w:top w:val="none" w:sz="0" w:space="0" w:color="auto"/>
        <w:left w:val="none" w:sz="0" w:space="0" w:color="auto"/>
        <w:bottom w:val="none" w:sz="0" w:space="0" w:color="auto"/>
        <w:right w:val="none" w:sz="0" w:space="0" w:color="auto"/>
      </w:divBdr>
    </w:div>
    <w:div w:id="1099982316">
      <w:bodyDiv w:val="1"/>
      <w:marLeft w:val="0"/>
      <w:marRight w:val="0"/>
      <w:marTop w:val="0"/>
      <w:marBottom w:val="0"/>
      <w:divBdr>
        <w:top w:val="none" w:sz="0" w:space="0" w:color="auto"/>
        <w:left w:val="none" w:sz="0" w:space="0" w:color="auto"/>
        <w:bottom w:val="none" w:sz="0" w:space="0" w:color="auto"/>
        <w:right w:val="none" w:sz="0" w:space="0" w:color="auto"/>
      </w:divBdr>
    </w:div>
    <w:div w:id="1240020374">
      <w:bodyDiv w:val="1"/>
      <w:marLeft w:val="0"/>
      <w:marRight w:val="0"/>
      <w:marTop w:val="0"/>
      <w:marBottom w:val="0"/>
      <w:divBdr>
        <w:top w:val="none" w:sz="0" w:space="0" w:color="auto"/>
        <w:left w:val="none" w:sz="0" w:space="0" w:color="auto"/>
        <w:bottom w:val="none" w:sz="0" w:space="0" w:color="auto"/>
        <w:right w:val="none" w:sz="0" w:space="0" w:color="auto"/>
      </w:divBdr>
      <w:divsChild>
        <w:div w:id="893352132">
          <w:marLeft w:val="0"/>
          <w:marRight w:val="0"/>
          <w:marTop w:val="0"/>
          <w:marBottom w:val="0"/>
          <w:divBdr>
            <w:top w:val="none" w:sz="0" w:space="0" w:color="auto"/>
            <w:left w:val="none" w:sz="0" w:space="0" w:color="auto"/>
            <w:bottom w:val="none" w:sz="0" w:space="0" w:color="auto"/>
            <w:right w:val="none" w:sz="0" w:space="0" w:color="auto"/>
          </w:divBdr>
        </w:div>
        <w:div w:id="1848128315">
          <w:marLeft w:val="0"/>
          <w:marRight w:val="0"/>
          <w:marTop w:val="0"/>
          <w:marBottom w:val="0"/>
          <w:divBdr>
            <w:top w:val="none" w:sz="0" w:space="0" w:color="auto"/>
            <w:left w:val="none" w:sz="0" w:space="0" w:color="auto"/>
            <w:bottom w:val="none" w:sz="0" w:space="0" w:color="auto"/>
            <w:right w:val="none" w:sz="0" w:space="0" w:color="auto"/>
          </w:divBdr>
        </w:div>
      </w:divsChild>
    </w:div>
    <w:div w:id="1485003802">
      <w:bodyDiv w:val="1"/>
      <w:marLeft w:val="0"/>
      <w:marRight w:val="0"/>
      <w:marTop w:val="0"/>
      <w:marBottom w:val="0"/>
      <w:divBdr>
        <w:top w:val="none" w:sz="0" w:space="0" w:color="auto"/>
        <w:left w:val="none" w:sz="0" w:space="0" w:color="auto"/>
        <w:bottom w:val="none" w:sz="0" w:space="0" w:color="auto"/>
        <w:right w:val="none" w:sz="0" w:space="0" w:color="auto"/>
      </w:divBdr>
      <w:divsChild>
        <w:div w:id="794102968">
          <w:marLeft w:val="0"/>
          <w:marRight w:val="0"/>
          <w:marTop w:val="0"/>
          <w:marBottom w:val="0"/>
          <w:divBdr>
            <w:top w:val="none" w:sz="0" w:space="0" w:color="auto"/>
            <w:left w:val="none" w:sz="0" w:space="0" w:color="auto"/>
            <w:bottom w:val="none" w:sz="0" w:space="0" w:color="auto"/>
            <w:right w:val="none" w:sz="0" w:space="0" w:color="auto"/>
          </w:divBdr>
        </w:div>
        <w:div w:id="882180428">
          <w:marLeft w:val="0"/>
          <w:marRight w:val="0"/>
          <w:marTop w:val="0"/>
          <w:marBottom w:val="0"/>
          <w:divBdr>
            <w:top w:val="none" w:sz="0" w:space="0" w:color="auto"/>
            <w:left w:val="none" w:sz="0" w:space="0" w:color="auto"/>
            <w:bottom w:val="none" w:sz="0" w:space="0" w:color="auto"/>
            <w:right w:val="none" w:sz="0" w:space="0" w:color="auto"/>
          </w:divBdr>
        </w:div>
        <w:div w:id="1183518904">
          <w:marLeft w:val="0"/>
          <w:marRight w:val="0"/>
          <w:marTop w:val="0"/>
          <w:marBottom w:val="0"/>
          <w:divBdr>
            <w:top w:val="none" w:sz="0" w:space="0" w:color="auto"/>
            <w:left w:val="none" w:sz="0" w:space="0" w:color="auto"/>
            <w:bottom w:val="none" w:sz="0" w:space="0" w:color="auto"/>
            <w:right w:val="none" w:sz="0" w:space="0" w:color="auto"/>
          </w:divBdr>
        </w:div>
        <w:div w:id="1765497206">
          <w:marLeft w:val="0"/>
          <w:marRight w:val="0"/>
          <w:marTop w:val="0"/>
          <w:marBottom w:val="0"/>
          <w:divBdr>
            <w:top w:val="none" w:sz="0" w:space="0" w:color="auto"/>
            <w:left w:val="none" w:sz="0" w:space="0" w:color="auto"/>
            <w:bottom w:val="none" w:sz="0" w:space="0" w:color="auto"/>
            <w:right w:val="none" w:sz="0" w:space="0" w:color="auto"/>
          </w:divBdr>
        </w:div>
        <w:div w:id="1812400658">
          <w:marLeft w:val="0"/>
          <w:marRight w:val="0"/>
          <w:marTop w:val="0"/>
          <w:marBottom w:val="0"/>
          <w:divBdr>
            <w:top w:val="none" w:sz="0" w:space="0" w:color="auto"/>
            <w:left w:val="none" w:sz="0" w:space="0" w:color="auto"/>
            <w:bottom w:val="none" w:sz="0" w:space="0" w:color="auto"/>
            <w:right w:val="none" w:sz="0" w:space="0" w:color="auto"/>
          </w:divBdr>
        </w:div>
        <w:div w:id="2058116178">
          <w:marLeft w:val="0"/>
          <w:marRight w:val="0"/>
          <w:marTop w:val="0"/>
          <w:marBottom w:val="0"/>
          <w:divBdr>
            <w:top w:val="none" w:sz="0" w:space="0" w:color="auto"/>
            <w:left w:val="none" w:sz="0" w:space="0" w:color="auto"/>
            <w:bottom w:val="none" w:sz="0" w:space="0" w:color="auto"/>
            <w:right w:val="none" w:sz="0" w:space="0" w:color="auto"/>
          </w:divBdr>
        </w:div>
      </w:divsChild>
    </w:div>
    <w:div w:id="1573156690">
      <w:bodyDiv w:val="1"/>
      <w:marLeft w:val="0"/>
      <w:marRight w:val="0"/>
      <w:marTop w:val="0"/>
      <w:marBottom w:val="0"/>
      <w:divBdr>
        <w:top w:val="none" w:sz="0" w:space="0" w:color="auto"/>
        <w:left w:val="none" w:sz="0" w:space="0" w:color="auto"/>
        <w:bottom w:val="none" w:sz="0" w:space="0" w:color="auto"/>
        <w:right w:val="none" w:sz="0" w:space="0" w:color="auto"/>
      </w:divBdr>
      <w:divsChild>
        <w:div w:id="210962855">
          <w:marLeft w:val="0"/>
          <w:marRight w:val="0"/>
          <w:marTop w:val="0"/>
          <w:marBottom w:val="0"/>
          <w:divBdr>
            <w:top w:val="none" w:sz="0" w:space="0" w:color="auto"/>
            <w:left w:val="none" w:sz="0" w:space="0" w:color="auto"/>
            <w:bottom w:val="none" w:sz="0" w:space="0" w:color="auto"/>
            <w:right w:val="none" w:sz="0" w:space="0" w:color="auto"/>
          </w:divBdr>
        </w:div>
        <w:div w:id="341932385">
          <w:marLeft w:val="0"/>
          <w:marRight w:val="0"/>
          <w:marTop w:val="0"/>
          <w:marBottom w:val="0"/>
          <w:divBdr>
            <w:top w:val="none" w:sz="0" w:space="0" w:color="auto"/>
            <w:left w:val="none" w:sz="0" w:space="0" w:color="auto"/>
            <w:bottom w:val="none" w:sz="0" w:space="0" w:color="auto"/>
            <w:right w:val="none" w:sz="0" w:space="0" w:color="auto"/>
          </w:divBdr>
        </w:div>
      </w:divsChild>
    </w:div>
    <w:div w:id="1916427649">
      <w:bodyDiv w:val="1"/>
      <w:marLeft w:val="0"/>
      <w:marRight w:val="0"/>
      <w:marTop w:val="0"/>
      <w:marBottom w:val="0"/>
      <w:divBdr>
        <w:top w:val="none" w:sz="0" w:space="0" w:color="auto"/>
        <w:left w:val="none" w:sz="0" w:space="0" w:color="auto"/>
        <w:bottom w:val="none" w:sz="0" w:space="0" w:color="auto"/>
        <w:right w:val="none" w:sz="0" w:space="0" w:color="auto"/>
      </w:divBdr>
      <w:divsChild>
        <w:div w:id="81074816">
          <w:marLeft w:val="0"/>
          <w:marRight w:val="0"/>
          <w:marTop w:val="0"/>
          <w:marBottom w:val="0"/>
          <w:divBdr>
            <w:top w:val="none" w:sz="0" w:space="0" w:color="auto"/>
            <w:left w:val="none" w:sz="0" w:space="0" w:color="auto"/>
            <w:bottom w:val="none" w:sz="0" w:space="0" w:color="auto"/>
            <w:right w:val="none" w:sz="0" w:space="0" w:color="auto"/>
          </w:divBdr>
        </w:div>
        <w:div w:id="1505440601">
          <w:marLeft w:val="0"/>
          <w:marRight w:val="0"/>
          <w:marTop w:val="0"/>
          <w:marBottom w:val="0"/>
          <w:divBdr>
            <w:top w:val="none" w:sz="0" w:space="0" w:color="auto"/>
            <w:left w:val="none" w:sz="0" w:space="0" w:color="auto"/>
            <w:bottom w:val="none" w:sz="0" w:space="0" w:color="auto"/>
            <w:right w:val="none" w:sz="0" w:space="0" w:color="auto"/>
          </w:divBdr>
        </w:div>
      </w:divsChild>
    </w:div>
    <w:div w:id="1929193518">
      <w:bodyDiv w:val="1"/>
      <w:marLeft w:val="0"/>
      <w:marRight w:val="0"/>
      <w:marTop w:val="0"/>
      <w:marBottom w:val="0"/>
      <w:divBdr>
        <w:top w:val="none" w:sz="0" w:space="0" w:color="auto"/>
        <w:left w:val="none" w:sz="0" w:space="0" w:color="auto"/>
        <w:bottom w:val="none" w:sz="0" w:space="0" w:color="auto"/>
        <w:right w:val="none" w:sz="0" w:space="0" w:color="auto"/>
      </w:divBdr>
    </w:div>
    <w:div w:id="2052992510">
      <w:bodyDiv w:val="1"/>
      <w:marLeft w:val="0"/>
      <w:marRight w:val="0"/>
      <w:marTop w:val="0"/>
      <w:marBottom w:val="0"/>
      <w:divBdr>
        <w:top w:val="none" w:sz="0" w:space="0" w:color="auto"/>
        <w:left w:val="none" w:sz="0" w:space="0" w:color="auto"/>
        <w:bottom w:val="none" w:sz="0" w:space="0" w:color="auto"/>
        <w:right w:val="none" w:sz="0" w:space="0" w:color="auto"/>
      </w:divBdr>
    </w:div>
    <w:div w:id="20970467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sv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hyperlink" Target="https://hospitaldata.sharepoint.com/:w:/r/sites/Projecten/Shared%20Documents/ETL%20vervanging/1.6%20Voorbereiden%20migratie%20+%20inrichting/1.6.3%20Metadatamodel/metadatamodel%20LBZ.docx?d=w1074dd332e0a47d99b156a8fbcc4c1cb&amp;csf=1&amp;web=1&amp;e=UxVufZ"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14.png"/><Relationship Id="rId11" Type="http://schemas.openxmlformats.org/officeDocument/2006/relationships/hyperlink" Target="https://arc42.org/"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yperlink" Target="https://hospitaldata.sharepoint.com/:w:/r/sites/Projecten/Shared%20Documents/ETL%20vervanging/1.6%20Voorbereiden%20migratie%20+%20inrichting/1.6.3%20Metadatamodel/Samengevoegd%20Metadatamodel%20Datahub%20en%20LBZ.docx?d=w721796a4a74f4a1c98a13d5ad6be836a&amp;csf=1&amp;web=1&amp;e=yKj96f" TargetMode="External"/><Relationship Id="rId58" Type="http://schemas.openxmlformats.org/officeDocument/2006/relationships/header" Target="header2.xm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image" Target="media/image4.svg"/><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2.sv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36.png"/><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svg"/><Relationship Id="rId33" Type="http://schemas.openxmlformats.org/officeDocument/2006/relationships/image" Target="media/image18.png"/><Relationship Id="rId38" Type="http://schemas.openxmlformats.org/officeDocument/2006/relationships/image" Target="media/image23.svg"/><Relationship Id="rId46" Type="http://schemas.openxmlformats.org/officeDocument/2006/relationships/image" Target="media/image31.png"/><Relationship Id="rId59"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hyperlink" Target="https://hospitaldata.sharepoint.com/:w:/r/sites/Projecten/Shared%20Documents/ETL%20vervanging/1.6%20Voorbereiden%20migratie%20+%20inrichting/1.6.3%20Metadatamodel/Metadatamodel%20Datahub.docx?d=w8e6b96b809c64b23ba4550dae4303134&amp;csf=1&amp;web=1&amp;e=XEQnkv" TargetMode="External"/><Relationship Id="rId62"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8.sv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_rels/header2.xml.rels><?xml version="1.0" encoding="UTF-8" standalone="yes"?>
<Relationships xmlns="http://schemas.openxmlformats.org/package/2006/relationships"><Relationship Id="rId1" Type="http://schemas.openxmlformats.org/officeDocument/2006/relationships/image" Target="media/image3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alinga\OneDrive%20-%20Stichting%20Dutch%20Hospital%20Data\General%20-%20DHD%20Communicatie\Huisstijl\Huisstijldocumenten\Standaard%20document%20met%20voorblad.dotx" TargetMode="External"/></Relationships>
</file>

<file path=word/documenttasks/documenttasks1.xml><?xml version="1.0" encoding="utf-8"?>
<t:Tasks xmlns:t="http://schemas.microsoft.com/office/tasks/2019/documenttasks" xmlns:oel="http://schemas.microsoft.com/office/2019/extlst">
  <t:Task id="{6060A304-5D83-408C-81C9-926E922875C0}">
    <t:Anchor>
      <t:Comment id="883883788"/>
    </t:Anchor>
    <t:History>
      <t:Event id="{D3901AB4-CD92-47C1-B2A0-DC6DF00CA573}" time="2026-02-17T14:54:53.655Z">
        <t:Attribution userId="S::Gvanolst@dhd.nl::c021b05b-444e-4bb3-b1e4-71842a98bf29" userProvider="AD" userName="Gerrit van Olst"/>
        <t:Anchor>
          <t:Comment id="883883788"/>
        </t:Anchor>
        <t:Create/>
      </t:Event>
      <t:Event id="{42FE8632-3528-419C-8D8C-FE7DB56D5D2D}" time="2026-02-17T14:54:53.655Z">
        <t:Attribution userId="S::Gvanolst@dhd.nl::c021b05b-444e-4bb3-b1e4-71842a98bf29" userProvider="AD" userName="Gerrit van Olst"/>
        <t:Anchor>
          <t:Comment id="883883788"/>
        </t:Anchor>
        <t:Assign userId="S::p.jansen@dhd.nl::8cb7f87e-8ed8-4c87-a123-c12e5a881c7e" userProvider="AD" userName="Peter Jansen"/>
      </t:Event>
      <t:Event id="{44D5656F-7043-4D42-88EB-6B5A2C0904B8}" time="2026-02-17T14:54:53.655Z">
        <t:Attribution userId="S::Gvanolst@dhd.nl::c021b05b-444e-4bb3-b1e4-71842a98bf29" userProvider="AD" userName="Gerrit van Olst"/>
        <t:Anchor>
          <t:Comment id="883883788"/>
        </t:Anchor>
        <t:SetTitle title="Geen Dagster+ maar Dagster OSS @Peter Jansen "/>
      </t:Event>
      <t:Event id="{10B28667-5282-4AAC-92A0-1C93EE35DC6C}" time="2026-03-19T16:06:54.053Z">
        <t:Attribution userId="S::p.jansen@dhd.nl::8cb7f87e-8ed8-4c87-a123-c12e5a881c7e" userProvider="AD" userName="Peter Jansen"/>
        <t:Progress percentComplete="100"/>
      </t:Event>
    </t:History>
  </t:Task>
  <t:Task id="{8998666D-8A7C-4405-A5D4-22403E673689}">
    <t:Anchor>
      <t:Comment id="1063439958"/>
    </t:Anchor>
    <t:History>
      <t:Event id="{1945CF3E-E4CA-4936-BF6C-64F53FEAEF7E}" time="2026-02-24T09:58:51.771Z">
        <t:Attribution userId="S::geels@dhd.nl::0191227e-8b25-4d6a-9e69-274bb6185fe7" userProvider="AD" userName="Petra Geels"/>
        <t:Anchor>
          <t:Comment id="1063439958"/>
        </t:Anchor>
        <t:Create/>
      </t:Event>
      <t:Event id="{2C22AE9D-8BC5-4006-97BC-8CCA4B1F6354}" time="2026-02-24T09:58:51.771Z">
        <t:Attribution userId="S::geels@dhd.nl::0191227e-8b25-4d6a-9e69-274bb6185fe7" userProvider="AD" userName="Petra Geels"/>
        <t:Anchor>
          <t:Comment id="1063439958"/>
        </t:Anchor>
        <t:Assign userId="S::dejong@dhd.nl::ec5d4b87-fde4-42a7-ac2c-75374e5a39e6" userProvider="AD" userName="Iain de Jong"/>
      </t:Event>
      <t:Event id="{D68F962C-0558-45D6-AC70-4E5A256EED9F}" time="2026-02-24T09:58:51.771Z">
        <t:Attribution userId="S::geels@dhd.nl::0191227e-8b25-4d6a-9e69-274bb6185fe7" userProvider="AD" userName="Petra Geels"/>
        <t:Anchor>
          <t:Comment id="1063439958"/>
        </t:Anchor>
        <t:SetTitle title="@Iain de Jong wil jij Eurequo aanvullen in deze tabel?"/>
      </t:Event>
      <t:Event id="{366CB3D9-2A2F-4FB0-9DF9-C7E58524FD3D}" time="2026-03-03T09:55:14.353Z">
        <t:Attribution userId="S::geels@dhd.nl::0191227e-8b25-4d6a-9e69-274bb6185fe7" userProvider="AD" userName="Petra Geels"/>
        <t:Progress percentComplete="100"/>
      </t:Event>
    </t:History>
  </t:Task>
  <t:Task id="{50EC781F-B8F0-48C8-842D-36288931A08B}">
    <t:Anchor>
      <t:Comment id="359229923"/>
    </t:Anchor>
    <t:History>
      <t:Event id="{CB25F622-64A7-41BE-B5E9-7AFF72D1BBCA}" time="2026-03-24T07:52:45.255Z">
        <t:Attribution userId="S::l.weil@dhd.nl::ce615483-c08a-4ab4-b2a1-11070dc65071" userProvider="AD" userName="Liann Weil"/>
        <t:Anchor>
          <t:Comment id="439627737"/>
        </t:Anchor>
        <t:Create/>
      </t:Event>
      <t:Event id="{8DD92AF6-110E-4CE8-8B08-8D7798219261}" time="2026-03-24T07:52:45.255Z">
        <t:Attribution userId="S::l.weil@dhd.nl::ce615483-c08a-4ab4-b2a1-11070dc65071" userProvider="AD" userName="Liann Weil"/>
        <t:Anchor>
          <t:Comment id="439627737"/>
        </t:Anchor>
        <t:Assign userId="S::geels@dhd.nl::0191227e-8b25-4d6a-9e69-274bb6185fe7" userProvider="AD" userName="Petra Geels"/>
      </t:Event>
      <t:Event id="{B0ABB73A-EB79-4D4B-ABF7-8F7FA8AB7C22}" time="2026-03-24T07:52:45.255Z">
        <t:Attribution userId="S::l.weil@dhd.nl::ce615483-c08a-4ab4-b2a1-11070dc65071" userProvider="AD" userName="Liann Weil"/>
        <t:Anchor>
          <t:Comment id="439627737"/>
        </t:Anchor>
        <t:SetTitle title="@Petra Geels Ik begreep niet helemaal wat de meerwaarde was, ik begrijp wel wat je zegt m.b.t. het snellere opleveren. Alleen vraag ik me een beetje af of je dit moet willen dat IA's dit doen. Ook m.b.t. beheerbaarheid. Je wilt dat de registraties zo …"/>
      </t:Event>
      <t:Event id="{7BCB69A3-5B2D-472C-BD71-1CFB7E08F3E2}" time="2026-03-24T11:50:32.557Z">
        <t:Attribution userId="S::geels@dhd.nl::0191227e-8b25-4d6a-9e69-274bb6185fe7" userProvider="AD" userName="Petra Geels"/>
        <t:Progress percentComplete="100"/>
      </t:Event>
      <t:Event id="{B42439B9-4D76-42C2-B5EA-8EDD3D7103EB}" time="2026-03-24T11:52:25.733Z">
        <t:Attribution userId="S::geels@dhd.nl::0191227e-8b25-4d6a-9e69-274bb6185fe7" userProvider="AD" userName="Petra Geels"/>
        <t:Progress percentComplete="0"/>
      </t:Event>
    </t:History>
  </t:Task>
</t:Tasks>
</file>

<file path=word/theme/theme1.xml><?xml version="1.0" encoding="utf-8"?>
<a:theme xmlns:a="http://schemas.openxmlformats.org/drawingml/2006/main" name="Kantoorthema">
  <a:themeElements>
    <a:clrScheme name="Aangepast 1">
      <a:dk1>
        <a:srgbClr val="000000"/>
      </a:dk1>
      <a:lt1>
        <a:srgbClr val="FFFFFF"/>
      </a:lt1>
      <a:dk2>
        <a:srgbClr val="A7A7A7"/>
      </a:dk2>
      <a:lt2>
        <a:srgbClr val="535353"/>
      </a:lt2>
      <a:accent1>
        <a:srgbClr val="F3C86C"/>
      </a:accent1>
      <a:accent2>
        <a:srgbClr val="89C6EC"/>
      </a:accent2>
      <a:accent3>
        <a:srgbClr val="F3A37B"/>
      </a:accent3>
      <a:accent4>
        <a:srgbClr val="83D5CA"/>
      </a:accent4>
      <a:accent5>
        <a:srgbClr val="CBA675"/>
      </a:accent5>
      <a:accent6>
        <a:srgbClr val="773F9B"/>
      </a:accent6>
      <a:hlink>
        <a:srgbClr val="3C4491"/>
      </a:hlink>
      <a:folHlink>
        <a:srgbClr val="FF00FF"/>
      </a:folHlink>
    </a:clrScheme>
    <a:fontScheme name="Huisstijl DHD">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0974BB"/>
        </a:solidFill>
      </a:spPr>
      <a:bodyPr rtlCol="0" anchor="ctr"/>
      <a:lstStyle/>
      <a:style>
        <a:lnRef idx="3">
          <a:schemeClr val="lt1"/>
        </a:lnRef>
        <a:fillRef idx="1001">
          <a:schemeClr val="lt2"/>
        </a:fillRef>
        <a:effectRef idx="1">
          <a:schemeClr val="accent2"/>
        </a:effectRef>
        <a:fontRef idx="minor">
          <a:schemeClr val="lt1"/>
        </a:fontRef>
      </a:style>
    </a:spDef>
    <a:txDef>
      <a:spPr bwMode="auto">
        <a:noFill/>
        <a:ln w="9525">
          <a:noFill/>
          <a:miter lim="800000"/>
          <a:headEnd/>
          <a:tailEnd/>
        </a:ln>
      </a:spPr>
      <a:bodyPr rot="0" vert="horz" wrap="square" lIns="91440" tIns="45720" rIns="91440" bIns="45720" anchor="t" anchorCtr="0">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31FFE464FA77D41B032A150339BCD7D" ma:contentTypeVersion="20" ma:contentTypeDescription="Create a new document." ma:contentTypeScope="" ma:versionID="6ae817a62cccb26f2c2cadbd3d2f4bf3">
  <xsd:schema xmlns:xsd="http://www.w3.org/2001/XMLSchema" xmlns:xs="http://www.w3.org/2001/XMLSchema" xmlns:p="http://schemas.microsoft.com/office/2006/metadata/properties" xmlns:ns1="http://schemas.microsoft.com/sharepoint/v3" xmlns:ns2="254538fd-25cb-4296-a1dc-dfa9068a42cd" xmlns:ns3="44821238-946a-426b-a7b2-f247dd6e5aa8" targetNamespace="http://schemas.microsoft.com/office/2006/metadata/properties" ma:root="true" ma:fieldsID="56fc7e11c67f698fd98c419e2edcf087" ns1:_="" ns2:_="" ns3:_="">
    <xsd:import namespace="http://schemas.microsoft.com/sharepoint/v3"/>
    <xsd:import namespace="254538fd-25cb-4296-a1dc-dfa9068a42cd"/>
    <xsd:import namespace="44821238-946a-426b-a7b2-f247dd6e5aa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Opmerking"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4538fd-25cb-4296-a1dc-dfa9068a42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5853b5a6-daf0-49bf-ad18-478e21a2c10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Opmerking" ma:index="26" nillable="true" ma:displayName="Opmerking" ma:format="Dropdown" ma:internalName="Opmerking">
      <xsd:simpleType>
        <xsd:restriction base="dms:Text">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4821238-946a-426b-a7b2-f247dd6e5aa8"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2ee0d47c-e608-4130-8f52-261c3385434f}" ma:internalName="TaxCatchAll" ma:showField="CatchAllData" ma:web="44821238-946a-426b-a7b2-f247dd6e5aa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44821238-946a-426b-a7b2-f247dd6e5aa8" xsi:nil="true"/>
    <lcf76f155ced4ddcb4097134ff3c332f xmlns="254538fd-25cb-4296-a1dc-dfa9068a42cd">
      <Terms xmlns="http://schemas.microsoft.com/office/infopath/2007/PartnerControls"/>
    </lcf76f155ced4ddcb4097134ff3c332f>
    <Opmerking xmlns="254538fd-25cb-4296-a1dc-dfa9068a42c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6FA21A4A-D9D9-4DE9-8886-0A9DA0A28D7F}">
  <ds:schemaRefs>
    <ds:schemaRef ds:uri="http://schemas.microsoft.com/sharepoint/v3/contenttype/forms"/>
  </ds:schemaRefs>
</ds:datastoreItem>
</file>

<file path=customXml/itemProps2.xml><?xml version="1.0" encoding="utf-8"?>
<ds:datastoreItem xmlns:ds="http://schemas.openxmlformats.org/officeDocument/2006/customXml" ds:itemID="{1046441C-AD76-4B32-8824-6BE84ABBF7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54538fd-25cb-4296-a1dc-dfa9068a42cd"/>
    <ds:schemaRef ds:uri="44821238-946a-426b-a7b2-f247dd6e5a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89BC4A-B805-44DB-AC7F-647EAA02D4CC}">
  <ds:schemaRefs>
    <ds:schemaRef ds:uri="http://schemas.openxmlformats.org/officeDocument/2006/bibliography"/>
  </ds:schemaRefs>
</ds:datastoreItem>
</file>

<file path=customXml/itemProps4.xml><?xml version="1.0" encoding="utf-8"?>
<ds:datastoreItem xmlns:ds="http://schemas.openxmlformats.org/officeDocument/2006/customXml" ds:itemID="{D1137442-AFB3-41A4-BFEE-696A385D7AB3}">
  <ds:schemaRefs>
    <ds:schemaRef ds:uri="http://schemas.microsoft.com/office/2006/metadata/properties"/>
    <ds:schemaRef ds:uri="http://schemas.microsoft.com/office/infopath/2007/PartnerControls"/>
    <ds:schemaRef ds:uri="44821238-946a-426b-a7b2-f247dd6e5aa8"/>
    <ds:schemaRef ds:uri="254538fd-25cb-4296-a1dc-dfa9068a42cd"/>
    <ds:schemaRef ds:uri="http://schemas.microsoft.com/sharepoint/v3"/>
  </ds:schemaRefs>
</ds:datastoreItem>
</file>

<file path=docMetadata/LabelInfo.xml><?xml version="1.0" encoding="utf-8"?>
<clbl:labelList xmlns:clbl="http://schemas.microsoft.com/office/2020/mipLabelMetadata">
  <clbl:label id="{458c4725-6f38-4ae7-8aff-204c3d056d9e}" enabled="0" method="" siteId="{458c4725-6f38-4ae7-8aff-204c3d056d9e}" removed="1"/>
</clbl:labelList>
</file>

<file path=docProps/app.xml><?xml version="1.0" encoding="utf-8"?>
<Properties xmlns="http://schemas.openxmlformats.org/officeDocument/2006/extended-properties" xmlns:vt="http://schemas.openxmlformats.org/officeDocument/2006/docPropsVTypes">
  <Template>Standaard document met voorblad</Template>
  <TotalTime>0</TotalTime>
  <Pages>72</Pages>
  <Words>17720</Words>
  <Characters>101715</Characters>
  <Application>Microsoft Office Word</Application>
  <DocSecurity>0</DocSecurity>
  <Lines>2480</Lines>
  <Paragraphs>1730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117705</CharactersWithSpaces>
  <SharedDoc>false</SharedDoc>
  <HLinks>
    <vt:vector size="744" baseType="variant">
      <vt:variant>
        <vt:i4>720914</vt:i4>
      </vt:variant>
      <vt:variant>
        <vt:i4>690</vt:i4>
      </vt:variant>
      <vt:variant>
        <vt:i4>0</vt:i4>
      </vt:variant>
      <vt:variant>
        <vt:i4>5</vt:i4>
      </vt:variant>
      <vt:variant>
        <vt:lpwstr>https://hospitaldata.sharepoint.com/:w:/r/sites/Projecten/Shared Documents/ETL vervanging/1.6 Voorbereiden migratie + inrichting/1.6.3 Metadatamodel/metadatamodel LBZ.docx?d=w1074dd332e0a47d99b156a8fbcc4c1cb&amp;csf=1&amp;web=1&amp;e=UxVufZ</vt:lpwstr>
      </vt:variant>
      <vt:variant>
        <vt:lpwstr/>
      </vt:variant>
      <vt:variant>
        <vt:i4>5767260</vt:i4>
      </vt:variant>
      <vt:variant>
        <vt:i4>687</vt:i4>
      </vt:variant>
      <vt:variant>
        <vt:i4>0</vt:i4>
      </vt:variant>
      <vt:variant>
        <vt:i4>5</vt:i4>
      </vt:variant>
      <vt:variant>
        <vt:lpwstr>https://hospitaldata.sharepoint.com/:w:/r/sites/Projecten/Shared Documents/ETL vervanging/1.6 Voorbereiden migratie + inrichting/1.6.3 Metadatamodel/Metadatamodel Datahub.docx?d=w8e6b96b809c64b23ba4550dae4303134&amp;csf=1&amp;web=1&amp;e=XEQnkv</vt:lpwstr>
      </vt:variant>
      <vt:variant>
        <vt:lpwstr/>
      </vt:variant>
      <vt:variant>
        <vt:i4>5242895</vt:i4>
      </vt:variant>
      <vt:variant>
        <vt:i4>684</vt:i4>
      </vt:variant>
      <vt:variant>
        <vt:i4>0</vt:i4>
      </vt:variant>
      <vt:variant>
        <vt:i4>5</vt:i4>
      </vt:variant>
      <vt:variant>
        <vt:lpwstr>https://hospitaldata.sharepoint.com/:w:/r/sites/Projecten/Shared Documents/ETL vervanging/1.6 Voorbereiden migratie + inrichting/1.6.3 Metadatamodel/Samengevoegd Metadatamodel Datahub en LBZ.docx?d=w721796a4a74f4a1c98a13d5ad6be836a&amp;csf=1&amp;web=1&amp;e=yKj96f</vt:lpwstr>
      </vt:variant>
      <vt:variant>
        <vt:lpwstr/>
      </vt:variant>
      <vt:variant>
        <vt:i4>2097248</vt:i4>
      </vt:variant>
      <vt:variant>
        <vt:i4>660</vt:i4>
      </vt:variant>
      <vt:variant>
        <vt:i4>0</vt:i4>
      </vt:variant>
      <vt:variant>
        <vt:i4>5</vt:i4>
      </vt:variant>
      <vt:variant>
        <vt:lpwstr>https://docs.dagster.io/deployment/dagster-plus/dagster-plus-eu</vt:lpwstr>
      </vt:variant>
      <vt:variant>
        <vt:lpwstr/>
      </vt:variant>
      <vt:variant>
        <vt:i4>524354</vt:i4>
      </vt:variant>
      <vt:variant>
        <vt:i4>657</vt:i4>
      </vt:variant>
      <vt:variant>
        <vt:i4>0</vt:i4>
      </vt:variant>
      <vt:variant>
        <vt:i4>5</vt:i4>
      </vt:variant>
      <vt:variant>
        <vt:lpwstr>https://github.com/maltzsama/dagster-authkit</vt:lpwstr>
      </vt:variant>
      <vt:variant>
        <vt:lpwstr/>
      </vt:variant>
      <vt:variant>
        <vt:i4>4784195</vt:i4>
      </vt:variant>
      <vt:variant>
        <vt:i4>639</vt:i4>
      </vt:variant>
      <vt:variant>
        <vt:i4>0</vt:i4>
      </vt:variant>
      <vt:variant>
        <vt:i4>5</vt:i4>
      </vt:variant>
      <vt:variant>
        <vt:lpwstr>https://hospitaldata-my.sharepoint.com/:w:/r/personal/e_rozestraten_dhd_nl/_layouts/15/Doc.aspx?sourcedoc=%7B9EFA62E5-4122-4693-BC91-17B9FD894F0D%7D&amp;file=20240626%20ITO%20acceptatiecriteria.docx&amp;action=default&amp;mobileredirect=true</vt:lpwstr>
      </vt:variant>
      <vt:variant>
        <vt:lpwstr/>
      </vt:variant>
      <vt:variant>
        <vt:i4>1835063</vt:i4>
      </vt:variant>
      <vt:variant>
        <vt:i4>629</vt:i4>
      </vt:variant>
      <vt:variant>
        <vt:i4>0</vt:i4>
      </vt:variant>
      <vt:variant>
        <vt:i4>5</vt:i4>
      </vt:variant>
      <vt:variant>
        <vt:lpwstr/>
      </vt:variant>
      <vt:variant>
        <vt:lpwstr>_Toc225262691</vt:lpwstr>
      </vt:variant>
      <vt:variant>
        <vt:i4>1835063</vt:i4>
      </vt:variant>
      <vt:variant>
        <vt:i4>623</vt:i4>
      </vt:variant>
      <vt:variant>
        <vt:i4>0</vt:i4>
      </vt:variant>
      <vt:variant>
        <vt:i4>5</vt:i4>
      </vt:variant>
      <vt:variant>
        <vt:lpwstr/>
      </vt:variant>
      <vt:variant>
        <vt:lpwstr>_Toc225262690</vt:lpwstr>
      </vt:variant>
      <vt:variant>
        <vt:i4>1900599</vt:i4>
      </vt:variant>
      <vt:variant>
        <vt:i4>617</vt:i4>
      </vt:variant>
      <vt:variant>
        <vt:i4>0</vt:i4>
      </vt:variant>
      <vt:variant>
        <vt:i4>5</vt:i4>
      </vt:variant>
      <vt:variant>
        <vt:lpwstr/>
      </vt:variant>
      <vt:variant>
        <vt:lpwstr>_Toc225262689</vt:lpwstr>
      </vt:variant>
      <vt:variant>
        <vt:i4>1900599</vt:i4>
      </vt:variant>
      <vt:variant>
        <vt:i4>611</vt:i4>
      </vt:variant>
      <vt:variant>
        <vt:i4>0</vt:i4>
      </vt:variant>
      <vt:variant>
        <vt:i4>5</vt:i4>
      </vt:variant>
      <vt:variant>
        <vt:lpwstr/>
      </vt:variant>
      <vt:variant>
        <vt:lpwstr>_Toc225262688</vt:lpwstr>
      </vt:variant>
      <vt:variant>
        <vt:i4>1900599</vt:i4>
      </vt:variant>
      <vt:variant>
        <vt:i4>605</vt:i4>
      </vt:variant>
      <vt:variant>
        <vt:i4>0</vt:i4>
      </vt:variant>
      <vt:variant>
        <vt:i4>5</vt:i4>
      </vt:variant>
      <vt:variant>
        <vt:lpwstr/>
      </vt:variant>
      <vt:variant>
        <vt:lpwstr>_Toc225262687</vt:lpwstr>
      </vt:variant>
      <vt:variant>
        <vt:i4>1900599</vt:i4>
      </vt:variant>
      <vt:variant>
        <vt:i4>599</vt:i4>
      </vt:variant>
      <vt:variant>
        <vt:i4>0</vt:i4>
      </vt:variant>
      <vt:variant>
        <vt:i4>5</vt:i4>
      </vt:variant>
      <vt:variant>
        <vt:lpwstr/>
      </vt:variant>
      <vt:variant>
        <vt:lpwstr>_Toc225262686</vt:lpwstr>
      </vt:variant>
      <vt:variant>
        <vt:i4>1900599</vt:i4>
      </vt:variant>
      <vt:variant>
        <vt:i4>593</vt:i4>
      </vt:variant>
      <vt:variant>
        <vt:i4>0</vt:i4>
      </vt:variant>
      <vt:variant>
        <vt:i4>5</vt:i4>
      </vt:variant>
      <vt:variant>
        <vt:lpwstr/>
      </vt:variant>
      <vt:variant>
        <vt:lpwstr>_Toc225262685</vt:lpwstr>
      </vt:variant>
      <vt:variant>
        <vt:i4>1900599</vt:i4>
      </vt:variant>
      <vt:variant>
        <vt:i4>587</vt:i4>
      </vt:variant>
      <vt:variant>
        <vt:i4>0</vt:i4>
      </vt:variant>
      <vt:variant>
        <vt:i4>5</vt:i4>
      </vt:variant>
      <vt:variant>
        <vt:lpwstr/>
      </vt:variant>
      <vt:variant>
        <vt:lpwstr>_Toc225262684</vt:lpwstr>
      </vt:variant>
      <vt:variant>
        <vt:i4>1900599</vt:i4>
      </vt:variant>
      <vt:variant>
        <vt:i4>581</vt:i4>
      </vt:variant>
      <vt:variant>
        <vt:i4>0</vt:i4>
      </vt:variant>
      <vt:variant>
        <vt:i4>5</vt:i4>
      </vt:variant>
      <vt:variant>
        <vt:lpwstr/>
      </vt:variant>
      <vt:variant>
        <vt:lpwstr>_Toc225262683</vt:lpwstr>
      </vt:variant>
      <vt:variant>
        <vt:i4>1900599</vt:i4>
      </vt:variant>
      <vt:variant>
        <vt:i4>575</vt:i4>
      </vt:variant>
      <vt:variant>
        <vt:i4>0</vt:i4>
      </vt:variant>
      <vt:variant>
        <vt:i4>5</vt:i4>
      </vt:variant>
      <vt:variant>
        <vt:lpwstr/>
      </vt:variant>
      <vt:variant>
        <vt:lpwstr>_Toc225262682</vt:lpwstr>
      </vt:variant>
      <vt:variant>
        <vt:i4>1900599</vt:i4>
      </vt:variant>
      <vt:variant>
        <vt:i4>569</vt:i4>
      </vt:variant>
      <vt:variant>
        <vt:i4>0</vt:i4>
      </vt:variant>
      <vt:variant>
        <vt:i4>5</vt:i4>
      </vt:variant>
      <vt:variant>
        <vt:lpwstr/>
      </vt:variant>
      <vt:variant>
        <vt:lpwstr>_Toc225262681</vt:lpwstr>
      </vt:variant>
      <vt:variant>
        <vt:i4>1900599</vt:i4>
      </vt:variant>
      <vt:variant>
        <vt:i4>563</vt:i4>
      </vt:variant>
      <vt:variant>
        <vt:i4>0</vt:i4>
      </vt:variant>
      <vt:variant>
        <vt:i4>5</vt:i4>
      </vt:variant>
      <vt:variant>
        <vt:lpwstr/>
      </vt:variant>
      <vt:variant>
        <vt:lpwstr>_Toc225262680</vt:lpwstr>
      </vt:variant>
      <vt:variant>
        <vt:i4>1179703</vt:i4>
      </vt:variant>
      <vt:variant>
        <vt:i4>557</vt:i4>
      </vt:variant>
      <vt:variant>
        <vt:i4>0</vt:i4>
      </vt:variant>
      <vt:variant>
        <vt:i4>5</vt:i4>
      </vt:variant>
      <vt:variant>
        <vt:lpwstr/>
      </vt:variant>
      <vt:variant>
        <vt:lpwstr>_Toc225262679</vt:lpwstr>
      </vt:variant>
      <vt:variant>
        <vt:i4>1179703</vt:i4>
      </vt:variant>
      <vt:variant>
        <vt:i4>551</vt:i4>
      </vt:variant>
      <vt:variant>
        <vt:i4>0</vt:i4>
      </vt:variant>
      <vt:variant>
        <vt:i4>5</vt:i4>
      </vt:variant>
      <vt:variant>
        <vt:lpwstr/>
      </vt:variant>
      <vt:variant>
        <vt:lpwstr>_Toc225262678</vt:lpwstr>
      </vt:variant>
      <vt:variant>
        <vt:i4>1179703</vt:i4>
      </vt:variant>
      <vt:variant>
        <vt:i4>545</vt:i4>
      </vt:variant>
      <vt:variant>
        <vt:i4>0</vt:i4>
      </vt:variant>
      <vt:variant>
        <vt:i4>5</vt:i4>
      </vt:variant>
      <vt:variant>
        <vt:lpwstr/>
      </vt:variant>
      <vt:variant>
        <vt:lpwstr>_Toc225262677</vt:lpwstr>
      </vt:variant>
      <vt:variant>
        <vt:i4>1179703</vt:i4>
      </vt:variant>
      <vt:variant>
        <vt:i4>539</vt:i4>
      </vt:variant>
      <vt:variant>
        <vt:i4>0</vt:i4>
      </vt:variant>
      <vt:variant>
        <vt:i4>5</vt:i4>
      </vt:variant>
      <vt:variant>
        <vt:lpwstr/>
      </vt:variant>
      <vt:variant>
        <vt:lpwstr>_Toc225262675</vt:lpwstr>
      </vt:variant>
      <vt:variant>
        <vt:i4>1179703</vt:i4>
      </vt:variant>
      <vt:variant>
        <vt:i4>533</vt:i4>
      </vt:variant>
      <vt:variant>
        <vt:i4>0</vt:i4>
      </vt:variant>
      <vt:variant>
        <vt:i4>5</vt:i4>
      </vt:variant>
      <vt:variant>
        <vt:lpwstr/>
      </vt:variant>
      <vt:variant>
        <vt:lpwstr>_Toc225262674</vt:lpwstr>
      </vt:variant>
      <vt:variant>
        <vt:i4>1179703</vt:i4>
      </vt:variant>
      <vt:variant>
        <vt:i4>527</vt:i4>
      </vt:variant>
      <vt:variant>
        <vt:i4>0</vt:i4>
      </vt:variant>
      <vt:variant>
        <vt:i4>5</vt:i4>
      </vt:variant>
      <vt:variant>
        <vt:lpwstr/>
      </vt:variant>
      <vt:variant>
        <vt:lpwstr>_Toc225262673</vt:lpwstr>
      </vt:variant>
      <vt:variant>
        <vt:i4>1179703</vt:i4>
      </vt:variant>
      <vt:variant>
        <vt:i4>521</vt:i4>
      </vt:variant>
      <vt:variant>
        <vt:i4>0</vt:i4>
      </vt:variant>
      <vt:variant>
        <vt:i4>5</vt:i4>
      </vt:variant>
      <vt:variant>
        <vt:lpwstr/>
      </vt:variant>
      <vt:variant>
        <vt:lpwstr>_Toc225262672</vt:lpwstr>
      </vt:variant>
      <vt:variant>
        <vt:i4>1179703</vt:i4>
      </vt:variant>
      <vt:variant>
        <vt:i4>515</vt:i4>
      </vt:variant>
      <vt:variant>
        <vt:i4>0</vt:i4>
      </vt:variant>
      <vt:variant>
        <vt:i4>5</vt:i4>
      </vt:variant>
      <vt:variant>
        <vt:lpwstr/>
      </vt:variant>
      <vt:variant>
        <vt:lpwstr>_Toc225262671</vt:lpwstr>
      </vt:variant>
      <vt:variant>
        <vt:i4>1179703</vt:i4>
      </vt:variant>
      <vt:variant>
        <vt:i4>509</vt:i4>
      </vt:variant>
      <vt:variant>
        <vt:i4>0</vt:i4>
      </vt:variant>
      <vt:variant>
        <vt:i4>5</vt:i4>
      </vt:variant>
      <vt:variant>
        <vt:lpwstr/>
      </vt:variant>
      <vt:variant>
        <vt:lpwstr>_Toc225262670</vt:lpwstr>
      </vt:variant>
      <vt:variant>
        <vt:i4>1245239</vt:i4>
      </vt:variant>
      <vt:variant>
        <vt:i4>503</vt:i4>
      </vt:variant>
      <vt:variant>
        <vt:i4>0</vt:i4>
      </vt:variant>
      <vt:variant>
        <vt:i4>5</vt:i4>
      </vt:variant>
      <vt:variant>
        <vt:lpwstr/>
      </vt:variant>
      <vt:variant>
        <vt:lpwstr>_Toc225262669</vt:lpwstr>
      </vt:variant>
      <vt:variant>
        <vt:i4>1245239</vt:i4>
      </vt:variant>
      <vt:variant>
        <vt:i4>497</vt:i4>
      </vt:variant>
      <vt:variant>
        <vt:i4>0</vt:i4>
      </vt:variant>
      <vt:variant>
        <vt:i4>5</vt:i4>
      </vt:variant>
      <vt:variant>
        <vt:lpwstr/>
      </vt:variant>
      <vt:variant>
        <vt:lpwstr>_Toc225262668</vt:lpwstr>
      </vt:variant>
      <vt:variant>
        <vt:i4>1245239</vt:i4>
      </vt:variant>
      <vt:variant>
        <vt:i4>491</vt:i4>
      </vt:variant>
      <vt:variant>
        <vt:i4>0</vt:i4>
      </vt:variant>
      <vt:variant>
        <vt:i4>5</vt:i4>
      </vt:variant>
      <vt:variant>
        <vt:lpwstr/>
      </vt:variant>
      <vt:variant>
        <vt:lpwstr>_Toc225262667</vt:lpwstr>
      </vt:variant>
      <vt:variant>
        <vt:i4>1245239</vt:i4>
      </vt:variant>
      <vt:variant>
        <vt:i4>485</vt:i4>
      </vt:variant>
      <vt:variant>
        <vt:i4>0</vt:i4>
      </vt:variant>
      <vt:variant>
        <vt:i4>5</vt:i4>
      </vt:variant>
      <vt:variant>
        <vt:lpwstr/>
      </vt:variant>
      <vt:variant>
        <vt:lpwstr>_Toc225262666</vt:lpwstr>
      </vt:variant>
      <vt:variant>
        <vt:i4>1245239</vt:i4>
      </vt:variant>
      <vt:variant>
        <vt:i4>479</vt:i4>
      </vt:variant>
      <vt:variant>
        <vt:i4>0</vt:i4>
      </vt:variant>
      <vt:variant>
        <vt:i4>5</vt:i4>
      </vt:variant>
      <vt:variant>
        <vt:lpwstr/>
      </vt:variant>
      <vt:variant>
        <vt:lpwstr>_Toc225262665</vt:lpwstr>
      </vt:variant>
      <vt:variant>
        <vt:i4>1245239</vt:i4>
      </vt:variant>
      <vt:variant>
        <vt:i4>473</vt:i4>
      </vt:variant>
      <vt:variant>
        <vt:i4>0</vt:i4>
      </vt:variant>
      <vt:variant>
        <vt:i4>5</vt:i4>
      </vt:variant>
      <vt:variant>
        <vt:lpwstr/>
      </vt:variant>
      <vt:variant>
        <vt:lpwstr>_Toc225262664</vt:lpwstr>
      </vt:variant>
      <vt:variant>
        <vt:i4>1245239</vt:i4>
      </vt:variant>
      <vt:variant>
        <vt:i4>467</vt:i4>
      </vt:variant>
      <vt:variant>
        <vt:i4>0</vt:i4>
      </vt:variant>
      <vt:variant>
        <vt:i4>5</vt:i4>
      </vt:variant>
      <vt:variant>
        <vt:lpwstr/>
      </vt:variant>
      <vt:variant>
        <vt:lpwstr>_Toc225262663</vt:lpwstr>
      </vt:variant>
      <vt:variant>
        <vt:i4>1245239</vt:i4>
      </vt:variant>
      <vt:variant>
        <vt:i4>461</vt:i4>
      </vt:variant>
      <vt:variant>
        <vt:i4>0</vt:i4>
      </vt:variant>
      <vt:variant>
        <vt:i4>5</vt:i4>
      </vt:variant>
      <vt:variant>
        <vt:lpwstr/>
      </vt:variant>
      <vt:variant>
        <vt:lpwstr>_Toc225262662</vt:lpwstr>
      </vt:variant>
      <vt:variant>
        <vt:i4>1245239</vt:i4>
      </vt:variant>
      <vt:variant>
        <vt:i4>455</vt:i4>
      </vt:variant>
      <vt:variant>
        <vt:i4>0</vt:i4>
      </vt:variant>
      <vt:variant>
        <vt:i4>5</vt:i4>
      </vt:variant>
      <vt:variant>
        <vt:lpwstr/>
      </vt:variant>
      <vt:variant>
        <vt:lpwstr>_Toc225262661</vt:lpwstr>
      </vt:variant>
      <vt:variant>
        <vt:i4>1245239</vt:i4>
      </vt:variant>
      <vt:variant>
        <vt:i4>449</vt:i4>
      </vt:variant>
      <vt:variant>
        <vt:i4>0</vt:i4>
      </vt:variant>
      <vt:variant>
        <vt:i4>5</vt:i4>
      </vt:variant>
      <vt:variant>
        <vt:lpwstr/>
      </vt:variant>
      <vt:variant>
        <vt:lpwstr>_Toc225262660</vt:lpwstr>
      </vt:variant>
      <vt:variant>
        <vt:i4>1048631</vt:i4>
      </vt:variant>
      <vt:variant>
        <vt:i4>443</vt:i4>
      </vt:variant>
      <vt:variant>
        <vt:i4>0</vt:i4>
      </vt:variant>
      <vt:variant>
        <vt:i4>5</vt:i4>
      </vt:variant>
      <vt:variant>
        <vt:lpwstr/>
      </vt:variant>
      <vt:variant>
        <vt:lpwstr>_Toc225262659</vt:lpwstr>
      </vt:variant>
      <vt:variant>
        <vt:i4>1048631</vt:i4>
      </vt:variant>
      <vt:variant>
        <vt:i4>437</vt:i4>
      </vt:variant>
      <vt:variant>
        <vt:i4>0</vt:i4>
      </vt:variant>
      <vt:variant>
        <vt:i4>5</vt:i4>
      </vt:variant>
      <vt:variant>
        <vt:lpwstr/>
      </vt:variant>
      <vt:variant>
        <vt:lpwstr>_Toc225262658</vt:lpwstr>
      </vt:variant>
      <vt:variant>
        <vt:i4>1048631</vt:i4>
      </vt:variant>
      <vt:variant>
        <vt:i4>431</vt:i4>
      </vt:variant>
      <vt:variant>
        <vt:i4>0</vt:i4>
      </vt:variant>
      <vt:variant>
        <vt:i4>5</vt:i4>
      </vt:variant>
      <vt:variant>
        <vt:lpwstr/>
      </vt:variant>
      <vt:variant>
        <vt:lpwstr>_Toc225262657</vt:lpwstr>
      </vt:variant>
      <vt:variant>
        <vt:i4>1048631</vt:i4>
      </vt:variant>
      <vt:variant>
        <vt:i4>425</vt:i4>
      </vt:variant>
      <vt:variant>
        <vt:i4>0</vt:i4>
      </vt:variant>
      <vt:variant>
        <vt:i4>5</vt:i4>
      </vt:variant>
      <vt:variant>
        <vt:lpwstr/>
      </vt:variant>
      <vt:variant>
        <vt:lpwstr>_Toc225262656</vt:lpwstr>
      </vt:variant>
      <vt:variant>
        <vt:i4>1048631</vt:i4>
      </vt:variant>
      <vt:variant>
        <vt:i4>419</vt:i4>
      </vt:variant>
      <vt:variant>
        <vt:i4>0</vt:i4>
      </vt:variant>
      <vt:variant>
        <vt:i4>5</vt:i4>
      </vt:variant>
      <vt:variant>
        <vt:lpwstr/>
      </vt:variant>
      <vt:variant>
        <vt:lpwstr>_Toc225262655</vt:lpwstr>
      </vt:variant>
      <vt:variant>
        <vt:i4>1048631</vt:i4>
      </vt:variant>
      <vt:variant>
        <vt:i4>413</vt:i4>
      </vt:variant>
      <vt:variant>
        <vt:i4>0</vt:i4>
      </vt:variant>
      <vt:variant>
        <vt:i4>5</vt:i4>
      </vt:variant>
      <vt:variant>
        <vt:lpwstr/>
      </vt:variant>
      <vt:variant>
        <vt:lpwstr>_Toc225262654</vt:lpwstr>
      </vt:variant>
      <vt:variant>
        <vt:i4>1048631</vt:i4>
      </vt:variant>
      <vt:variant>
        <vt:i4>407</vt:i4>
      </vt:variant>
      <vt:variant>
        <vt:i4>0</vt:i4>
      </vt:variant>
      <vt:variant>
        <vt:i4>5</vt:i4>
      </vt:variant>
      <vt:variant>
        <vt:lpwstr/>
      </vt:variant>
      <vt:variant>
        <vt:lpwstr>_Toc225262653</vt:lpwstr>
      </vt:variant>
      <vt:variant>
        <vt:i4>1048631</vt:i4>
      </vt:variant>
      <vt:variant>
        <vt:i4>401</vt:i4>
      </vt:variant>
      <vt:variant>
        <vt:i4>0</vt:i4>
      </vt:variant>
      <vt:variant>
        <vt:i4>5</vt:i4>
      </vt:variant>
      <vt:variant>
        <vt:lpwstr/>
      </vt:variant>
      <vt:variant>
        <vt:lpwstr>_Toc225262652</vt:lpwstr>
      </vt:variant>
      <vt:variant>
        <vt:i4>1048631</vt:i4>
      </vt:variant>
      <vt:variant>
        <vt:i4>395</vt:i4>
      </vt:variant>
      <vt:variant>
        <vt:i4>0</vt:i4>
      </vt:variant>
      <vt:variant>
        <vt:i4>5</vt:i4>
      </vt:variant>
      <vt:variant>
        <vt:lpwstr/>
      </vt:variant>
      <vt:variant>
        <vt:lpwstr>_Toc225262651</vt:lpwstr>
      </vt:variant>
      <vt:variant>
        <vt:i4>1048631</vt:i4>
      </vt:variant>
      <vt:variant>
        <vt:i4>389</vt:i4>
      </vt:variant>
      <vt:variant>
        <vt:i4>0</vt:i4>
      </vt:variant>
      <vt:variant>
        <vt:i4>5</vt:i4>
      </vt:variant>
      <vt:variant>
        <vt:lpwstr/>
      </vt:variant>
      <vt:variant>
        <vt:lpwstr>_Toc225262650</vt:lpwstr>
      </vt:variant>
      <vt:variant>
        <vt:i4>1114167</vt:i4>
      </vt:variant>
      <vt:variant>
        <vt:i4>383</vt:i4>
      </vt:variant>
      <vt:variant>
        <vt:i4>0</vt:i4>
      </vt:variant>
      <vt:variant>
        <vt:i4>5</vt:i4>
      </vt:variant>
      <vt:variant>
        <vt:lpwstr/>
      </vt:variant>
      <vt:variant>
        <vt:lpwstr>_Toc225262649</vt:lpwstr>
      </vt:variant>
      <vt:variant>
        <vt:i4>1114167</vt:i4>
      </vt:variant>
      <vt:variant>
        <vt:i4>377</vt:i4>
      </vt:variant>
      <vt:variant>
        <vt:i4>0</vt:i4>
      </vt:variant>
      <vt:variant>
        <vt:i4>5</vt:i4>
      </vt:variant>
      <vt:variant>
        <vt:lpwstr/>
      </vt:variant>
      <vt:variant>
        <vt:lpwstr>_Toc225262648</vt:lpwstr>
      </vt:variant>
      <vt:variant>
        <vt:i4>1114167</vt:i4>
      </vt:variant>
      <vt:variant>
        <vt:i4>371</vt:i4>
      </vt:variant>
      <vt:variant>
        <vt:i4>0</vt:i4>
      </vt:variant>
      <vt:variant>
        <vt:i4>5</vt:i4>
      </vt:variant>
      <vt:variant>
        <vt:lpwstr/>
      </vt:variant>
      <vt:variant>
        <vt:lpwstr>_Toc225262647</vt:lpwstr>
      </vt:variant>
      <vt:variant>
        <vt:i4>1114167</vt:i4>
      </vt:variant>
      <vt:variant>
        <vt:i4>365</vt:i4>
      </vt:variant>
      <vt:variant>
        <vt:i4>0</vt:i4>
      </vt:variant>
      <vt:variant>
        <vt:i4>5</vt:i4>
      </vt:variant>
      <vt:variant>
        <vt:lpwstr/>
      </vt:variant>
      <vt:variant>
        <vt:lpwstr>_Toc225262646</vt:lpwstr>
      </vt:variant>
      <vt:variant>
        <vt:i4>1114167</vt:i4>
      </vt:variant>
      <vt:variant>
        <vt:i4>359</vt:i4>
      </vt:variant>
      <vt:variant>
        <vt:i4>0</vt:i4>
      </vt:variant>
      <vt:variant>
        <vt:i4>5</vt:i4>
      </vt:variant>
      <vt:variant>
        <vt:lpwstr/>
      </vt:variant>
      <vt:variant>
        <vt:lpwstr>_Toc225262645</vt:lpwstr>
      </vt:variant>
      <vt:variant>
        <vt:i4>1114167</vt:i4>
      </vt:variant>
      <vt:variant>
        <vt:i4>353</vt:i4>
      </vt:variant>
      <vt:variant>
        <vt:i4>0</vt:i4>
      </vt:variant>
      <vt:variant>
        <vt:i4>5</vt:i4>
      </vt:variant>
      <vt:variant>
        <vt:lpwstr/>
      </vt:variant>
      <vt:variant>
        <vt:lpwstr>_Toc225262644</vt:lpwstr>
      </vt:variant>
      <vt:variant>
        <vt:i4>1114167</vt:i4>
      </vt:variant>
      <vt:variant>
        <vt:i4>347</vt:i4>
      </vt:variant>
      <vt:variant>
        <vt:i4>0</vt:i4>
      </vt:variant>
      <vt:variant>
        <vt:i4>5</vt:i4>
      </vt:variant>
      <vt:variant>
        <vt:lpwstr/>
      </vt:variant>
      <vt:variant>
        <vt:lpwstr>_Toc225262643</vt:lpwstr>
      </vt:variant>
      <vt:variant>
        <vt:i4>1114167</vt:i4>
      </vt:variant>
      <vt:variant>
        <vt:i4>341</vt:i4>
      </vt:variant>
      <vt:variant>
        <vt:i4>0</vt:i4>
      </vt:variant>
      <vt:variant>
        <vt:i4>5</vt:i4>
      </vt:variant>
      <vt:variant>
        <vt:lpwstr/>
      </vt:variant>
      <vt:variant>
        <vt:lpwstr>_Toc225262642</vt:lpwstr>
      </vt:variant>
      <vt:variant>
        <vt:i4>1114167</vt:i4>
      </vt:variant>
      <vt:variant>
        <vt:i4>335</vt:i4>
      </vt:variant>
      <vt:variant>
        <vt:i4>0</vt:i4>
      </vt:variant>
      <vt:variant>
        <vt:i4>5</vt:i4>
      </vt:variant>
      <vt:variant>
        <vt:lpwstr/>
      </vt:variant>
      <vt:variant>
        <vt:lpwstr>_Toc225262641</vt:lpwstr>
      </vt:variant>
      <vt:variant>
        <vt:i4>1114167</vt:i4>
      </vt:variant>
      <vt:variant>
        <vt:i4>329</vt:i4>
      </vt:variant>
      <vt:variant>
        <vt:i4>0</vt:i4>
      </vt:variant>
      <vt:variant>
        <vt:i4>5</vt:i4>
      </vt:variant>
      <vt:variant>
        <vt:lpwstr/>
      </vt:variant>
      <vt:variant>
        <vt:lpwstr>_Toc225262640</vt:lpwstr>
      </vt:variant>
      <vt:variant>
        <vt:i4>1441847</vt:i4>
      </vt:variant>
      <vt:variant>
        <vt:i4>323</vt:i4>
      </vt:variant>
      <vt:variant>
        <vt:i4>0</vt:i4>
      </vt:variant>
      <vt:variant>
        <vt:i4>5</vt:i4>
      </vt:variant>
      <vt:variant>
        <vt:lpwstr/>
      </vt:variant>
      <vt:variant>
        <vt:lpwstr>_Toc225262639</vt:lpwstr>
      </vt:variant>
      <vt:variant>
        <vt:i4>1441847</vt:i4>
      </vt:variant>
      <vt:variant>
        <vt:i4>317</vt:i4>
      </vt:variant>
      <vt:variant>
        <vt:i4>0</vt:i4>
      </vt:variant>
      <vt:variant>
        <vt:i4>5</vt:i4>
      </vt:variant>
      <vt:variant>
        <vt:lpwstr/>
      </vt:variant>
      <vt:variant>
        <vt:lpwstr>_Toc225262638</vt:lpwstr>
      </vt:variant>
      <vt:variant>
        <vt:i4>1441847</vt:i4>
      </vt:variant>
      <vt:variant>
        <vt:i4>311</vt:i4>
      </vt:variant>
      <vt:variant>
        <vt:i4>0</vt:i4>
      </vt:variant>
      <vt:variant>
        <vt:i4>5</vt:i4>
      </vt:variant>
      <vt:variant>
        <vt:lpwstr/>
      </vt:variant>
      <vt:variant>
        <vt:lpwstr>_Toc225262637</vt:lpwstr>
      </vt:variant>
      <vt:variant>
        <vt:i4>1507383</vt:i4>
      </vt:variant>
      <vt:variant>
        <vt:i4>305</vt:i4>
      </vt:variant>
      <vt:variant>
        <vt:i4>0</vt:i4>
      </vt:variant>
      <vt:variant>
        <vt:i4>5</vt:i4>
      </vt:variant>
      <vt:variant>
        <vt:lpwstr/>
      </vt:variant>
      <vt:variant>
        <vt:lpwstr>_Toc225262624</vt:lpwstr>
      </vt:variant>
      <vt:variant>
        <vt:i4>1507383</vt:i4>
      </vt:variant>
      <vt:variant>
        <vt:i4>299</vt:i4>
      </vt:variant>
      <vt:variant>
        <vt:i4>0</vt:i4>
      </vt:variant>
      <vt:variant>
        <vt:i4>5</vt:i4>
      </vt:variant>
      <vt:variant>
        <vt:lpwstr/>
      </vt:variant>
      <vt:variant>
        <vt:lpwstr>_Toc225262623</vt:lpwstr>
      </vt:variant>
      <vt:variant>
        <vt:i4>1507383</vt:i4>
      </vt:variant>
      <vt:variant>
        <vt:i4>293</vt:i4>
      </vt:variant>
      <vt:variant>
        <vt:i4>0</vt:i4>
      </vt:variant>
      <vt:variant>
        <vt:i4>5</vt:i4>
      </vt:variant>
      <vt:variant>
        <vt:lpwstr/>
      </vt:variant>
      <vt:variant>
        <vt:lpwstr>_Toc225262622</vt:lpwstr>
      </vt:variant>
      <vt:variant>
        <vt:i4>1507383</vt:i4>
      </vt:variant>
      <vt:variant>
        <vt:i4>287</vt:i4>
      </vt:variant>
      <vt:variant>
        <vt:i4>0</vt:i4>
      </vt:variant>
      <vt:variant>
        <vt:i4>5</vt:i4>
      </vt:variant>
      <vt:variant>
        <vt:lpwstr/>
      </vt:variant>
      <vt:variant>
        <vt:lpwstr>_Toc225262621</vt:lpwstr>
      </vt:variant>
      <vt:variant>
        <vt:i4>1507383</vt:i4>
      </vt:variant>
      <vt:variant>
        <vt:i4>281</vt:i4>
      </vt:variant>
      <vt:variant>
        <vt:i4>0</vt:i4>
      </vt:variant>
      <vt:variant>
        <vt:i4>5</vt:i4>
      </vt:variant>
      <vt:variant>
        <vt:lpwstr/>
      </vt:variant>
      <vt:variant>
        <vt:lpwstr>_Toc225262620</vt:lpwstr>
      </vt:variant>
      <vt:variant>
        <vt:i4>1310775</vt:i4>
      </vt:variant>
      <vt:variant>
        <vt:i4>275</vt:i4>
      </vt:variant>
      <vt:variant>
        <vt:i4>0</vt:i4>
      </vt:variant>
      <vt:variant>
        <vt:i4>5</vt:i4>
      </vt:variant>
      <vt:variant>
        <vt:lpwstr/>
      </vt:variant>
      <vt:variant>
        <vt:lpwstr>_Toc225262619</vt:lpwstr>
      </vt:variant>
      <vt:variant>
        <vt:i4>1310775</vt:i4>
      </vt:variant>
      <vt:variant>
        <vt:i4>269</vt:i4>
      </vt:variant>
      <vt:variant>
        <vt:i4>0</vt:i4>
      </vt:variant>
      <vt:variant>
        <vt:i4>5</vt:i4>
      </vt:variant>
      <vt:variant>
        <vt:lpwstr/>
      </vt:variant>
      <vt:variant>
        <vt:lpwstr>_Toc225262618</vt:lpwstr>
      </vt:variant>
      <vt:variant>
        <vt:i4>1310775</vt:i4>
      </vt:variant>
      <vt:variant>
        <vt:i4>263</vt:i4>
      </vt:variant>
      <vt:variant>
        <vt:i4>0</vt:i4>
      </vt:variant>
      <vt:variant>
        <vt:i4>5</vt:i4>
      </vt:variant>
      <vt:variant>
        <vt:lpwstr/>
      </vt:variant>
      <vt:variant>
        <vt:lpwstr>_Toc225262617</vt:lpwstr>
      </vt:variant>
      <vt:variant>
        <vt:i4>1310775</vt:i4>
      </vt:variant>
      <vt:variant>
        <vt:i4>257</vt:i4>
      </vt:variant>
      <vt:variant>
        <vt:i4>0</vt:i4>
      </vt:variant>
      <vt:variant>
        <vt:i4>5</vt:i4>
      </vt:variant>
      <vt:variant>
        <vt:lpwstr/>
      </vt:variant>
      <vt:variant>
        <vt:lpwstr>_Toc225262616</vt:lpwstr>
      </vt:variant>
      <vt:variant>
        <vt:i4>1310775</vt:i4>
      </vt:variant>
      <vt:variant>
        <vt:i4>251</vt:i4>
      </vt:variant>
      <vt:variant>
        <vt:i4>0</vt:i4>
      </vt:variant>
      <vt:variant>
        <vt:i4>5</vt:i4>
      </vt:variant>
      <vt:variant>
        <vt:lpwstr/>
      </vt:variant>
      <vt:variant>
        <vt:lpwstr>_Toc225262615</vt:lpwstr>
      </vt:variant>
      <vt:variant>
        <vt:i4>1310775</vt:i4>
      </vt:variant>
      <vt:variant>
        <vt:i4>245</vt:i4>
      </vt:variant>
      <vt:variant>
        <vt:i4>0</vt:i4>
      </vt:variant>
      <vt:variant>
        <vt:i4>5</vt:i4>
      </vt:variant>
      <vt:variant>
        <vt:lpwstr/>
      </vt:variant>
      <vt:variant>
        <vt:lpwstr>_Toc225262614</vt:lpwstr>
      </vt:variant>
      <vt:variant>
        <vt:i4>1310775</vt:i4>
      </vt:variant>
      <vt:variant>
        <vt:i4>239</vt:i4>
      </vt:variant>
      <vt:variant>
        <vt:i4>0</vt:i4>
      </vt:variant>
      <vt:variant>
        <vt:i4>5</vt:i4>
      </vt:variant>
      <vt:variant>
        <vt:lpwstr/>
      </vt:variant>
      <vt:variant>
        <vt:lpwstr>_Toc225262613</vt:lpwstr>
      </vt:variant>
      <vt:variant>
        <vt:i4>1310775</vt:i4>
      </vt:variant>
      <vt:variant>
        <vt:i4>233</vt:i4>
      </vt:variant>
      <vt:variant>
        <vt:i4>0</vt:i4>
      </vt:variant>
      <vt:variant>
        <vt:i4>5</vt:i4>
      </vt:variant>
      <vt:variant>
        <vt:lpwstr/>
      </vt:variant>
      <vt:variant>
        <vt:lpwstr>_Toc225262612</vt:lpwstr>
      </vt:variant>
      <vt:variant>
        <vt:i4>1310775</vt:i4>
      </vt:variant>
      <vt:variant>
        <vt:i4>227</vt:i4>
      </vt:variant>
      <vt:variant>
        <vt:i4>0</vt:i4>
      </vt:variant>
      <vt:variant>
        <vt:i4>5</vt:i4>
      </vt:variant>
      <vt:variant>
        <vt:lpwstr/>
      </vt:variant>
      <vt:variant>
        <vt:lpwstr>_Toc225262611</vt:lpwstr>
      </vt:variant>
      <vt:variant>
        <vt:i4>1310775</vt:i4>
      </vt:variant>
      <vt:variant>
        <vt:i4>221</vt:i4>
      </vt:variant>
      <vt:variant>
        <vt:i4>0</vt:i4>
      </vt:variant>
      <vt:variant>
        <vt:i4>5</vt:i4>
      </vt:variant>
      <vt:variant>
        <vt:lpwstr/>
      </vt:variant>
      <vt:variant>
        <vt:lpwstr>_Toc225262610</vt:lpwstr>
      </vt:variant>
      <vt:variant>
        <vt:i4>1376311</vt:i4>
      </vt:variant>
      <vt:variant>
        <vt:i4>215</vt:i4>
      </vt:variant>
      <vt:variant>
        <vt:i4>0</vt:i4>
      </vt:variant>
      <vt:variant>
        <vt:i4>5</vt:i4>
      </vt:variant>
      <vt:variant>
        <vt:lpwstr/>
      </vt:variant>
      <vt:variant>
        <vt:lpwstr>_Toc225262609</vt:lpwstr>
      </vt:variant>
      <vt:variant>
        <vt:i4>1376311</vt:i4>
      </vt:variant>
      <vt:variant>
        <vt:i4>209</vt:i4>
      </vt:variant>
      <vt:variant>
        <vt:i4>0</vt:i4>
      </vt:variant>
      <vt:variant>
        <vt:i4>5</vt:i4>
      </vt:variant>
      <vt:variant>
        <vt:lpwstr/>
      </vt:variant>
      <vt:variant>
        <vt:lpwstr>_Toc225262608</vt:lpwstr>
      </vt:variant>
      <vt:variant>
        <vt:i4>1376311</vt:i4>
      </vt:variant>
      <vt:variant>
        <vt:i4>203</vt:i4>
      </vt:variant>
      <vt:variant>
        <vt:i4>0</vt:i4>
      </vt:variant>
      <vt:variant>
        <vt:i4>5</vt:i4>
      </vt:variant>
      <vt:variant>
        <vt:lpwstr/>
      </vt:variant>
      <vt:variant>
        <vt:lpwstr>_Toc225262607</vt:lpwstr>
      </vt:variant>
      <vt:variant>
        <vt:i4>1376311</vt:i4>
      </vt:variant>
      <vt:variant>
        <vt:i4>197</vt:i4>
      </vt:variant>
      <vt:variant>
        <vt:i4>0</vt:i4>
      </vt:variant>
      <vt:variant>
        <vt:i4>5</vt:i4>
      </vt:variant>
      <vt:variant>
        <vt:lpwstr/>
      </vt:variant>
      <vt:variant>
        <vt:lpwstr>_Toc225262606</vt:lpwstr>
      </vt:variant>
      <vt:variant>
        <vt:i4>1376311</vt:i4>
      </vt:variant>
      <vt:variant>
        <vt:i4>191</vt:i4>
      </vt:variant>
      <vt:variant>
        <vt:i4>0</vt:i4>
      </vt:variant>
      <vt:variant>
        <vt:i4>5</vt:i4>
      </vt:variant>
      <vt:variant>
        <vt:lpwstr/>
      </vt:variant>
      <vt:variant>
        <vt:lpwstr>_Toc225262605</vt:lpwstr>
      </vt:variant>
      <vt:variant>
        <vt:i4>1376311</vt:i4>
      </vt:variant>
      <vt:variant>
        <vt:i4>185</vt:i4>
      </vt:variant>
      <vt:variant>
        <vt:i4>0</vt:i4>
      </vt:variant>
      <vt:variant>
        <vt:i4>5</vt:i4>
      </vt:variant>
      <vt:variant>
        <vt:lpwstr/>
      </vt:variant>
      <vt:variant>
        <vt:lpwstr>_Toc225262604</vt:lpwstr>
      </vt:variant>
      <vt:variant>
        <vt:i4>1376311</vt:i4>
      </vt:variant>
      <vt:variant>
        <vt:i4>179</vt:i4>
      </vt:variant>
      <vt:variant>
        <vt:i4>0</vt:i4>
      </vt:variant>
      <vt:variant>
        <vt:i4>5</vt:i4>
      </vt:variant>
      <vt:variant>
        <vt:lpwstr/>
      </vt:variant>
      <vt:variant>
        <vt:lpwstr>_Toc225262603</vt:lpwstr>
      </vt:variant>
      <vt:variant>
        <vt:i4>1376311</vt:i4>
      </vt:variant>
      <vt:variant>
        <vt:i4>173</vt:i4>
      </vt:variant>
      <vt:variant>
        <vt:i4>0</vt:i4>
      </vt:variant>
      <vt:variant>
        <vt:i4>5</vt:i4>
      </vt:variant>
      <vt:variant>
        <vt:lpwstr/>
      </vt:variant>
      <vt:variant>
        <vt:lpwstr>_Toc225262602</vt:lpwstr>
      </vt:variant>
      <vt:variant>
        <vt:i4>1376311</vt:i4>
      </vt:variant>
      <vt:variant>
        <vt:i4>167</vt:i4>
      </vt:variant>
      <vt:variant>
        <vt:i4>0</vt:i4>
      </vt:variant>
      <vt:variant>
        <vt:i4>5</vt:i4>
      </vt:variant>
      <vt:variant>
        <vt:lpwstr/>
      </vt:variant>
      <vt:variant>
        <vt:lpwstr>_Toc225262601</vt:lpwstr>
      </vt:variant>
      <vt:variant>
        <vt:i4>1376311</vt:i4>
      </vt:variant>
      <vt:variant>
        <vt:i4>161</vt:i4>
      </vt:variant>
      <vt:variant>
        <vt:i4>0</vt:i4>
      </vt:variant>
      <vt:variant>
        <vt:i4>5</vt:i4>
      </vt:variant>
      <vt:variant>
        <vt:lpwstr/>
      </vt:variant>
      <vt:variant>
        <vt:lpwstr>_Toc225262600</vt:lpwstr>
      </vt:variant>
      <vt:variant>
        <vt:i4>1835060</vt:i4>
      </vt:variant>
      <vt:variant>
        <vt:i4>155</vt:i4>
      </vt:variant>
      <vt:variant>
        <vt:i4>0</vt:i4>
      </vt:variant>
      <vt:variant>
        <vt:i4>5</vt:i4>
      </vt:variant>
      <vt:variant>
        <vt:lpwstr/>
      </vt:variant>
      <vt:variant>
        <vt:lpwstr>_Toc225262599</vt:lpwstr>
      </vt:variant>
      <vt:variant>
        <vt:i4>1835060</vt:i4>
      </vt:variant>
      <vt:variant>
        <vt:i4>149</vt:i4>
      </vt:variant>
      <vt:variant>
        <vt:i4>0</vt:i4>
      </vt:variant>
      <vt:variant>
        <vt:i4>5</vt:i4>
      </vt:variant>
      <vt:variant>
        <vt:lpwstr/>
      </vt:variant>
      <vt:variant>
        <vt:lpwstr>_Toc225262598</vt:lpwstr>
      </vt:variant>
      <vt:variant>
        <vt:i4>1245236</vt:i4>
      </vt:variant>
      <vt:variant>
        <vt:i4>143</vt:i4>
      </vt:variant>
      <vt:variant>
        <vt:i4>0</vt:i4>
      </vt:variant>
      <vt:variant>
        <vt:i4>5</vt:i4>
      </vt:variant>
      <vt:variant>
        <vt:lpwstr/>
      </vt:variant>
      <vt:variant>
        <vt:lpwstr>_Toc225262569</vt:lpwstr>
      </vt:variant>
      <vt:variant>
        <vt:i4>1245236</vt:i4>
      </vt:variant>
      <vt:variant>
        <vt:i4>137</vt:i4>
      </vt:variant>
      <vt:variant>
        <vt:i4>0</vt:i4>
      </vt:variant>
      <vt:variant>
        <vt:i4>5</vt:i4>
      </vt:variant>
      <vt:variant>
        <vt:lpwstr/>
      </vt:variant>
      <vt:variant>
        <vt:lpwstr>_Toc225262568</vt:lpwstr>
      </vt:variant>
      <vt:variant>
        <vt:i4>1245236</vt:i4>
      </vt:variant>
      <vt:variant>
        <vt:i4>131</vt:i4>
      </vt:variant>
      <vt:variant>
        <vt:i4>0</vt:i4>
      </vt:variant>
      <vt:variant>
        <vt:i4>5</vt:i4>
      </vt:variant>
      <vt:variant>
        <vt:lpwstr/>
      </vt:variant>
      <vt:variant>
        <vt:lpwstr>_Toc225262567</vt:lpwstr>
      </vt:variant>
      <vt:variant>
        <vt:i4>1245236</vt:i4>
      </vt:variant>
      <vt:variant>
        <vt:i4>125</vt:i4>
      </vt:variant>
      <vt:variant>
        <vt:i4>0</vt:i4>
      </vt:variant>
      <vt:variant>
        <vt:i4>5</vt:i4>
      </vt:variant>
      <vt:variant>
        <vt:lpwstr/>
      </vt:variant>
      <vt:variant>
        <vt:lpwstr>_Toc225262566</vt:lpwstr>
      </vt:variant>
      <vt:variant>
        <vt:i4>1245236</vt:i4>
      </vt:variant>
      <vt:variant>
        <vt:i4>119</vt:i4>
      </vt:variant>
      <vt:variant>
        <vt:i4>0</vt:i4>
      </vt:variant>
      <vt:variant>
        <vt:i4>5</vt:i4>
      </vt:variant>
      <vt:variant>
        <vt:lpwstr/>
      </vt:variant>
      <vt:variant>
        <vt:lpwstr>_Toc225262565</vt:lpwstr>
      </vt:variant>
      <vt:variant>
        <vt:i4>1245236</vt:i4>
      </vt:variant>
      <vt:variant>
        <vt:i4>113</vt:i4>
      </vt:variant>
      <vt:variant>
        <vt:i4>0</vt:i4>
      </vt:variant>
      <vt:variant>
        <vt:i4>5</vt:i4>
      </vt:variant>
      <vt:variant>
        <vt:lpwstr/>
      </vt:variant>
      <vt:variant>
        <vt:lpwstr>_Toc225262564</vt:lpwstr>
      </vt:variant>
      <vt:variant>
        <vt:i4>1245236</vt:i4>
      </vt:variant>
      <vt:variant>
        <vt:i4>107</vt:i4>
      </vt:variant>
      <vt:variant>
        <vt:i4>0</vt:i4>
      </vt:variant>
      <vt:variant>
        <vt:i4>5</vt:i4>
      </vt:variant>
      <vt:variant>
        <vt:lpwstr/>
      </vt:variant>
      <vt:variant>
        <vt:lpwstr>_Toc225262563</vt:lpwstr>
      </vt:variant>
      <vt:variant>
        <vt:i4>1245236</vt:i4>
      </vt:variant>
      <vt:variant>
        <vt:i4>101</vt:i4>
      </vt:variant>
      <vt:variant>
        <vt:i4>0</vt:i4>
      </vt:variant>
      <vt:variant>
        <vt:i4>5</vt:i4>
      </vt:variant>
      <vt:variant>
        <vt:lpwstr/>
      </vt:variant>
      <vt:variant>
        <vt:lpwstr>_Toc225262562</vt:lpwstr>
      </vt:variant>
      <vt:variant>
        <vt:i4>1245236</vt:i4>
      </vt:variant>
      <vt:variant>
        <vt:i4>95</vt:i4>
      </vt:variant>
      <vt:variant>
        <vt:i4>0</vt:i4>
      </vt:variant>
      <vt:variant>
        <vt:i4>5</vt:i4>
      </vt:variant>
      <vt:variant>
        <vt:lpwstr/>
      </vt:variant>
      <vt:variant>
        <vt:lpwstr>_Toc225262561</vt:lpwstr>
      </vt:variant>
      <vt:variant>
        <vt:i4>1245236</vt:i4>
      </vt:variant>
      <vt:variant>
        <vt:i4>89</vt:i4>
      </vt:variant>
      <vt:variant>
        <vt:i4>0</vt:i4>
      </vt:variant>
      <vt:variant>
        <vt:i4>5</vt:i4>
      </vt:variant>
      <vt:variant>
        <vt:lpwstr/>
      </vt:variant>
      <vt:variant>
        <vt:lpwstr>_Toc225262560</vt:lpwstr>
      </vt:variant>
      <vt:variant>
        <vt:i4>1048628</vt:i4>
      </vt:variant>
      <vt:variant>
        <vt:i4>83</vt:i4>
      </vt:variant>
      <vt:variant>
        <vt:i4>0</vt:i4>
      </vt:variant>
      <vt:variant>
        <vt:i4>5</vt:i4>
      </vt:variant>
      <vt:variant>
        <vt:lpwstr/>
      </vt:variant>
      <vt:variant>
        <vt:lpwstr>_Toc225262559</vt:lpwstr>
      </vt:variant>
      <vt:variant>
        <vt:i4>1048628</vt:i4>
      </vt:variant>
      <vt:variant>
        <vt:i4>77</vt:i4>
      </vt:variant>
      <vt:variant>
        <vt:i4>0</vt:i4>
      </vt:variant>
      <vt:variant>
        <vt:i4>5</vt:i4>
      </vt:variant>
      <vt:variant>
        <vt:lpwstr/>
      </vt:variant>
      <vt:variant>
        <vt:lpwstr>_Toc225262558</vt:lpwstr>
      </vt:variant>
      <vt:variant>
        <vt:i4>1048628</vt:i4>
      </vt:variant>
      <vt:variant>
        <vt:i4>71</vt:i4>
      </vt:variant>
      <vt:variant>
        <vt:i4>0</vt:i4>
      </vt:variant>
      <vt:variant>
        <vt:i4>5</vt:i4>
      </vt:variant>
      <vt:variant>
        <vt:lpwstr/>
      </vt:variant>
      <vt:variant>
        <vt:lpwstr>_Toc225262557</vt:lpwstr>
      </vt:variant>
      <vt:variant>
        <vt:i4>1048628</vt:i4>
      </vt:variant>
      <vt:variant>
        <vt:i4>65</vt:i4>
      </vt:variant>
      <vt:variant>
        <vt:i4>0</vt:i4>
      </vt:variant>
      <vt:variant>
        <vt:i4>5</vt:i4>
      </vt:variant>
      <vt:variant>
        <vt:lpwstr/>
      </vt:variant>
      <vt:variant>
        <vt:lpwstr>_Toc225262556</vt:lpwstr>
      </vt:variant>
      <vt:variant>
        <vt:i4>1048628</vt:i4>
      </vt:variant>
      <vt:variant>
        <vt:i4>59</vt:i4>
      </vt:variant>
      <vt:variant>
        <vt:i4>0</vt:i4>
      </vt:variant>
      <vt:variant>
        <vt:i4>5</vt:i4>
      </vt:variant>
      <vt:variant>
        <vt:lpwstr/>
      </vt:variant>
      <vt:variant>
        <vt:lpwstr>_Toc225262555</vt:lpwstr>
      </vt:variant>
      <vt:variant>
        <vt:i4>1114164</vt:i4>
      </vt:variant>
      <vt:variant>
        <vt:i4>53</vt:i4>
      </vt:variant>
      <vt:variant>
        <vt:i4>0</vt:i4>
      </vt:variant>
      <vt:variant>
        <vt:i4>5</vt:i4>
      </vt:variant>
      <vt:variant>
        <vt:lpwstr/>
      </vt:variant>
      <vt:variant>
        <vt:lpwstr>_Toc225262548</vt:lpwstr>
      </vt:variant>
      <vt:variant>
        <vt:i4>1114164</vt:i4>
      </vt:variant>
      <vt:variant>
        <vt:i4>47</vt:i4>
      </vt:variant>
      <vt:variant>
        <vt:i4>0</vt:i4>
      </vt:variant>
      <vt:variant>
        <vt:i4>5</vt:i4>
      </vt:variant>
      <vt:variant>
        <vt:lpwstr/>
      </vt:variant>
      <vt:variant>
        <vt:lpwstr>_Toc225262547</vt:lpwstr>
      </vt:variant>
      <vt:variant>
        <vt:i4>1114164</vt:i4>
      </vt:variant>
      <vt:variant>
        <vt:i4>41</vt:i4>
      </vt:variant>
      <vt:variant>
        <vt:i4>0</vt:i4>
      </vt:variant>
      <vt:variant>
        <vt:i4>5</vt:i4>
      </vt:variant>
      <vt:variant>
        <vt:lpwstr/>
      </vt:variant>
      <vt:variant>
        <vt:lpwstr>_Toc225262546</vt:lpwstr>
      </vt:variant>
      <vt:variant>
        <vt:i4>1114164</vt:i4>
      </vt:variant>
      <vt:variant>
        <vt:i4>35</vt:i4>
      </vt:variant>
      <vt:variant>
        <vt:i4>0</vt:i4>
      </vt:variant>
      <vt:variant>
        <vt:i4>5</vt:i4>
      </vt:variant>
      <vt:variant>
        <vt:lpwstr/>
      </vt:variant>
      <vt:variant>
        <vt:lpwstr>_Toc225262545</vt:lpwstr>
      </vt:variant>
      <vt:variant>
        <vt:i4>1114164</vt:i4>
      </vt:variant>
      <vt:variant>
        <vt:i4>29</vt:i4>
      </vt:variant>
      <vt:variant>
        <vt:i4>0</vt:i4>
      </vt:variant>
      <vt:variant>
        <vt:i4>5</vt:i4>
      </vt:variant>
      <vt:variant>
        <vt:lpwstr/>
      </vt:variant>
      <vt:variant>
        <vt:lpwstr>_Toc225262544</vt:lpwstr>
      </vt:variant>
      <vt:variant>
        <vt:i4>1507380</vt:i4>
      </vt:variant>
      <vt:variant>
        <vt:i4>23</vt:i4>
      </vt:variant>
      <vt:variant>
        <vt:i4>0</vt:i4>
      </vt:variant>
      <vt:variant>
        <vt:i4>5</vt:i4>
      </vt:variant>
      <vt:variant>
        <vt:lpwstr/>
      </vt:variant>
      <vt:variant>
        <vt:lpwstr>_Toc225262526</vt:lpwstr>
      </vt:variant>
      <vt:variant>
        <vt:i4>1507380</vt:i4>
      </vt:variant>
      <vt:variant>
        <vt:i4>17</vt:i4>
      </vt:variant>
      <vt:variant>
        <vt:i4>0</vt:i4>
      </vt:variant>
      <vt:variant>
        <vt:i4>5</vt:i4>
      </vt:variant>
      <vt:variant>
        <vt:lpwstr/>
      </vt:variant>
      <vt:variant>
        <vt:lpwstr>_Toc225262525</vt:lpwstr>
      </vt:variant>
      <vt:variant>
        <vt:i4>1507380</vt:i4>
      </vt:variant>
      <vt:variant>
        <vt:i4>11</vt:i4>
      </vt:variant>
      <vt:variant>
        <vt:i4>0</vt:i4>
      </vt:variant>
      <vt:variant>
        <vt:i4>5</vt:i4>
      </vt:variant>
      <vt:variant>
        <vt:lpwstr/>
      </vt:variant>
      <vt:variant>
        <vt:lpwstr>_Toc225262524</vt:lpwstr>
      </vt:variant>
      <vt:variant>
        <vt:i4>1507380</vt:i4>
      </vt:variant>
      <vt:variant>
        <vt:i4>5</vt:i4>
      </vt:variant>
      <vt:variant>
        <vt:i4>0</vt:i4>
      </vt:variant>
      <vt:variant>
        <vt:i4>5</vt:i4>
      </vt:variant>
      <vt:variant>
        <vt:lpwstr/>
      </vt:variant>
      <vt:variant>
        <vt:lpwstr>_Toc225262523</vt:lpwstr>
      </vt:variant>
      <vt:variant>
        <vt:i4>2359416</vt:i4>
      </vt:variant>
      <vt:variant>
        <vt:i4>0</vt:i4>
      </vt:variant>
      <vt:variant>
        <vt:i4>0</vt:i4>
      </vt:variant>
      <vt:variant>
        <vt:i4>5</vt:i4>
      </vt:variant>
      <vt:variant>
        <vt:lpwstr>https://arc42.org/</vt:lpwstr>
      </vt:variant>
      <vt:variant>
        <vt:lpwstr/>
      </vt:variant>
      <vt:variant>
        <vt:i4>7798832</vt:i4>
      </vt:variant>
      <vt:variant>
        <vt:i4>3</vt:i4>
      </vt:variant>
      <vt:variant>
        <vt:i4>0</vt:i4>
      </vt:variant>
      <vt:variant>
        <vt:i4>5</vt:i4>
      </vt:variant>
      <vt:variant>
        <vt:lpwstr>https://learn.microsoft.com/en-us/azure/architecture/networking/architecture/hub-spoke</vt:lpwstr>
      </vt:variant>
      <vt:variant>
        <vt:lpwstr/>
      </vt:variant>
      <vt:variant>
        <vt:i4>4980803</vt:i4>
      </vt:variant>
      <vt:variant>
        <vt:i4>0</vt:i4>
      </vt:variant>
      <vt:variant>
        <vt:i4>0</vt:i4>
      </vt:variant>
      <vt:variant>
        <vt:i4>5</vt:i4>
      </vt:variant>
      <vt:variant>
        <vt:lpwstr>https://learn.microsoft.com/en-us/azure/well-architected/</vt:lpwstr>
      </vt:variant>
      <vt:variant>
        <vt:lpwstr/>
      </vt:variant>
      <vt:variant>
        <vt:i4>458871</vt:i4>
      </vt:variant>
      <vt:variant>
        <vt:i4>27</vt:i4>
      </vt:variant>
      <vt:variant>
        <vt:i4>0</vt:i4>
      </vt:variant>
      <vt:variant>
        <vt:i4>5</vt:i4>
      </vt:variant>
      <vt:variant>
        <vt:lpwstr>mailto:s.barth@dhd.nl</vt:lpwstr>
      </vt:variant>
      <vt:variant>
        <vt:lpwstr/>
      </vt:variant>
      <vt:variant>
        <vt:i4>8192069</vt:i4>
      </vt:variant>
      <vt:variant>
        <vt:i4>24</vt:i4>
      </vt:variant>
      <vt:variant>
        <vt:i4>0</vt:i4>
      </vt:variant>
      <vt:variant>
        <vt:i4>5</vt:i4>
      </vt:variant>
      <vt:variant>
        <vt:lpwstr>mailto:geels@dhd.nl</vt:lpwstr>
      </vt:variant>
      <vt:variant>
        <vt:lpwstr/>
      </vt:variant>
      <vt:variant>
        <vt:i4>8192069</vt:i4>
      </vt:variant>
      <vt:variant>
        <vt:i4>21</vt:i4>
      </vt:variant>
      <vt:variant>
        <vt:i4>0</vt:i4>
      </vt:variant>
      <vt:variant>
        <vt:i4>5</vt:i4>
      </vt:variant>
      <vt:variant>
        <vt:lpwstr>mailto:geels@dhd.nl</vt:lpwstr>
      </vt:variant>
      <vt:variant>
        <vt:lpwstr/>
      </vt:variant>
      <vt:variant>
        <vt:i4>1638518</vt:i4>
      </vt:variant>
      <vt:variant>
        <vt:i4>18</vt:i4>
      </vt:variant>
      <vt:variant>
        <vt:i4>0</vt:i4>
      </vt:variant>
      <vt:variant>
        <vt:i4>5</vt:i4>
      </vt:variant>
      <vt:variant>
        <vt:lpwstr>mailto:p.jansen@dhd.nl</vt:lpwstr>
      </vt:variant>
      <vt:variant>
        <vt:lpwstr/>
      </vt:variant>
      <vt:variant>
        <vt:i4>1048698</vt:i4>
      </vt:variant>
      <vt:variant>
        <vt:i4>15</vt:i4>
      </vt:variant>
      <vt:variant>
        <vt:i4>0</vt:i4>
      </vt:variant>
      <vt:variant>
        <vt:i4>5</vt:i4>
      </vt:variant>
      <vt:variant>
        <vt:lpwstr>mailto:r.vollebregt@dhd.nl</vt:lpwstr>
      </vt:variant>
      <vt:variant>
        <vt:lpwstr/>
      </vt:variant>
      <vt:variant>
        <vt:i4>8126544</vt:i4>
      </vt:variant>
      <vt:variant>
        <vt:i4>12</vt:i4>
      </vt:variant>
      <vt:variant>
        <vt:i4>0</vt:i4>
      </vt:variant>
      <vt:variant>
        <vt:i4>5</vt:i4>
      </vt:variant>
      <vt:variant>
        <vt:lpwstr>mailto:huyser@dhd.nl</vt:lpwstr>
      </vt:variant>
      <vt:variant>
        <vt:lpwstr/>
      </vt:variant>
      <vt:variant>
        <vt:i4>8126544</vt:i4>
      </vt:variant>
      <vt:variant>
        <vt:i4>9</vt:i4>
      </vt:variant>
      <vt:variant>
        <vt:i4>0</vt:i4>
      </vt:variant>
      <vt:variant>
        <vt:i4>5</vt:i4>
      </vt:variant>
      <vt:variant>
        <vt:lpwstr>mailto:huyser@dhd.nl</vt:lpwstr>
      </vt:variant>
      <vt:variant>
        <vt:lpwstr/>
      </vt:variant>
      <vt:variant>
        <vt:i4>8126544</vt:i4>
      </vt:variant>
      <vt:variant>
        <vt:i4>6</vt:i4>
      </vt:variant>
      <vt:variant>
        <vt:i4>0</vt:i4>
      </vt:variant>
      <vt:variant>
        <vt:i4>5</vt:i4>
      </vt:variant>
      <vt:variant>
        <vt:lpwstr>mailto:huyser@dhd.nl</vt:lpwstr>
      </vt:variant>
      <vt:variant>
        <vt:lpwstr/>
      </vt:variant>
      <vt:variant>
        <vt:i4>6815817</vt:i4>
      </vt:variant>
      <vt:variant>
        <vt:i4>3</vt:i4>
      </vt:variant>
      <vt:variant>
        <vt:i4>0</vt:i4>
      </vt:variant>
      <vt:variant>
        <vt:i4>5</vt:i4>
      </vt:variant>
      <vt:variant>
        <vt:lpwstr>mailto:dejong@dhd.nl</vt:lpwstr>
      </vt:variant>
      <vt:variant>
        <vt:lpwstr/>
      </vt:variant>
      <vt:variant>
        <vt:i4>8192069</vt:i4>
      </vt:variant>
      <vt:variant>
        <vt:i4>0</vt:i4>
      </vt:variant>
      <vt:variant>
        <vt:i4>0</vt:i4>
      </vt:variant>
      <vt:variant>
        <vt:i4>5</vt:i4>
      </vt:variant>
      <vt:variant>
        <vt:lpwstr>mailto:geels@dhd.nl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Anouk Walinga</dc:creator>
  <cp:keywords/>
  <dc:description/>
  <cp:lastModifiedBy>Jochem Broekhuizen</cp:lastModifiedBy>
  <cp:revision>2106</cp:revision>
  <dcterms:created xsi:type="dcterms:W3CDTF">2025-09-05T10:48:00Z</dcterms:created>
  <dcterms:modified xsi:type="dcterms:W3CDTF">2026-03-25T08:12:00Z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0x010100C31FFE464FA77D41B032A150339BCD7D</vt:lpwstr>
  </property>
  <property fmtid="{D5CDD505-2E9C-101B-9397-08002B2CF9AE}" pid="3" name="MediaServiceImageTags">
    <vt:lpwstr/>
  </property>
  <property fmtid="{D5CDD505-2E9C-101B-9397-08002B2CF9AE}" pid="4" name="docLang">
    <vt:lpwstr>nl</vt:lpwstr>
  </property>
</Properties>
</file>